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155AF" w14:textId="1805939B" w:rsidR="00003AF1" w:rsidRDefault="006239CA">
      <w:pPr>
        <w:pStyle w:val="Title"/>
      </w:pPr>
      <w:r>
        <w:t>STIG Monitor Installation</w:t>
      </w:r>
    </w:p>
    <w:p w14:paraId="775926D8" w14:textId="77777777" w:rsidR="00E02392" w:rsidRPr="00025A02" w:rsidRDefault="00E02392" w:rsidP="00025A02"/>
    <w:sdt>
      <w:sdtPr>
        <w:rPr>
          <w:rFonts w:asciiTheme="minorHAnsi" w:eastAsiaTheme="minorEastAsia" w:hAnsiTheme="minorHAnsi" w:cstheme="minorBidi"/>
          <w:b w:val="0"/>
          <w:bCs w:val="0"/>
          <w:smallCaps w:val="0"/>
          <w:color w:val="auto"/>
          <w:sz w:val="22"/>
          <w:szCs w:val="22"/>
        </w:rPr>
        <w:id w:val="-1271010345"/>
        <w:docPartObj>
          <w:docPartGallery w:val="Table of Contents"/>
          <w:docPartUnique/>
        </w:docPartObj>
      </w:sdtPr>
      <w:sdtEndPr>
        <w:rPr>
          <w:noProof/>
        </w:rPr>
      </w:sdtEndPr>
      <w:sdtContent>
        <w:sdt>
          <w:sdtPr>
            <w:rPr>
              <w:rFonts w:asciiTheme="minorHAnsi" w:eastAsiaTheme="minorEastAsia" w:hAnsiTheme="minorHAnsi" w:cstheme="minorBidi"/>
              <w:b w:val="0"/>
              <w:bCs w:val="0"/>
              <w:smallCaps w:val="0"/>
              <w:color w:val="auto"/>
              <w:sz w:val="22"/>
              <w:szCs w:val="22"/>
            </w:rPr>
            <w:id w:val="-793059754"/>
            <w:docPartObj>
              <w:docPartGallery w:val="Table of Contents"/>
              <w:docPartUnique/>
            </w:docPartObj>
          </w:sdtPr>
          <w:sdtEndPr>
            <w:rPr>
              <w:noProof/>
            </w:rPr>
          </w:sdtEndPr>
          <w:sdtContent>
            <w:p w14:paraId="3234234E" w14:textId="273C94A4" w:rsidR="00E02392" w:rsidRDefault="00E02392">
              <w:pPr>
                <w:pStyle w:val="TOCHeading"/>
              </w:pPr>
              <w:r>
                <w:t>Contents</w:t>
              </w:r>
            </w:p>
            <w:p w14:paraId="3E9B2D92" w14:textId="77777777" w:rsidR="00E02392" w:rsidRDefault="00790AFB" w:rsidP="00DE66D6">
              <w:pPr>
                <w:pStyle w:val="TOC1"/>
              </w:pPr>
            </w:p>
          </w:sdtContent>
        </w:sdt>
        <w:p w14:paraId="7BED43EA" w14:textId="75D46ACB" w:rsidR="00324997" w:rsidRDefault="00E02392">
          <w:pPr>
            <w:pStyle w:val="TOC1"/>
            <w:rPr>
              <w:noProof/>
              <w:lang w:eastAsia="en-US"/>
            </w:rPr>
          </w:pPr>
          <w:r>
            <w:fldChar w:fldCharType="begin"/>
          </w:r>
          <w:r>
            <w:instrText xml:space="preserve"> TOC \o "1-3" \h \z \u </w:instrText>
          </w:r>
          <w:r>
            <w:fldChar w:fldCharType="separate"/>
          </w:r>
          <w:hyperlink w:anchor="_Toc465253136" w:history="1">
            <w:r w:rsidR="00324997" w:rsidRPr="00FD6DCF">
              <w:rPr>
                <w:rStyle w:val="Hyperlink"/>
                <w:noProof/>
              </w:rPr>
              <w:t>2</w:t>
            </w:r>
            <w:r w:rsidR="00324997">
              <w:rPr>
                <w:noProof/>
                <w:lang w:eastAsia="en-US"/>
              </w:rPr>
              <w:tab/>
            </w:r>
            <w:r w:rsidR="00324997" w:rsidRPr="00FD6DCF">
              <w:rPr>
                <w:rStyle w:val="Hyperlink"/>
                <w:noProof/>
              </w:rPr>
              <w:t>Prerequisites</w:t>
            </w:r>
            <w:r w:rsidR="00324997">
              <w:rPr>
                <w:noProof/>
                <w:webHidden/>
              </w:rPr>
              <w:tab/>
            </w:r>
            <w:r w:rsidR="00324997">
              <w:rPr>
                <w:noProof/>
                <w:webHidden/>
              </w:rPr>
              <w:fldChar w:fldCharType="begin"/>
            </w:r>
            <w:r w:rsidR="00324997">
              <w:rPr>
                <w:noProof/>
                <w:webHidden/>
              </w:rPr>
              <w:instrText xml:space="preserve"> PAGEREF _Toc465253136 \h </w:instrText>
            </w:r>
            <w:r w:rsidR="00324997">
              <w:rPr>
                <w:noProof/>
                <w:webHidden/>
              </w:rPr>
            </w:r>
            <w:r w:rsidR="00324997">
              <w:rPr>
                <w:noProof/>
                <w:webHidden/>
              </w:rPr>
              <w:fldChar w:fldCharType="separate"/>
            </w:r>
            <w:r w:rsidR="00324997">
              <w:rPr>
                <w:noProof/>
                <w:webHidden/>
              </w:rPr>
              <w:t>3</w:t>
            </w:r>
            <w:r w:rsidR="00324997">
              <w:rPr>
                <w:noProof/>
                <w:webHidden/>
              </w:rPr>
              <w:fldChar w:fldCharType="end"/>
            </w:r>
          </w:hyperlink>
        </w:p>
        <w:p w14:paraId="585365D0" w14:textId="0DC91E35" w:rsidR="00324997" w:rsidRDefault="00790AFB">
          <w:pPr>
            <w:pStyle w:val="TOC2"/>
            <w:tabs>
              <w:tab w:val="left" w:pos="880"/>
              <w:tab w:val="right" w:leader="dot" w:pos="9350"/>
            </w:tabs>
            <w:rPr>
              <w:noProof/>
              <w:lang w:eastAsia="en-US"/>
            </w:rPr>
          </w:pPr>
          <w:hyperlink w:anchor="_Toc465253137" w:history="1">
            <w:r w:rsidR="00324997" w:rsidRPr="00FD6DCF">
              <w:rPr>
                <w:rStyle w:val="Hyperlink"/>
                <w:noProof/>
              </w:rPr>
              <w:t>2.1</w:t>
            </w:r>
            <w:r w:rsidR="00324997">
              <w:rPr>
                <w:noProof/>
                <w:lang w:eastAsia="en-US"/>
              </w:rPr>
              <w:tab/>
            </w:r>
            <w:r w:rsidR="00324997" w:rsidRPr="00FD6DCF">
              <w:rPr>
                <w:rStyle w:val="Hyperlink"/>
                <w:noProof/>
              </w:rPr>
              <w:t>Checklist of Items Required</w:t>
            </w:r>
            <w:r w:rsidR="00324997">
              <w:rPr>
                <w:noProof/>
                <w:webHidden/>
              </w:rPr>
              <w:tab/>
            </w:r>
            <w:r w:rsidR="00324997">
              <w:rPr>
                <w:noProof/>
                <w:webHidden/>
              </w:rPr>
              <w:fldChar w:fldCharType="begin"/>
            </w:r>
            <w:r w:rsidR="00324997">
              <w:rPr>
                <w:noProof/>
                <w:webHidden/>
              </w:rPr>
              <w:instrText xml:space="preserve"> PAGEREF _Toc465253137 \h </w:instrText>
            </w:r>
            <w:r w:rsidR="00324997">
              <w:rPr>
                <w:noProof/>
                <w:webHidden/>
              </w:rPr>
            </w:r>
            <w:r w:rsidR="00324997">
              <w:rPr>
                <w:noProof/>
                <w:webHidden/>
              </w:rPr>
              <w:fldChar w:fldCharType="separate"/>
            </w:r>
            <w:r w:rsidR="00324997">
              <w:rPr>
                <w:noProof/>
                <w:webHidden/>
              </w:rPr>
              <w:t>3</w:t>
            </w:r>
            <w:r w:rsidR="00324997">
              <w:rPr>
                <w:noProof/>
                <w:webHidden/>
              </w:rPr>
              <w:fldChar w:fldCharType="end"/>
            </w:r>
          </w:hyperlink>
        </w:p>
        <w:p w14:paraId="1275B581" w14:textId="4986C318" w:rsidR="00324997" w:rsidRDefault="00790AFB">
          <w:pPr>
            <w:pStyle w:val="TOC2"/>
            <w:tabs>
              <w:tab w:val="left" w:pos="880"/>
              <w:tab w:val="right" w:leader="dot" w:pos="9350"/>
            </w:tabs>
            <w:rPr>
              <w:noProof/>
              <w:lang w:eastAsia="en-US"/>
            </w:rPr>
          </w:pPr>
          <w:hyperlink w:anchor="_Toc465253138" w:history="1">
            <w:r w:rsidR="00324997" w:rsidRPr="00FD6DCF">
              <w:rPr>
                <w:rStyle w:val="Hyperlink"/>
                <w:noProof/>
              </w:rPr>
              <w:t>2.2</w:t>
            </w:r>
            <w:r w:rsidR="00324997">
              <w:rPr>
                <w:noProof/>
                <w:lang w:eastAsia="en-US"/>
              </w:rPr>
              <w:tab/>
            </w:r>
            <w:r w:rsidR="00324997" w:rsidRPr="00FD6DCF">
              <w:rPr>
                <w:rStyle w:val="Hyperlink"/>
                <w:noProof/>
              </w:rPr>
              <w:t>Auditing Storage Requirements</w:t>
            </w:r>
            <w:r w:rsidR="00324997">
              <w:rPr>
                <w:noProof/>
                <w:webHidden/>
              </w:rPr>
              <w:tab/>
            </w:r>
            <w:r w:rsidR="00324997">
              <w:rPr>
                <w:noProof/>
                <w:webHidden/>
              </w:rPr>
              <w:fldChar w:fldCharType="begin"/>
            </w:r>
            <w:r w:rsidR="00324997">
              <w:rPr>
                <w:noProof/>
                <w:webHidden/>
              </w:rPr>
              <w:instrText xml:space="preserve"> PAGEREF _Toc465253138 \h </w:instrText>
            </w:r>
            <w:r w:rsidR="00324997">
              <w:rPr>
                <w:noProof/>
                <w:webHidden/>
              </w:rPr>
            </w:r>
            <w:r w:rsidR="00324997">
              <w:rPr>
                <w:noProof/>
                <w:webHidden/>
              </w:rPr>
              <w:fldChar w:fldCharType="separate"/>
            </w:r>
            <w:r w:rsidR="00324997">
              <w:rPr>
                <w:noProof/>
                <w:webHidden/>
              </w:rPr>
              <w:t>4</w:t>
            </w:r>
            <w:r w:rsidR="00324997">
              <w:rPr>
                <w:noProof/>
                <w:webHidden/>
              </w:rPr>
              <w:fldChar w:fldCharType="end"/>
            </w:r>
          </w:hyperlink>
        </w:p>
        <w:p w14:paraId="48C0E0A4" w14:textId="51DAF527" w:rsidR="00324997" w:rsidRDefault="00790AFB">
          <w:pPr>
            <w:pStyle w:val="TOC1"/>
            <w:rPr>
              <w:noProof/>
              <w:lang w:eastAsia="en-US"/>
            </w:rPr>
          </w:pPr>
          <w:hyperlink w:anchor="_Toc465253139" w:history="1">
            <w:r w:rsidR="00324997" w:rsidRPr="00FD6DCF">
              <w:rPr>
                <w:rStyle w:val="Hyperlink"/>
                <w:noProof/>
              </w:rPr>
              <w:t>3</w:t>
            </w:r>
            <w:r w:rsidR="00324997">
              <w:rPr>
                <w:noProof/>
                <w:lang w:eastAsia="en-US"/>
              </w:rPr>
              <w:tab/>
            </w:r>
            <w:r w:rsidR="00324997" w:rsidRPr="00FD6DCF">
              <w:rPr>
                <w:rStyle w:val="Hyperlink"/>
                <w:noProof/>
              </w:rPr>
              <w:t>Installation Summary</w:t>
            </w:r>
            <w:r w:rsidR="00324997">
              <w:rPr>
                <w:noProof/>
                <w:webHidden/>
              </w:rPr>
              <w:tab/>
            </w:r>
            <w:r w:rsidR="00324997">
              <w:rPr>
                <w:noProof/>
                <w:webHidden/>
              </w:rPr>
              <w:fldChar w:fldCharType="begin"/>
            </w:r>
            <w:r w:rsidR="00324997">
              <w:rPr>
                <w:noProof/>
                <w:webHidden/>
              </w:rPr>
              <w:instrText xml:space="preserve"> PAGEREF _Toc465253139 \h </w:instrText>
            </w:r>
            <w:r w:rsidR="00324997">
              <w:rPr>
                <w:noProof/>
                <w:webHidden/>
              </w:rPr>
            </w:r>
            <w:r w:rsidR="00324997">
              <w:rPr>
                <w:noProof/>
                <w:webHidden/>
              </w:rPr>
              <w:fldChar w:fldCharType="separate"/>
            </w:r>
            <w:r w:rsidR="00324997">
              <w:rPr>
                <w:noProof/>
                <w:webHidden/>
              </w:rPr>
              <w:t>5</w:t>
            </w:r>
            <w:r w:rsidR="00324997">
              <w:rPr>
                <w:noProof/>
                <w:webHidden/>
              </w:rPr>
              <w:fldChar w:fldCharType="end"/>
            </w:r>
          </w:hyperlink>
        </w:p>
        <w:p w14:paraId="2A76D80F" w14:textId="3A9A014A" w:rsidR="00324997" w:rsidRDefault="00790AFB">
          <w:pPr>
            <w:pStyle w:val="TOC2"/>
            <w:tabs>
              <w:tab w:val="left" w:pos="880"/>
              <w:tab w:val="right" w:leader="dot" w:pos="9350"/>
            </w:tabs>
            <w:rPr>
              <w:noProof/>
              <w:lang w:eastAsia="en-US"/>
            </w:rPr>
          </w:pPr>
          <w:hyperlink w:anchor="_Toc465253140" w:history="1">
            <w:r w:rsidR="00324997" w:rsidRPr="00FD6DCF">
              <w:rPr>
                <w:rStyle w:val="Hyperlink"/>
                <w:noProof/>
              </w:rPr>
              <w:t>3.1</w:t>
            </w:r>
            <w:r w:rsidR="00324997">
              <w:rPr>
                <w:noProof/>
                <w:lang w:eastAsia="en-US"/>
              </w:rPr>
              <w:tab/>
            </w:r>
            <w:r w:rsidR="00324997" w:rsidRPr="00FD6DCF">
              <w:rPr>
                <w:rStyle w:val="Hyperlink"/>
                <w:noProof/>
              </w:rPr>
              <w:t>SQL Audit Section</w:t>
            </w:r>
            <w:r w:rsidR="00324997">
              <w:rPr>
                <w:noProof/>
                <w:webHidden/>
              </w:rPr>
              <w:tab/>
            </w:r>
            <w:r w:rsidR="00324997">
              <w:rPr>
                <w:noProof/>
                <w:webHidden/>
              </w:rPr>
              <w:fldChar w:fldCharType="begin"/>
            </w:r>
            <w:r w:rsidR="00324997">
              <w:rPr>
                <w:noProof/>
                <w:webHidden/>
              </w:rPr>
              <w:instrText xml:space="preserve"> PAGEREF _Toc465253140 \h </w:instrText>
            </w:r>
            <w:r w:rsidR="00324997">
              <w:rPr>
                <w:noProof/>
                <w:webHidden/>
              </w:rPr>
            </w:r>
            <w:r w:rsidR="00324997">
              <w:rPr>
                <w:noProof/>
                <w:webHidden/>
              </w:rPr>
              <w:fldChar w:fldCharType="separate"/>
            </w:r>
            <w:r w:rsidR="00324997">
              <w:rPr>
                <w:noProof/>
                <w:webHidden/>
              </w:rPr>
              <w:t>5</w:t>
            </w:r>
            <w:r w:rsidR="00324997">
              <w:rPr>
                <w:noProof/>
                <w:webHidden/>
              </w:rPr>
              <w:fldChar w:fldCharType="end"/>
            </w:r>
          </w:hyperlink>
        </w:p>
        <w:p w14:paraId="2C4B812E" w14:textId="407CF4F1" w:rsidR="00324997" w:rsidRDefault="00790AFB">
          <w:pPr>
            <w:pStyle w:val="TOC3"/>
            <w:tabs>
              <w:tab w:val="left" w:pos="1320"/>
              <w:tab w:val="right" w:leader="dot" w:pos="9350"/>
            </w:tabs>
            <w:rPr>
              <w:noProof/>
              <w:lang w:eastAsia="en-US"/>
            </w:rPr>
          </w:pPr>
          <w:hyperlink w:anchor="_Toc465253141" w:history="1">
            <w:r w:rsidR="00324997" w:rsidRPr="00FD6DCF">
              <w:rPr>
                <w:rStyle w:val="Hyperlink"/>
                <w:rFonts w:ascii="Times New Roman" w:hAnsi="Times New Roman"/>
                <w:noProof/>
              </w:rPr>
              <w:t>3.1.1</w:t>
            </w:r>
            <w:r w:rsidR="00324997">
              <w:rPr>
                <w:noProof/>
                <w:lang w:eastAsia="en-US"/>
              </w:rPr>
              <w:tab/>
            </w:r>
            <w:r w:rsidR="00324997" w:rsidRPr="00FD6DCF">
              <w:rPr>
                <w:rStyle w:val="Hyperlink"/>
                <w:noProof/>
              </w:rPr>
              <w:t>Audit setup on the Main Server</w:t>
            </w:r>
            <w:r w:rsidR="00324997">
              <w:rPr>
                <w:noProof/>
                <w:webHidden/>
              </w:rPr>
              <w:tab/>
            </w:r>
            <w:r w:rsidR="00324997">
              <w:rPr>
                <w:noProof/>
                <w:webHidden/>
              </w:rPr>
              <w:fldChar w:fldCharType="begin"/>
            </w:r>
            <w:r w:rsidR="00324997">
              <w:rPr>
                <w:noProof/>
                <w:webHidden/>
              </w:rPr>
              <w:instrText xml:space="preserve"> PAGEREF _Toc465253141 \h </w:instrText>
            </w:r>
            <w:r w:rsidR="00324997">
              <w:rPr>
                <w:noProof/>
                <w:webHidden/>
              </w:rPr>
            </w:r>
            <w:r w:rsidR="00324997">
              <w:rPr>
                <w:noProof/>
                <w:webHidden/>
              </w:rPr>
              <w:fldChar w:fldCharType="separate"/>
            </w:r>
            <w:r w:rsidR="00324997">
              <w:rPr>
                <w:noProof/>
                <w:webHidden/>
              </w:rPr>
              <w:t>5</w:t>
            </w:r>
            <w:r w:rsidR="00324997">
              <w:rPr>
                <w:noProof/>
                <w:webHidden/>
              </w:rPr>
              <w:fldChar w:fldCharType="end"/>
            </w:r>
          </w:hyperlink>
        </w:p>
        <w:p w14:paraId="67A7915C" w14:textId="268D258B" w:rsidR="00324997" w:rsidRDefault="00790AFB">
          <w:pPr>
            <w:pStyle w:val="TOC3"/>
            <w:tabs>
              <w:tab w:val="left" w:pos="1320"/>
              <w:tab w:val="right" w:leader="dot" w:pos="9350"/>
            </w:tabs>
            <w:rPr>
              <w:noProof/>
              <w:lang w:eastAsia="en-US"/>
            </w:rPr>
          </w:pPr>
          <w:hyperlink w:anchor="_Toc465253142" w:history="1">
            <w:r w:rsidR="00324997" w:rsidRPr="00FD6DCF">
              <w:rPr>
                <w:rStyle w:val="Hyperlink"/>
                <w:noProof/>
              </w:rPr>
              <w:t>3.1.2</w:t>
            </w:r>
            <w:r w:rsidR="00324997">
              <w:rPr>
                <w:noProof/>
                <w:lang w:eastAsia="en-US"/>
              </w:rPr>
              <w:tab/>
            </w:r>
            <w:r w:rsidR="00324997" w:rsidRPr="00FD6DCF">
              <w:rPr>
                <w:rStyle w:val="Hyperlink"/>
                <w:noProof/>
              </w:rPr>
              <w:t>Audit Setup on each Remote Monitored Server</w:t>
            </w:r>
            <w:r w:rsidR="00324997">
              <w:rPr>
                <w:noProof/>
                <w:webHidden/>
              </w:rPr>
              <w:tab/>
            </w:r>
            <w:r w:rsidR="00324997">
              <w:rPr>
                <w:noProof/>
                <w:webHidden/>
              </w:rPr>
              <w:fldChar w:fldCharType="begin"/>
            </w:r>
            <w:r w:rsidR="00324997">
              <w:rPr>
                <w:noProof/>
                <w:webHidden/>
              </w:rPr>
              <w:instrText xml:space="preserve"> PAGEREF _Toc465253142 \h </w:instrText>
            </w:r>
            <w:r w:rsidR="00324997">
              <w:rPr>
                <w:noProof/>
                <w:webHidden/>
              </w:rPr>
            </w:r>
            <w:r w:rsidR="00324997">
              <w:rPr>
                <w:noProof/>
                <w:webHidden/>
              </w:rPr>
              <w:fldChar w:fldCharType="separate"/>
            </w:r>
            <w:r w:rsidR="00324997">
              <w:rPr>
                <w:noProof/>
                <w:webHidden/>
              </w:rPr>
              <w:t>5</w:t>
            </w:r>
            <w:r w:rsidR="00324997">
              <w:rPr>
                <w:noProof/>
                <w:webHidden/>
              </w:rPr>
              <w:fldChar w:fldCharType="end"/>
            </w:r>
          </w:hyperlink>
        </w:p>
        <w:p w14:paraId="2280537C" w14:textId="635AD56C" w:rsidR="00324997" w:rsidRDefault="00790AFB">
          <w:pPr>
            <w:pStyle w:val="TOC2"/>
            <w:tabs>
              <w:tab w:val="left" w:pos="880"/>
              <w:tab w:val="right" w:leader="dot" w:pos="9350"/>
            </w:tabs>
            <w:rPr>
              <w:noProof/>
              <w:lang w:eastAsia="en-US"/>
            </w:rPr>
          </w:pPr>
          <w:hyperlink w:anchor="_Toc465253143" w:history="1">
            <w:r w:rsidR="00324997" w:rsidRPr="00FD6DCF">
              <w:rPr>
                <w:rStyle w:val="Hyperlink"/>
                <w:noProof/>
              </w:rPr>
              <w:t>3.2</w:t>
            </w:r>
            <w:r w:rsidR="00324997">
              <w:rPr>
                <w:noProof/>
                <w:lang w:eastAsia="en-US"/>
              </w:rPr>
              <w:tab/>
            </w:r>
            <w:r w:rsidR="00324997" w:rsidRPr="00FD6DCF">
              <w:rPr>
                <w:rStyle w:val="Hyperlink"/>
                <w:noProof/>
              </w:rPr>
              <w:t>Policy Section</w:t>
            </w:r>
            <w:r w:rsidR="00324997">
              <w:rPr>
                <w:noProof/>
                <w:webHidden/>
              </w:rPr>
              <w:tab/>
            </w:r>
            <w:r w:rsidR="00324997">
              <w:rPr>
                <w:noProof/>
                <w:webHidden/>
              </w:rPr>
              <w:fldChar w:fldCharType="begin"/>
            </w:r>
            <w:r w:rsidR="00324997">
              <w:rPr>
                <w:noProof/>
                <w:webHidden/>
              </w:rPr>
              <w:instrText xml:space="preserve"> PAGEREF _Toc465253143 \h </w:instrText>
            </w:r>
            <w:r w:rsidR="00324997">
              <w:rPr>
                <w:noProof/>
                <w:webHidden/>
              </w:rPr>
            </w:r>
            <w:r w:rsidR="00324997">
              <w:rPr>
                <w:noProof/>
                <w:webHidden/>
              </w:rPr>
              <w:fldChar w:fldCharType="separate"/>
            </w:r>
            <w:r w:rsidR="00324997">
              <w:rPr>
                <w:noProof/>
                <w:webHidden/>
              </w:rPr>
              <w:t>6</w:t>
            </w:r>
            <w:r w:rsidR="00324997">
              <w:rPr>
                <w:noProof/>
                <w:webHidden/>
              </w:rPr>
              <w:fldChar w:fldCharType="end"/>
            </w:r>
          </w:hyperlink>
        </w:p>
        <w:p w14:paraId="300F8674" w14:textId="334D80FF" w:rsidR="00324997" w:rsidRDefault="00790AFB">
          <w:pPr>
            <w:pStyle w:val="TOC1"/>
            <w:rPr>
              <w:noProof/>
              <w:lang w:eastAsia="en-US"/>
            </w:rPr>
          </w:pPr>
          <w:hyperlink w:anchor="_Toc465253144" w:history="1">
            <w:r w:rsidR="00324997" w:rsidRPr="00FD6DCF">
              <w:rPr>
                <w:rStyle w:val="Hyperlink"/>
                <w:noProof/>
              </w:rPr>
              <w:t>4</w:t>
            </w:r>
            <w:r w:rsidR="00324997">
              <w:rPr>
                <w:noProof/>
                <w:lang w:eastAsia="en-US"/>
              </w:rPr>
              <w:tab/>
            </w:r>
            <w:r w:rsidR="00324997" w:rsidRPr="00FD6DCF">
              <w:rPr>
                <w:rStyle w:val="Hyperlink"/>
                <w:noProof/>
              </w:rPr>
              <w:t>Installation Scripts</w:t>
            </w:r>
            <w:r w:rsidR="00324997">
              <w:rPr>
                <w:noProof/>
                <w:webHidden/>
              </w:rPr>
              <w:tab/>
            </w:r>
            <w:r w:rsidR="00324997">
              <w:rPr>
                <w:noProof/>
                <w:webHidden/>
              </w:rPr>
              <w:fldChar w:fldCharType="begin"/>
            </w:r>
            <w:r w:rsidR="00324997">
              <w:rPr>
                <w:noProof/>
                <w:webHidden/>
              </w:rPr>
              <w:instrText xml:space="preserve"> PAGEREF _Toc465253144 \h </w:instrText>
            </w:r>
            <w:r w:rsidR="00324997">
              <w:rPr>
                <w:noProof/>
                <w:webHidden/>
              </w:rPr>
            </w:r>
            <w:r w:rsidR="00324997">
              <w:rPr>
                <w:noProof/>
                <w:webHidden/>
              </w:rPr>
              <w:fldChar w:fldCharType="separate"/>
            </w:r>
            <w:r w:rsidR="00324997">
              <w:rPr>
                <w:noProof/>
                <w:webHidden/>
              </w:rPr>
              <w:t>6</w:t>
            </w:r>
            <w:r w:rsidR="00324997">
              <w:rPr>
                <w:noProof/>
                <w:webHidden/>
              </w:rPr>
              <w:fldChar w:fldCharType="end"/>
            </w:r>
          </w:hyperlink>
        </w:p>
        <w:p w14:paraId="5EA5D1C7" w14:textId="2F099D1A" w:rsidR="00324997" w:rsidRDefault="00790AFB">
          <w:pPr>
            <w:pStyle w:val="TOC2"/>
            <w:tabs>
              <w:tab w:val="left" w:pos="880"/>
              <w:tab w:val="right" w:leader="dot" w:pos="9350"/>
            </w:tabs>
            <w:rPr>
              <w:noProof/>
              <w:lang w:eastAsia="en-US"/>
            </w:rPr>
          </w:pPr>
          <w:hyperlink w:anchor="_Toc465253145" w:history="1">
            <w:r w:rsidR="00324997" w:rsidRPr="00FD6DCF">
              <w:rPr>
                <w:rStyle w:val="Hyperlink"/>
                <w:noProof/>
              </w:rPr>
              <w:t>4.1</w:t>
            </w:r>
            <w:r w:rsidR="00324997">
              <w:rPr>
                <w:noProof/>
                <w:lang w:eastAsia="en-US"/>
              </w:rPr>
              <w:tab/>
            </w:r>
            <w:r w:rsidR="00324997" w:rsidRPr="00FD6DCF">
              <w:rPr>
                <w:rStyle w:val="Hyperlink"/>
                <w:noProof/>
              </w:rPr>
              <w:t>Files</w:t>
            </w:r>
            <w:r w:rsidR="00324997">
              <w:rPr>
                <w:noProof/>
                <w:webHidden/>
              </w:rPr>
              <w:tab/>
            </w:r>
            <w:r w:rsidR="00324997">
              <w:rPr>
                <w:noProof/>
                <w:webHidden/>
              </w:rPr>
              <w:fldChar w:fldCharType="begin"/>
            </w:r>
            <w:r w:rsidR="00324997">
              <w:rPr>
                <w:noProof/>
                <w:webHidden/>
              </w:rPr>
              <w:instrText xml:space="preserve"> PAGEREF _Toc465253145 \h </w:instrText>
            </w:r>
            <w:r w:rsidR="00324997">
              <w:rPr>
                <w:noProof/>
                <w:webHidden/>
              </w:rPr>
            </w:r>
            <w:r w:rsidR="00324997">
              <w:rPr>
                <w:noProof/>
                <w:webHidden/>
              </w:rPr>
              <w:fldChar w:fldCharType="separate"/>
            </w:r>
            <w:r w:rsidR="00324997">
              <w:rPr>
                <w:noProof/>
                <w:webHidden/>
              </w:rPr>
              <w:t>6</w:t>
            </w:r>
            <w:r w:rsidR="00324997">
              <w:rPr>
                <w:noProof/>
                <w:webHidden/>
              </w:rPr>
              <w:fldChar w:fldCharType="end"/>
            </w:r>
          </w:hyperlink>
        </w:p>
        <w:p w14:paraId="1A6D9DA1" w14:textId="2BE79A7E" w:rsidR="00324997" w:rsidRDefault="00790AFB">
          <w:pPr>
            <w:pStyle w:val="TOC2"/>
            <w:tabs>
              <w:tab w:val="left" w:pos="880"/>
              <w:tab w:val="right" w:leader="dot" w:pos="9350"/>
            </w:tabs>
            <w:rPr>
              <w:noProof/>
              <w:lang w:eastAsia="en-US"/>
            </w:rPr>
          </w:pPr>
          <w:hyperlink w:anchor="_Toc465253146" w:history="1">
            <w:r w:rsidR="00324997" w:rsidRPr="00FD6DCF">
              <w:rPr>
                <w:rStyle w:val="Hyperlink"/>
                <w:noProof/>
              </w:rPr>
              <w:t>4.2</w:t>
            </w:r>
            <w:r w:rsidR="00324997">
              <w:rPr>
                <w:noProof/>
                <w:lang w:eastAsia="en-US"/>
              </w:rPr>
              <w:tab/>
            </w:r>
            <w:r w:rsidR="00324997" w:rsidRPr="00FD6DCF">
              <w:rPr>
                <w:rStyle w:val="Hyperlink"/>
                <w:noProof/>
              </w:rPr>
              <w:t>Running the Scripts</w:t>
            </w:r>
            <w:r w:rsidR="00324997">
              <w:rPr>
                <w:noProof/>
                <w:webHidden/>
              </w:rPr>
              <w:tab/>
            </w:r>
            <w:r w:rsidR="00324997">
              <w:rPr>
                <w:noProof/>
                <w:webHidden/>
              </w:rPr>
              <w:fldChar w:fldCharType="begin"/>
            </w:r>
            <w:r w:rsidR="00324997">
              <w:rPr>
                <w:noProof/>
                <w:webHidden/>
              </w:rPr>
              <w:instrText xml:space="preserve"> PAGEREF _Toc465253146 \h </w:instrText>
            </w:r>
            <w:r w:rsidR="00324997">
              <w:rPr>
                <w:noProof/>
                <w:webHidden/>
              </w:rPr>
            </w:r>
            <w:r w:rsidR="00324997">
              <w:rPr>
                <w:noProof/>
                <w:webHidden/>
              </w:rPr>
              <w:fldChar w:fldCharType="separate"/>
            </w:r>
            <w:r w:rsidR="00324997">
              <w:rPr>
                <w:noProof/>
                <w:webHidden/>
              </w:rPr>
              <w:t>7</w:t>
            </w:r>
            <w:r w:rsidR="00324997">
              <w:rPr>
                <w:noProof/>
                <w:webHidden/>
              </w:rPr>
              <w:fldChar w:fldCharType="end"/>
            </w:r>
          </w:hyperlink>
        </w:p>
        <w:p w14:paraId="7A44F743" w14:textId="0D4F7C54" w:rsidR="00324997" w:rsidRDefault="00790AFB">
          <w:pPr>
            <w:pStyle w:val="TOC1"/>
            <w:rPr>
              <w:noProof/>
              <w:lang w:eastAsia="en-US"/>
            </w:rPr>
          </w:pPr>
          <w:hyperlink w:anchor="_Toc465253147" w:history="1">
            <w:r w:rsidR="00324997" w:rsidRPr="00FD6DCF">
              <w:rPr>
                <w:rStyle w:val="Hyperlink"/>
                <w:noProof/>
              </w:rPr>
              <w:t>5</w:t>
            </w:r>
            <w:r w:rsidR="00324997">
              <w:rPr>
                <w:noProof/>
                <w:lang w:eastAsia="en-US"/>
              </w:rPr>
              <w:tab/>
            </w:r>
            <w:r w:rsidR="00324997" w:rsidRPr="00FD6DCF">
              <w:rPr>
                <w:rStyle w:val="Hyperlink"/>
                <w:noProof/>
              </w:rPr>
              <w:t>Installation Steps</w:t>
            </w:r>
            <w:r w:rsidR="00324997">
              <w:rPr>
                <w:noProof/>
                <w:webHidden/>
              </w:rPr>
              <w:tab/>
            </w:r>
            <w:r w:rsidR="00324997">
              <w:rPr>
                <w:noProof/>
                <w:webHidden/>
              </w:rPr>
              <w:fldChar w:fldCharType="begin"/>
            </w:r>
            <w:r w:rsidR="00324997">
              <w:rPr>
                <w:noProof/>
                <w:webHidden/>
              </w:rPr>
              <w:instrText xml:space="preserve"> PAGEREF _Toc465253147 \h </w:instrText>
            </w:r>
            <w:r w:rsidR="00324997">
              <w:rPr>
                <w:noProof/>
                <w:webHidden/>
              </w:rPr>
            </w:r>
            <w:r w:rsidR="00324997">
              <w:rPr>
                <w:noProof/>
                <w:webHidden/>
              </w:rPr>
              <w:fldChar w:fldCharType="separate"/>
            </w:r>
            <w:r w:rsidR="00324997">
              <w:rPr>
                <w:noProof/>
                <w:webHidden/>
              </w:rPr>
              <w:t>13</w:t>
            </w:r>
            <w:r w:rsidR="00324997">
              <w:rPr>
                <w:noProof/>
                <w:webHidden/>
              </w:rPr>
              <w:fldChar w:fldCharType="end"/>
            </w:r>
          </w:hyperlink>
        </w:p>
        <w:p w14:paraId="42CEB402" w14:textId="71C24EDE" w:rsidR="00324997" w:rsidRDefault="00790AFB">
          <w:pPr>
            <w:pStyle w:val="TOC2"/>
            <w:tabs>
              <w:tab w:val="left" w:pos="880"/>
              <w:tab w:val="right" w:leader="dot" w:pos="9350"/>
            </w:tabs>
            <w:rPr>
              <w:noProof/>
              <w:lang w:eastAsia="en-US"/>
            </w:rPr>
          </w:pPr>
          <w:hyperlink w:anchor="_Toc465253148" w:history="1">
            <w:r w:rsidR="00324997" w:rsidRPr="00FD6DCF">
              <w:rPr>
                <w:rStyle w:val="Hyperlink"/>
                <w:noProof/>
              </w:rPr>
              <w:t>5.1</w:t>
            </w:r>
            <w:r w:rsidR="00324997">
              <w:rPr>
                <w:noProof/>
                <w:lang w:eastAsia="en-US"/>
              </w:rPr>
              <w:tab/>
            </w:r>
            <w:r w:rsidR="00324997" w:rsidRPr="00FD6DCF">
              <w:rPr>
                <w:rStyle w:val="Hyperlink"/>
                <w:noProof/>
              </w:rPr>
              <w:t>Audit Setup on the Central Management Server</w:t>
            </w:r>
            <w:r w:rsidR="00324997">
              <w:rPr>
                <w:noProof/>
                <w:webHidden/>
              </w:rPr>
              <w:tab/>
            </w:r>
            <w:r w:rsidR="00324997">
              <w:rPr>
                <w:noProof/>
                <w:webHidden/>
              </w:rPr>
              <w:fldChar w:fldCharType="begin"/>
            </w:r>
            <w:r w:rsidR="00324997">
              <w:rPr>
                <w:noProof/>
                <w:webHidden/>
              </w:rPr>
              <w:instrText xml:space="preserve"> PAGEREF _Toc465253148 \h </w:instrText>
            </w:r>
            <w:r w:rsidR="00324997">
              <w:rPr>
                <w:noProof/>
                <w:webHidden/>
              </w:rPr>
            </w:r>
            <w:r w:rsidR="00324997">
              <w:rPr>
                <w:noProof/>
                <w:webHidden/>
              </w:rPr>
              <w:fldChar w:fldCharType="separate"/>
            </w:r>
            <w:r w:rsidR="00324997">
              <w:rPr>
                <w:noProof/>
                <w:webHidden/>
              </w:rPr>
              <w:t>13</w:t>
            </w:r>
            <w:r w:rsidR="00324997">
              <w:rPr>
                <w:noProof/>
                <w:webHidden/>
              </w:rPr>
              <w:fldChar w:fldCharType="end"/>
            </w:r>
          </w:hyperlink>
        </w:p>
        <w:p w14:paraId="0EDC9582" w14:textId="7D55A436" w:rsidR="00324997" w:rsidRDefault="00790AFB">
          <w:pPr>
            <w:pStyle w:val="TOC3"/>
            <w:tabs>
              <w:tab w:val="left" w:pos="1320"/>
              <w:tab w:val="right" w:leader="dot" w:pos="9350"/>
            </w:tabs>
            <w:rPr>
              <w:noProof/>
              <w:lang w:eastAsia="en-US"/>
            </w:rPr>
          </w:pPr>
          <w:hyperlink w:anchor="_Toc465253149" w:history="1">
            <w:r w:rsidR="00324997" w:rsidRPr="00FD6DCF">
              <w:rPr>
                <w:rStyle w:val="Hyperlink"/>
                <w:noProof/>
              </w:rPr>
              <w:t>5.1.1</w:t>
            </w:r>
            <w:r w:rsidR="00324997">
              <w:rPr>
                <w:noProof/>
                <w:lang w:eastAsia="en-US"/>
              </w:rPr>
              <w:tab/>
            </w:r>
            <w:r w:rsidR="00324997" w:rsidRPr="00FD6DCF">
              <w:rPr>
                <w:rStyle w:val="Hyperlink"/>
                <w:noProof/>
              </w:rPr>
              <w:t>Create the audit database, tables, and stored procedures. Link</w:t>
            </w:r>
            <w:r w:rsidR="00324997">
              <w:rPr>
                <w:noProof/>
                <w:webHidden/>
              </w:rPr>
              <w:tab/>
            </w:r>
            <w:r w:rsidR="00324997">
              <w:rPr>
                <w:noProof/>
                <w:webHidden/>
              </w:rPr>
              <w:fldChar w:fldCharType="begin"/>
            </w:r>
            <w:r w:rsidR="00324997">
              <w:rPr>
                <w:noProof/>
                <w:webHidden/>
              </w:rPr>
              <w:instrText xml:space="preserve"> PAGEREF _Toc465253149 \h </w:instrText>
            </w:r>
            <w:r w:rsidR="00324997">
              <w:rPr>
                <w:noProof/>
                <w:webHidden/>
              </w:rPr>
            </w:r>
            <w:r w:rsidR="00324997">
              <w:rPr>
                <w:noProof/>
                <w:webHidden/>
              </w:rPr>
              <w:fldChar w:fldCharType="separate"/>
            </w:r>
            <w:r w:rsidR="00324997">
              <w:rPr>
                <w:noProof/>
                <w:webHidden/>
              </w:rPr>
              <w:t>13</w:t>
            </w:r>
            <w:r w:rsidR="00324997">
              <w:rPr>
                <w:noProof/>
                <w:webHidden/>
              </w:rPr>
              <w:fldChar w:fldCharType="end"/>
            </w:r>
          </w:hyperlink>
        </w:p>
        <w:p w14:paraId="3F605B77" w14:textId="3BC5DC80" w:rsidR="00324997" w:rsidRDefault="00790AFB">
          <w:pPr>
            <w:pStyle w:val="TOC3"/>
            <w:tabs>
              <w:tab w:val="left" w:pos="1320"/>
              <w:tab w:val="right" w:leader="dot" w:pos="9350"/>
            </w:tabs>
            <w:rPr>
              <w:noProof/>
              <w:lang w:eastAsia="en-US"/>
            </w:rPr>
          </w:pPr>
          <w:hyperlink w:anchor="_Toc465253150" w:history="1">
            <w:r w:rsidR="00324997" w:rsidRPr="00FD6DCF">
              <w:rPr>
                <w:rStyle w:val="Hyperlink"/>
                <w:noProof/>
              </w:rPr>
              <w:t>5.1.2</w:t>
            </w:r>
            <w:r w:rsidR="00324997">
              <w:rPr>
                <w:noProof/>
                <w:lang w:eastAsia="en-US"/>
              </w:rPr>
              <w:tab/>
            </w:r>
            <w:r w:rsidR="00324997" w:rsidRPr="00FD6DCF">
              <w:rPr>
                <w:rStyle w:val="Hyperlink"/>
                <w:noProof/>
              </w:rPr>
              <w:t>Create the folders and the share to hold the audit files on the Main Server. Link</w:t>
            </w:r>
            <w:r w:rsidR="00324997">
              <w:rPr>
                <w:noProof/>
                <w:webHidden/>
              </w:rPr>
              <w:tab/>
            </w:r>
            <w:r w:rsidR="00324997">
              <w:rPr>
                <w:noProof/>
                <w:webHidden/>
              </w:rPr>
              <w:fldChar w:fldCharType="begin"/>
            </w:r>
            <w:r w:rsidR="00324997">
              <w:rPr>
                <w:noProof/>
                <w:webHidden/>
              </w:rPr>
              <w:instrText xml:space="preserve"> PAGEREF _Toc465253150 \h </w:instrText>
            </w:r>
            <w:r w:rsidR="00324997">
              <w:rPr>
                <w:noProof/>
                <w:webHidden/>
              </w:rPr>
            </w:r>
            <w:r w:rsidR="00324997">
              <w:rPr>
                <w:noProof/>
                <w:webHidden/>
              </w:rPr>
              <w:fldChar w:fldCharType="separate"/>
            </w:r>
            <w:r w:rsidR="00324997">
              <w:rPr>
                <w:noProof/>
                <w:webHidden/>
              </w:rPr>
              <w:t>14</w:t>
            </w:r>
            <w:r w:rsidR="00324997">
              <w:rPr>
                <w:noProof/>
                <w:webHidden/>
              </w:rPr>
              <w:fldChar w:fldCharType="end"/>
            </w:r>
          </w:hyperlink>
        </w:p>
        <w:p w14:paraId="6EA1C9C1" w14:textId="596574BC" w:rsidR="00324997" w:rsidRDefault="00790AFB">
          <w:pPr>
            <w:pStyle w:val="TOC3"/>
            <w:tabs>
              <w:tab w:val="left" w:pos="1320"/>
              <w:tab w:val="right" w:leader="dot" w:pos="9350"/>
            </w:tabs>
            <w:rPr>
              <w:noProof/>
              <w:lang w:eastAsia="en-US"/>
            </w:rPr>
          </w:pPr>
          <w:hyperlink w:anchor="_Toc465253151" w:history="1">
            <w:r w:rsidR="00324997" w:rsidRPr="00FD6DCF">
              <w:rPr>
                <w:rStyle w:val="Hyperlink"/>
                <w:noProof/>
              </w:rPr>
              <w:t>5.1.3</w:t>
            </w:r>
            <w:r w:rsidR="00324997">
              <w:rPr>
                <w:noProof/>
                <w:lang w:eastAsia="en-US"/>
              </w:rPr>
              <w:tab/>
            </w:r>
            <w:r w:rsidR="00324997" w:rsidRPr="00FD6DCF">
              <w:rPr>
                <w:rStyle w:val="Hyperlink"/>
                <w:noProof/>
              </w:rPr>
              <w:t>Create the SQL instance Audit, the instance Audit specification, and the Database Audit. specifications. Link</w:t>
            </w:r>
            <w:r w:rsidR="00324997">
              <w:rPr>
                <w:noProof/>
                <w:webHidden/>
              </w:rPr>
              <w:tab/>
            </w:r>
            <w:r w:rsidR="00324997">
              <w:rPr>
                <w:noProof/>
                <w:webHidden/>
              </w:rPr>
              <w:fldChar w:fldCharType="begin"/>
            </w:r>
            <w:r w:rsidR="00324997">
              <w:rPr>
                <w:noProof/>
                <w:webHidden/>
              </w:rPr>
              <w:instrText xml:space="preserve"> PAGEREF _Toc465253151 \h </w:instrText>
            </w:r>
            <w:r w:rsidR="00324997">
              <w:rPr>
                <w:noProof/>
                <w:webHidden/>
              </w:rPr>
            </w:r>
            <w:r w:rsidR="00324997">
              <w:rPr>
                <w:noProof/>
                <w:webHidden/>
              </w:rPr>
              <w:fldChar w:fldCharType="separate"/>
            </w:r>
            <w:r w:rsidR="00324997">
              <w:rPr>
                <w:noProof/>
                <w:webHidden/>
              </w:rPr>
              <w:t>18</w:t>
            </w:r>
            <w:r w:rsidR="00324997">
              <w:rPr>
                <w:noProof/>
                <w:webHidden/>
              </w:rPr>
              <w:fldChar w:fldCharType="end"/>
            </w:r>
          </w:hyperlink>
        </w:p>
        <w:p w14:paraId="4FC5F609" w14:textId="264FF930" w:rsidR="00324997" w:rsidRDefault="00324997">
          <w:pPr>
            <w:pStyle w:val="TOC3"/>
            <w:tabs>
              <w:tab w:val="left" w:pos="1320"/>
              <w:tab w:val="right" w:leader="dot" w:pos="9350"/>
            </w:tabs>
            <w:rPr>
              <w:noProof/>
              <w:lang w:eastAsia="en-US"/>
            </w:rPr>
          </w:pPr>
          <w:r w:rsidRPr="00FD6DCF">
            <w:rPr>
              <w:rStyle w:val="Hyperlink"/>
              <w:noProof/>
            </w:rPr>
            <w:fldChar w:fldCharType="begin"/>
          </w:r>
          <w:r w:rsidRPr="00FD6DCF">
            <w:rPr>
              <w:rStyle w:val="Hyperlink"/>
              <w:noProof/>
            </w:rPr>
            <w:instrText xml:space="preserve"> </w:instrText>
          </w:r>
          <w:r>
            <w:rPr>
              <w:noProof/>
            </w:rPr>
            <w:instrText>HYPERLINK \l "_Toc465253152"</w:instrText>
          </w:r>
          <w:r w:rsidRPr="00FD6DCF">
            <w:rPr>
              <w:rStyle w:val="Hyperlink"/>
              <w:noProof/>
            </w:rPr>
            <w:instrText xml:space="preserve"> </w:instrText>
          </w:r>
          <w:r w:rsidRPr="00FD6DCF">
            <w:rPr>
              <w:rStyle w:val="Hyperlink"/>
              <w:noProof/>
            </w:rPr>
            <w:fldChar w:fldCharType="separate"/>
          </w:r>
          <w:r w:rsidRPr="00FD6DCF">
            <w:rPr>
              <w:rStyle w:val="Hyperlink"/>
              <w:noProof/>
            </w:rPr>
            <w:t>5.1.4</w:t>
          </w:r>
          <w:r>
            <w:rPr>
              <w:noProof/>
              <w:lang w:eastAsia="en-US"/>
            </w:rPr>
            <w:tab/>
          </w:r>
          <w:r w:rsidRPr="00FD6DCF">
            <w:rPr>
              <w:rStyle w:val="Hyperlink"/>
              <w:noProof/>
            </w:rPr>
            <w:t>Create the Proxy and Credential. (</w:t>
          </w:r>
          <w:del w:id="0" w:author="Curtis Krumel" w:date="2016-10-26T14:38:00Z">
            <w:r w:rsidRPr="00FD6DCF" w:rsidDel="00560944">
              <w:rPr>
                <w:rStyle w:val="Hyperlink"/>
                <w:noProof/>
              </w:rPr>
              <w:delText>03CreateAuditCredentialAndProxy.sql</w:delText>
            </w:r>
          </w:del>
          <w:ins w:id="1" w:author="Curtis Krumel" w:date="2016-10-26T14:38:00Z">
            <w:r w:rsidR="00560944">
              <w:rPr>
                <w:rStyle w:val="Hyperlink"/>
                <w:noProof/>
              </w:rPr>
              <w:t>02CreateAuditObjects.sql</w:t>
            </w:r>
          </w:ins>
          <w:r w:rsidRPr="00FD6DCF">
            <w:rPr>
              <w:rStyle w:val="Hyperlink"/>
              <w:noProof/>
            </w:rPr>
            <w:t>) Link</w:t>
          </w:r>
          <w:r>
            <w:rPr>
              <w:noProof/>
              <w:webHidden/>
            </w:rPr>
            <w:tab/>
          </w:r>
          <w:r>
            <w:rPr>
              <w:noProof/>
              <w:webHidden/>
            </w:rPr>
            <w:fldChar w:fldCharType="begin"/>
          </w:r>
          <w:r>
            <w:rPr>
              <w:noProof/>
              <w:webHidden/>
            </w:rPr>
            <w:instrText xml:space="preserve"> PAGEREF _Toc465253152 \h </w:instrText>
          </w:r>
          <w:r>
            <w:rPr>
              <w:noProof/>
              <w:webHidden/>
            </w:rPr>
          </w:r>
          <w:r>
            <w:rPr>
              <w:noProof/>
              <w:webHidden/>
            </w:rPr>
            <w:fldChar w:fldCharType="separate"/>
          </w:r>
          <w:r>
            <w:rPr>
              <w:noProof/>
              <w:webHidden/>
            </w:rPr>
            <w:t>19</w:t>
          </w:r>
          <w:r>
            <w:rPr>
              <w:noProof/>
              <w:webHidden/>
            </w:rPr>
            <w:fldChar w:fldCharType="end"/>
          </w:r>
          <w:r w:rsidRPr="00FD6DCF">
            <w:rPr>
              <w:rStyle w:val="Hyperlink"/>
              <w:noProof/>
            </w:rPr>
            <w:fldChar w:fldCharType="end"/>
          </w:r>
        </w:p>
        <w:p w14:paraId="787C9A19" w14:textId="3275C4DE" w:rsidR="00324997" w:rsidRDefault="00790AFB">
          <w:pPr>
            <w:pStyle w:val="TOC3"/>
            <w:tabs>
              <w:tab w:val="left" w:pos="1320"/>
              <w:tab w:val="right" w:leader="dot" w:pos="9350"/>
            </w:tabs>
            <w:rPr>
              <w:noProof/>
              <w:lang w:eastAsia="en-US"/>
            </w:rPr>
          </w:pPr>
          <w:hyperlink w:anchor="_Toc465253153" w:history="1">
            <w:r w:rsidR="00324997" w:rsidRPr="00FD6DCF">
              <w:rPr>
                <w:rStyle w:val="Hyperlink"/>
                <w:noProof/>
              </w:rPr>
              <w:t>5.1.5</w:t>
            </w:r>
            <w:r w:rsidR="00324997">
              <w:rPr>
                <w:noProof/>
                <w:lang w:eastAsia="en-US"/>
              </w:rPr>
              <w:tab/>
            </w:r>
            <w:r w:rsidR="00324997" w:rsidRPr="00FD6DCF">
              <w:rPr>
                <w:rStyle w:val="Hyperlink"/>
                <w:noProof/>
              </w:rPr>
              <w:t>Create the Import Job which will move the audit data from folders on the Main Server into the repository database. (03CreateAuditImportFilesjob.sql) Link</w:t>
            </w:r>
            <w:r w:rsidR="00324997">
              <w:rPr>
                <w:noProof/>
                <w:webHidden/>
              </w:rPr>
              <w:tab/>
            </w:r>
            <w:r w:rsidR="00324997">
              <w:rPr>
                <w:noProof/>
                <w:webHidden/>
              </w:rPr>
              <w:fldChar w:fldCharType="begin"/>
            </w:r>
            <w:r w:rsidR="00324997">
              <w:rPr>
                <w:noProof/>
                <w:webHidden/>
              </w:rPr>
              <w:instrText xml:space="preserve"> PAGEREF _Toc465253153 \h </w:instrText>
            </w:r>
            <w:r w:rsidR="00324997">
              <w:rPr>
                <w:noProof/>
                <w:webHidden/>
              </w:rPr>
            </w:r>
            <w:r w:rsidR="00324997">
              <w:rPr>
                <w:noProof/>
                <w:webHidden/>
              </w:rPr>
              <w:fldChar w:fldCharType="separate"/>
            </w:r>
            <w:r w:rsidR="00324997">
              <w:rPr>
                <w:noProof/>
                <w:webHidden/>
              </w:rPr>
              <w:t>20</w:t>
            </w:r>
            <w:r w:rsidR="00324997">
              <w:rPr>
                <w:noProof/>
                <w:webHidden/>
              </w:rPr>
              <w:fldChar w:fldCharType="end"/>
            </w:r>
          </w:hyperlink>
        </w:p>
        <w:p w14:paraId="5F30A153" w14:textId="3B6CD6A4" w:rsidR="00324997" w:rsidRDefault="00790AFB">
          <w:pPr>
            <w:pStyle w:val="TOC3"/>
            <w:tabs>
              <w:tab w:val="left" w:pos="1320"/>
              <w:tab w:val="right" w:leader="dot" w:pos="9350"/>
            </w:tabs>
            <w:rPr>
              <w:noProof/>
              <w:lang w:eastAsia="en-US"/>
            </w:rPr>
          </w:pPr>
          <w:hyperlink w:anchor="_Toc465253154" w:history="1">
            <w:r w:rsidR="00324997" w:rsidRPr="00FD6DCF">
              <w:rPr>
                <w:rStyle w:val="Hyperlink"/>
                <w:noProof/>
              </w:rPr>
              <w:t>5.1.6</w:t>
            </w:r>
            <w:r w:rsidR="00324997">
              <w:rPr>
                <w:noProof/>
                <w:lang w:eastAsia="en-US"/>
              </w:rPr>
              <w:tab/>
            </w:r>
            <w:r w:rsidR="00324997" w:rsidRPr="00FD6DCF">
              <w:rPr>
                <w:rStyle w:val="Hyperlink"/>
                <w:noProof/>
              </w:rPr>
              <w:t>Create the AuditCopy job that copies the audit data from the folder where the files are created to the processing folder. (04CreateAuditCopyJob.sql) Link</w:t>
            </w:r>
            <w:r w:rsidR="00324997">
              <w:rPr>
                <w:noProof/>
                <w:webHidden/>
              </w:rPr>
              <w:tab/>
            </w:r>
            <w:r w:rsidR="00324997">
              <w:rPr>
                <w:noProof/>
                <w:webHidden/>
              </w:rPr>
              <w:fldChar w:fldCharType="begin"/>
            </w:r>
            <w:r w:rsidR="00324997">
              <w:rPr>
                <w:noProof/>
                <w:webHidden/>
              </w:rPr>
              <w:instrText xml:space="preserve"> PAGEREF _Toc465253154 \h </w:instrText>
            </w:r>
            <w:r w:rsidR="00324997">
              <w:rPr>
                <w:noProof/>
                <w:webHidden/>
              </w:rPr>
            </w:r>
            <w:r w:rsidR="00324997">
              <w:rPr>
                <w:noProof/>
                <w:webHidden/>
              </w:rPr>
              <w:fldChar w:fldCharType="separate"/>
            </w:r>
            <w:r w:rsidR="00324997">
              <w:rPr>
                <w:noProof/>
                <w:webHidden/>
              </w:rPr>
              <w:t>21</w:t>
            </w:r>
            <w:r w:rsidR="00324997">
              <w:rPr>
                <w:noProof/>
                <w:webHidden/>
              </w:rPr>
              <w:fldChar w:fldCharType="end"/>
            </w:r>
          </w:hyperlink>
        </w:p>
        <w:p w14:paraId="67A9CAE3" w14:textId="63E9950C" w:rsidR="00324997" w:rsidRDefault="00790AFB">
          <w:pPr>
            <w:pStyle w:val="TOC3"/>
            <w:tabs>
              <w:tab w:val="left" w:pos="1320"/>
              <w:tab w:val="right" w:leader="dot" w:pos="9350"/>
            </w:tabs>
            <w:rPr>
              <w:noProof/>
              <w:lang w:eastAsia="en-US"/>
            </w:rPr>
          </w:pPr>
          <w:hyperlink w:anchor="_Toc465253155" w:history="1">
            <w:r w:rsidR="00324997" w:rsidRPr="00FD6DCF">
              <w:rPr>
                <w:rStyle w:val="Hyperlink"/>
                <w:noProof/>
              </w:rPr>
              <w:t>5.1.7</w:t>
            </w:r>
            <w:r w:rsidR="00324997">
              <w:rPr>
                <w:noProof/>
                <w:lang w:eastAsia="en-US"/>
              </w:rPr>
              <w:tab/>
            </w:r>
            <w:r w:rsidR="00324997" w:rsidRPr="00FD6DCF">
              <w:rPr>
                <w:rStyle w:val="Hyperlink"/>
                <w:noProof/>
              </w:rPr>
              <w:t>Publish the reports to the ReportServer. Link</w:t>
            </w:r>
            <w:r w:rsidR="00324997">
              <w:rPr>
                <w:noProof/>
                <w:webHidden/>
              </w:rPr>
              <w:tab/>
            </w:r>
            <w:r w:rsidR="00324997">
              <w:rPr>
                <w:noProof/>
                <w:webHidden/>
              </w:rPr>
              <w:fldChar w:fldCharType="begin"/>
            </w:r>
            <w:r w:rsidR="00324997">
              <w:rPr>
                <w:noProof/>
                <w:webHidden/>
              </w:rPr>
              <w:instrText xml:space="preserve"> PAGEREF _Toc465253155 \h </w:instrText>
            </w:r>
            <w:r w:rsidR="00324997">
              <w:rPr>
                <w:noProof/>
                <w:webHidden/>
              </w:rPr>
            </w:r>
            <w:r w:rsidR="00324997">
              <w:rPr>
                <w:noProof/>
                <w:webHidden/>
              </w:rPr>
              <w:fldChar w:fldCharType="separate"/>
            </w:r>
            <w:r w:rsidR="00324997">
              <w:rPr>
                <w:noProof/>
                <w:webHidden/>
              </w:rPr>
              <w:t>22</w:t>
            </w:r>
            <w:r w:rsidR="00324997">
              <w:rPr>
                <w:noProof/>
                <w:webHidden/>
              </w:rPr>
              <w:fldChar w:fldCharType="end"/>
            </w:r>
          </w:hyperlink>
        </w:p>
        <w:p w14:paraId="77D94938" w14:textId="694F2F88" w:rsidR="00324997" w:rsidRDefault="00790AFB">
          <w:pPr>
            <w:pStyle w:val="TOC3"/>
            <w:tabs>
              <w:tab w:val="left" w:pos="1320"/>
              <w:tab w:val="right" w:leader="dot" w:pos="9350"/>
            </w:tabs>
            <w:rPr>
              <w:noProof/>
              <w:lang w:eastAsia="en-US"/>
            </w:rPr>
          </w:pPr>
          <w:hyperlink w:anchor="_Toc465253156" w:history="1">
            <w:r w:rsidR="00324997" w:rsidRPr="00FD6DCF">
              <w:rPr>
                <w:rStyle w:val="Hyperlink"/>
                <w:noProof/>
              </w:rPr>
              <w:t>5.1.8</w:t>
            </w:r>
            <w:r w:rsidR="00324997">
              <w:rPr>
                <w:noProof/>
                <w:lang w:eastAsia="en-US"/>
              </w:rPr>
              <w:tab/>
            </w:r>
            <w:r w:rsidR="00324997" w:rsidRPr="00FD6DCF">
              <w:rPr>
                <w:rStyle w:val="Hyperlink"/>
                <w:noProof/>
              </w:rPr>
              <w:t>Set the permissions to view Audit information through the included reports. Link</w:t>
            </w:r>
            <w:r w:rsidR="00324997">
              <w:rPr>
                <w:noProof/>
                <w:webHidden/>
              </w:rPr>
              <w:tab/>
            </w:r>
            <w:r w:rsidR="00324997">
              <w:rPr>
                <w:noProof/>
                <w:webHidden/>
              </w:rPr>
              <w:fldChar w:fldCharType="begin"/>
            </w:r>
            <w:r w:rsidR="00324997">
              <w:rPr>
                <w:noProof/>
                <w:webHidden/>
              </w:rPr>
              <w:instrText xml:space="preserve"> PAGEREF _Toc465253156 \h </w:instrText>
            </w:r>
            <w:r w:rsidR="00324997">
              <w:rPr>
                <w:noProof/>
                <w:webHidden/>
              </w:rPr>
            </w:r>
            <w:r w:rsidR="00324997">
              <w:rPr>
                <w:noProof/>
                <w:webHidden/>
              </w:rPr>
              <w:fldChar w:fldCharType="separate"/>
            </w:r>
            <w:r w:rsidR="00324997">
              <w:rPr>
                <w:noProof/>
                <w:webHidden/>
              </w:rPr>
              <w:t>25</w:t>
            </w:r>
            <w:r w:rsidR="00324997">
              <w:rPr>
                <w:noProof/>
                <w:webHidden/>
              </w:rPr>
              <w:fldChar w:fldCharType="end"/>
            </w:r>
          </w:hyperlink>
        </w:p>
        <w:p w14:paraId="65DAD29E" w14:textId="59979655" w:rsidR="00324997" w:rsidRDefault="00790AFB">
          <w:pPr>
            <w:pStyle w:val="TOC2"/>
            <w:tabs>
              <w:tab w:val="left" w:pos="880"/>
              <w:tab w:val="right" w:leader="dot" w:pos="9350"/>
            </w:tabs>
            <w:rPr>
              <w:noProof/>
              <w:lang w:eastAsia="en-US"/>
            </w:rPr>
          </w:pPr>
          <w:hyperlink w:anchor="_Toc465253157" w:history="1">
            <w:r w:rsidR="00324997" w:rsidRPr="00FD6DCF">
              <w:rPr>
                <w:rStyle w:val="Hyperlink"/>
                <w:noProof/>
              </w:rPr>
              <w:t>5.2</w:t>
            </w:r>
            <w:r w:rsidR="00324997">
              <w:rPr>
                <w:noProof/>
                <w:lang w:eastAsia="en-US"/>
              </w:rPr>
              <w:tab/>
            </w:r>
            <w:r w:rsidR="00324997" w:rsidRPr="00FD6DCF">
              <w:rPr>
                <w:rStyle w:val="Hyperlink"/>
                <w:noProof/>
              </w:rPr>
              <w:t>Audit Setup on each Monitored Server Instance</w:t>
            </w:r>
            <w:r w:rsidR="00324997">
              <w:rPr>
                <w:noProof/>
                <w:webHidden/>
              </w:rPr>
              <w:tab/>
            </w:r>
            <w:r w:rsidR="00324997">
              <w:rPr>
                <w:noProof/>
                <w:webHidden/>
              </w:rPr>
              <w:fldChar w:fldCharType="begin"/>
            </w:r>
            <w:r w:rsidR="00324997">
              <w:rPr>
                <w:noProof/>
                <w:webHidden/>
              </w:rPr>
              <w:instrText xml:space="preserve"> PAGEREF _Toc465253157 \h </w:instrText>
            </w:r>
            <w:r w:rsidR="00324997">
              <w:rPr>
                <w:noProof/>
                <w:webHidden/>
              </w:rPr>
            </w:r>
            <w:r w:rsidR="00324997">
              <w:rPr>
                <w:noProof/>
                <w:webHidden/>
              </w:rPr>
              <w:fldChar w:fldCharType="separate"/>
            </w:r>
            <w:r w:rsidR="00324997">
              <w:rPr>
                <w:noProof/>
                <w:webHidden/>
              </w:rPr>
              <w:t>25</w:t>
            </w:r>
            <w:r w:rsidR="00324997">
              <w:rPr>
                <w:noProof/>
                <w:webHidden/>
              </w:rPr>
              <w:fldChar w:fldCharType="end"/>
            </w:r>
          </w:hyperlink>
        </w:p>
        <w:p w14:paraId="16CED92F" w14:textId="54DEC286" w:rsidR="00324997" w:rsidRDefault="00324997">
          <w:pPr>
            <w:pStyle w:val="TOC3"/>
            <w:tabs>
              <w:tab w:val="left" w:pos="1320"/>
              <w:tab w:val="right" w:leader="dot" w:pos="9350"/>
            </w:tabs>
            <w:rPr>
              <w:noProof/>
              <w:lang w:eastAsia="en-US"/>
            </w:rPr>
          </w:pPr>
          <w:r w:rsidRPr="00FD6DCF">
            <w:rPr>
              <w:rStyle w:val="Hyperlink"/>
              <w:noProof/>
            </w:rPr>
            <w:fldChar w:fldCharType="begin"/>
          </w:r>
          <w:r w:rsidRPr="00FD6DCF">
            <w:rPr>
              <w:rStyle w:val="Hyperlink"/>
              <w:noProof/>
            </w:rPr>
            <w:instrText xml:space="preserve"> </w:instrText>
          </w:r>
          <w:r>
            <w:rPr>
              <w:noProof/>
            </w:rPr>
            <w:instrText>HYPERLINK \l "_Toc465253158"</w:instrText>
          </w:r>
          <w:r w:rsidRPr="00FD6DCF">
            <w:rPr>
              <w:rStyle w:val="Hyperlink"/>
              <w:noProof/>
            </w:rPr>
            <w:instrText xml:space="preserve"> </w:instrText>
          </w:r>
          <w:r w:rsidRPr="00FD6DCF">
            <w:rPr>
              <w:rStyle w:val="Hyperlink"/>
              <w:noProof/>
            </w:rPr>
            <w:fldChar w:fldCharType="separate"/>
          </w:r>
          <w:r w:rsidRPr="00FD6DCF">
            <w:rPr>
              <w:rStyle w:val="Hyperlink"/>
              <w:noProof/>
            </w:rPr>
            <w:t>5.2.1</w:t>
          </w:r>
          <w:r>
            <w:rPr>
              <w:noProof/>
              <w:lang w:eastAsia="en-US"/>
            </w:rPr>
            <w:tab/>
          </w:r>
          <w:r w:rsidRPr="00FD6DCF">
            <w:rPr>
              <w:rStyle w:val="Hyperlink"/>
              <w:noProof/>
            </w:rPr>
            <w:t>Create the SQL instance Audit, the instance Audit specification, and the Database Audit specification. (</w:t>
          </w:r>
          <w:del w:id="2" w:author="Curtis Krumel" w:date="2016-10-26T14:37:00Z">
            <w:r w:rsidRPr="00FD6DCF" w:rsidDel="00560944">
              <w:rPr>
                <w:rStyle w:val="Hyperlink"/>
                <w:noProof/>
              </w:rPr>
              <w:delText>02CreateAuditAuditsAndSpecs.sql</w:delText>
            </w:r>
          </w:del>
          <w:ins w:id="3" w:author="Curtis Krumel" w:date="2016-10-26T14:37:00Z">
            <w:r w:rsidR="00560944">
              <w:rPr>
                <w:rStyle w:val="Hyperlink"/>
                <w:noProof/>
              </w:rPr>
              <w:t>02CreateAuditObjects.sql</w:t>
            </w:r>
          </w:ins>
          <w:r w:rsidRPr="00FD6DCF">
            <w:rPr>
              <w:rStyle w:val="Hyperlink"/>
              <w:noProof/>
            </w:rPr>
            <w:t>) Link</w:t>
          </w:r>
          <w:r>
            <w:rPr>
              <w:noProof/>
              <w:webHidden/>
            </w:rPr>
            <w:tab/>
          </w:r>
          <w:r>
            <w:rPr>
              <w:noProof/>
              <w:webHidden/>
            </w:rPr>
            <w:fldChar w:fldCharType="begin"/>
          </w:r>
          <w:r>
            <w:rPr>
              <w:noProof/>
              <w:webHidden/>
            </w:rPr>
            <w:instrText xml:space="preserve"> PAGEREF _Toc465253158 \h </w:instrText>
          </w:r>
          <w:r>
            <w:rPr>
              <w:noProof/>
              <w:webHidden/>
            </w:rPr>
          </w:r>
          <w:r>
            <w:rPr>
              <w:noProof/>
              <w:webHidden/>
            </w:rPr>
            <w:fldChar w:fldCharType="separate"/>
          </w:r>
          <w:r>
            <w:rPr>
              <w:noProof/>
              <w:webHidden/>
            </w:rPr>
            <w:t>25</w:t>
          </w:r>
          <w:r>
            <w:rPr>
              <w:noProof/>
              <w:webHidden/>
            </w:rPr>
            <w:fldChar w:fldCharType="end"/>
          </w:r>
          <w:r w:rsidRPr="00FD6DCF">
            <w:rPr>
              <w:rStyle w:val="Hyperlink"/>
              <w:noProof/>
            </w:rPr>
            <w:fldChar w:fldCharType="end"/>
          </w:r>
        </w:p>
        <w:p w14:paraId="186E9520" w14:textId="735E0B9D" w:rsidR="00324997" w:rsidRDefault="00790AFB">
          <w:pPr>
            <w:pStyle w:val="TOC3"/>
            <w:tabs>
              <w:tab w:val="left" w:pos="1320"/>
              <w:tab w:val="right" w:leader="dot" w:pos="9350"/>
            </w:tabs>
            <w:rPr>
              <w:noProof/>
              <w:lang w:eastAsia="en-US"/>
            </w:rPr>
          </w:pPr>
          <w:hyperlink w:anchor="_Toc465253159" w:history="1">
            <w:r w:rsidR="00324997" w:rsidRPr="00FD6DCF">
              <w:rPr>
                <w:rStyle w:val="Hyperlink"/>
                <w:noProof/>
              </w:rPr>
              <w:t>5.2.2</w:t>
            </w:r>
            <w:r w:rsidR="00324997">
              <w:rPr>
                <w:noProof/>
                <w:lang w:eastAsia="en-US"/>
              </w:rPr>
              <w:tab/>
            </w:r>
            <w:r w:rsidR="00324997" w:rsidRPr="00FD6DCF">
              <w:rPr>
                <w:rStyle w:val="Hyperlink"/>
                <w:noProof/>
              </w:rPr>
              <w:t>Create the Proxy and Credential (</w:t>
            </w:r>
            <w:r w:rsidR="00560944">
              <w:rPr>
                <w:rStyle w:val="Hyperlink"/>
                <w:noProof/>
              </w:rPr>
              <w:t>02CreateAuditObjects.sql</w:t>
            </w:r>
            <w:r w:rsidR="00324997" w:rsidRPr="00FD6DCF">
              <w:rPr>
                <w:rStyle w:val="Hyperlink"/>
                <w:noProof/>
              </w:rPr>
              <w:t>) Link</w:t>
            </w:r>
            <w:r w:rsidR="00324997">
              <w:rPr>
                <w:noProof/>
                <w:webHidden/>
              </w:rPr>
              <w:tab/>
            </w:r>
            <w:r w:rsidR="00324997">
              <w:rPr>
                <w:noProof/>
                <w:webHidden/>
              </w:rPr>
              <w:fldChar w:fldCharType="begin"/>
            </w:r>
            <w:r w:rsidR="00324997">
              <w:rPr>
                <w:noProof/>
                <w:webHidden/>
              </w:rPr>
              <w:instrText xml:space="preserve"> PAGEREF _Toc465253159 \h </w:instrText>
            </w:r>
            <w:r w:rsidR="00324997">
              <w:rPr>
                <w:noProof/>
                <w:webHidden/>
              </w:rPr>
            </w:r>
            <w:r w:rsidR="00324997">
              <w:rPr>
                <w:noProof/>
                <w:webHidden/>
              </w:rPr>
              <w:fldChar w:fldCharType="separate"/>
            </w:r>
            <w:r w:rsidR="00324997">
              <w:rPr>
                <w:noProof/>
                <w:webHidden/>
              </w:rPr>
              <w:t>26</w:t>
            </w:r>
            <w:r w:rsidR="00324997">
              <w:rPr>
                <w:noProof/>
                <w:webHidden/>
              </w:rPr>
              <w:fldChar w:fldCharType="end"/>
            </w:r>
          </w:hyperlink>
        </w:p>
        <w:p w14:paraId="655BB72D" w14:textId="2E6ABDEC" w:rsidR="00324997" w:rsidRDefault="00790AFB">
          <w:pPr>
            <w:pStyle w:val="TOC3"/>
            <w:tabs>
              <w:tab w:val="left" w:pos="1320"/>
              <w:tab w:val="right" w:leader="dot" w:pos="9350"/>
            </w:tabs>
            <w:rPr>
              <w:noProof/>
              <w:lang w:eastAsia="en-US"/>
            </w:rPr>
          </w:pPr>
          <w:hyperlink w:anchor="_Toc465253160" w:history="1">
            <w:r w:rsidR="00324997" w:rsidRPr="00FD6DCF">
              <w:rPr>
                <w:rStyle w:val="Hyperlink"/>
                <w:noProof/>
              </w:rPr>
              <w:t>5.2.3</w:t>
            </w:r>
            <w:r w:rsidR="00324997">
              <w:rPr>
                <w:noProof/>
                <w:lang w:eastAsia="en-US"/>
              </w:rPr>
              <w:tab/>
            </w:r>
            <w:r w:rsidR="00324997" w:rsidRPr="00FD6DCF">
              <w:rPr>
                <w:rStyle w:val="Hyperlink"/>
                <w:noProof/>
              </w:rPr>
              <w:t>Create the AuditCopy job that copies the audit data from the folder where the files are created to the correct folder on the Main Server. (04CreateAuditCopyJob.sql) Link</w:t>
            </w:r>
            <w:r w:rsidR="00324997">
              <w:rPr>
                <w:noProof/>
                <w:webHidden/>
              </w:rPr>
              <w:tab/>
            </w:r>
            <w:r w:rsidR="00324997">
              <w:rPr>
                <w:noProof/>
                <w:webHidden/>
              </w:rPr>
              <w:fldChar w:fldCharType="begin"/>
            </w:r>
            <w:r w:rsidR="00324997">
              <w:rPr>
                <w:noProof/>
                <w:webHidden/>
              </w:rPr>
              <w:instrText xml:space="preserve"> PAGEREF _Toc465253160 \h </w:instrText>
            </w:r>
            <w:r w:rsidR="00324997">
              <w:rPr>
                <w:noProof/>
                <w:webHidden/>
              </w:rPr>
            </w:r>
            <w:r w:rsidR="00324997">
              <w:rPr>
                <w:noProof/>
                <w:webHidden/>
              </w:rPr>
              <w:fldChar w:fldCharType="separate"/>
            </w:r>
            <w:r w:rsidR="00324997">
              <w:rPr>
                <w:noProof/>
                <w:webHidden/>
              </w:rPr>
              <w:t>27</w:t>
            </w:r>
            <w:r w:rsidR="00324997">
              <w:rPr>
                <w:noProof/>
                <w:webHidden/>
              </w:rPr>
              <w:fldChar w:fldCharType="end"/>
            </w:r>
          </w:hyperlink>
        </w:p>
        <w:p w14:paraId="0A8F2F4A" w14:textId="51200BC8" w:rsidR="00324997" w:rsidRDefault="00790AFB">
          <w:pPr>
            <w:pStyle w:val="TOC2"/>
            <w:tabs>
              <w:tab w:val="left" w:pos="880"/>
              <w:tab w:val="right" w:leader="dot" w:pos="9350"/>
            </w:tabs>
            <w:rPr>
              <w:noProof/>
              <w:lang w:eastAsia="en-US"/>
            </w:rPr>
          </w:pPr>
          <w:hyperlink w:anchor="_Toc465253161" w:history="1">
            <w:r w:rsidR="00324997" w:rsidRPr="00FD6DCF">
              <w:rPr>
                <w:rStyle w:val="Hyperlink"/>
                <w:noProof/>
              </w:rPr>
              <w:t>5.3</w:t>
            </w:r>
            <w:r w:rsidR="00324997">
              <w:rPr>
                <w:noProof/>
                <w:lang w:eastAsia="en-US"/>
              </w:rPr>
              <w:tab/>
            </w:r>
            <w:r w:rsidR="00324997" w:rsidRPr="00FD6DCF">
              <w:rPr>
                <w:rStyle w:val="Hyperlink"/>
                <w:noProof/>
              </w:rPr>
              <w:t>Policy Management Setup</w:t>
            </w:r>
            <w:r w:rsidR="00324997">
              <w:rPr>
                <w:noProof/>
                <w:webHidden/>
              </w:rPr>
              <w:tab/>
            </w:r>
            <w:r w:rsidR="00324997">
              <w:rPr>
                <w:noProof/>
                <w:webHidden/>
              </w:rPr>
              <w:fldChar w:fldCharType="begin"/>
            </w:r>
            <w:r w:rsidR="00324997">
              <w:rPr>
                <w:noProof/>
                <w:webHidden/>
              </w:rPr>
              <w:instrText xml:space="preserve"> PAGEREF _Toc465253161 \h </w:instrText>
            </w:r>
            <w:r w:rsidR="00324997">
              <w:rPr>
                <w:noProof/>
                <w:webHidden/>
              </w:rPr>
            </w:r>
            <w:r w:rsidR="00324997">
              <w:rPr>
                <w:noProof/>
                <w:webHidden/>
              </w:rPr>
              <w:fldChar w:fldCharType="separate"/>
            </w:r>
            <w:r w:rsidR="00324997">
              <w:rPr>
                <w:noProof/>
                <w:webHidden/>
              </w:rPr>
              <w:t>28</w:t>
            </w:r>
            <w:r w:rsidR="00324997">
              <w:rPr>
                <w:noProof/>
                <w:webHidden/>
              </w:rPr>
              <w:fldChar w:fldCharType="end"/>
            </w:r>
          </w:hyperlink>
        </w:p>
        <w:p w14:paraId="3215D99D" w14:textId="181349AC" w:rsidR="00324997" w:rsidRDefault="00790AFB">
          <w:pPr>
            <w:pStyle w:val="TOC3"/>
            <w:tabs>
              <w:tab w:val="left" w:pos="1320"/>
              <w:tab w:val="right" w:leader="dot" w:pos="9350"/>
            </w:tabs>
            <w:rPr>
              <w:noProof/>
              <w:lang w:eastAsia="en-US"/>
            </w:rPr>
          </w:pPr>
          <w:hyperlink w:anchor="_Toc465253162" w:history="1">
            <w:r w:rsidR="00324997" w:rsidRPr="00FD6DCF">
              <w:rPr>
                <w:rStyle w:val="Hyperlink"/>
                <w:noProof/>
              </w:rPr>
              <w:t>5.3.1</w:t>
            </w:r>
            <w:r w:rsidR="00324997">
              <w:rPr>
                <w:noProof/>
                <w:lang w:eastAsia="en-US"/>
              </w:rPr>
              <w:tab/>
            </w:r>
            <w:r w:rsidR="00324997" w:rsidRPr="00FD6DCF">
              <w:rPr>
                <w:rStyle w:val="Hyperlink"/>
                <w:noProof/>
              </w:rPr>
              <w:t>Manually Import Policies (SQL2012v10 STIG Policies.zip) Link</w:t>
            </w:r>
            <w:r w:rsidR="00324997">
              <w:rPr>
                <w:noProof/>
                <w:webHidden/>
              </w:rPr>
              <w:tab/>
            </w:r>
            <w:r w:rsidR="00324997">
              <w:rPr>
                <w:noProof/>
                <w:webHidden/>
              </w:rPr>
              <w:fldChar w:fldCharType="begin"/>
            </w:r>
            <w:r w:rsidR="00324997">
              <w:rPr>
                <w:noProof/>
                <w:webHidden/>
              </w:rPr>
              <w:instrText xml:space="preserve"> PAGEREF _Toc465253162 \h </w:instrText>
            </w:r>
            <w:r w:rsidR="00324997">
              <w:rPr>
                <w:noProof/>
                <w:webHidden/>
              </w:rPr>
            </w:r>
            <w:r w:rsidR="00324997">
              <w:rPr>
                <w:noProof/>
                <w:webHidden/>
              </w:rPr>
              <w:fldChar w:fldCharType="separate"/>
            </w:r>
            <w:r w:rsidR="00324997">
              <w:rPr>
                <w:noProof/>
                <w:webHidden/>
              </w:rPr>
              <w:t>28</w:t>
            </w:r>
            <w:r w:rsidR="00324997">
              <w:rPr>
                <w:noProof/>
                <w:webHidden/>
              </w:rPr>
              <w:fldChar w:fldCharType="end"/>
            </w:r>
          </w:hyperlink>
        </w:p>
        <w:p w14:paraId="0B4A2A90" w14:textId="2B5C93A8" w:rsidR="00324997" w:rsidRDefault="00790AFB">
          <w:pPr>
            <w:pStyle w:val="TOC3"/>
            <w:tabs>
              <w:tab w:val="left" w:pos="1320"/>
              <w:tab w:val="right" w:leader="dot" w:pos="9350"/>
            </w:tabs>
            <w:rPr>
              <w:noProof/>
              <w:lang w:eastAsia="en-US"/>
            </w:rPr>
          </w:pPr>
          <w:hyperlink w:anchor="_Toc465253163" w:history="1">
            <w:r w:rsidR="00324997" w:rsidRPr="00FD6DCF">
              <w:rPr>
                <w:rStyle w:val="Hyperlink"/>
                <w:noProof/>
              </w:rPr>
              <w:t>5.3.2</w:t>
            </w:r>
            <w:r w:rsidR="00324997">
              <w:rPr>
                <w:noProof/>
                <w:lang w:eastAsia="en-US"/>
              </w:rPr>
              <w:tab/>
            </w:r>
            <w:r w:rsidR="00324997" w:rsidRPr="00FD6DCF">
              <w:rPr>
                <w:rStyle w:val="Hyperlink"/>
                <w:noProof/>
              </w:rPr>
              <w:t>Create the Database Objects and insert data (06CreatePolicyDB.sql) Link</w:t>
            </w:r>
            <w:r w:rsidR="00324997">
              <w:rPr>
                <w:noProof/>
                <w:webHidden/>
              </w:rPr>
              <w:tab/>
            </w:r>
            <w:r w:rsidR="00324997">
              <w:rPr>
                <w:noProof/>
                <w:webHidden/>
              </w:rPr>
              <w:fldChar w:fldCharType="begin"/>
            </w:r>
            <w:r w:rsidR="00324997">
              <w:rPr>
                <w:noProof/>
                <w:webHidden/>
              </w:rPr>
              <w:instrText xml:space="preserve"> PAGEREF _Toc465253163 \h </w:instrText>
            </w:r>
            <w:r w:rsidR="00324997">
              <w:rPr>
                <w:noProof/>
                <w:webHidden/>
              </w:rPr>
            </w:r>
            <w:r w:rsidR="00324997">
              <w:rPr>
                <w:noProof/>
                <w:webHidden/>
              </w:rPr>
              <w:fldChar w:fldCharType="separate"/>
            </w:r>
            <w:r w:rsidR="00324997">
              <w:rPr>
                <w:noProof/>
                <w:webHidden/>
              </w:rPr>
              <w:t>31</w:t>
            </w:r>
            <w:r w:rsidR="00324997">
              <w:rPr>
                <w:noProof/>
                <w:webHidden/>
              </w:rPr>
              <w:fldChar w:fldCharType="end"/>
            </w:r>
          </w:hyperlink>
        </w:p>
        <w:p w14:paraId="374F9793" w14:textId="4206D66F" w:rsidR="00324997" w:rsidRDefault="00790AFB">
          <w:pPr>
            <w:pStyle w:val="TOC3"/>
            <w:tabs>
              <w:tab w:val="left" w:pos="1320"/>
              <w:tab w:val="right" w:leader="dot" w:pos="9350"/>
            </w:tabs>
            <w:rPr>
              <w:noProof/>
              <w:lang w:eastAsia="en-US"/>
            </w:rPr>
          </w:pPr>
          <w:hyperlink w:anchor="_Toc465253164" w:history="1">
            <w:r w:rsidR="00324997" w:rsidRPr="00FD6DCF">
              <w:rPr>
                <w:rStyle w:val="Hyperlink"/>
                <w:noProof/>
              </w:rPr>
              <w:t>5.3.3</w:t>
            </w:r>
            <w:r w:rsidR="00324997">
              <w:rPr>
                <w:noProof/>
                <w:lang w:eastAsia="en-US"/>
              </w:rPr>
              <w:tab/>
            </w:r>
            <w:r w:rsidR="00324997" w:rsidRPr="00FD6DCF">
              <w:rPr>
                <w:rStyle w:val="Hyperlink"/>
                <w:noProof/>
              </w:rPr>
              <w:t>Configure the PowerShell user account rights Link</w:t>
            </w:r>
            <w:r w:rsidR="00324997">
              <w:rPr>
                <w:noProof/>
                <w:webHidden/>
              </w:rPr>
              <w:tab/>
            </w:r>
            <w:r w:rsidR="00324997">
              <w:rPr>
                <w:noProof/>
                <w:webHidden/>
              </w:rPr>
              <w:fldChar w:fldCharType="begin"/>
            </w:r>
            <w:r w:rsidR="00324997">
              <w:rPr>
                <w:noProof/>
                <w:webHidden/>
              </w:rPr>
              <w:instrText xml:space="preserve"> PAGEREF _Toc465253164 \h </w:instrText>
            </w:r>
            <w:r w:rsidR="00324997">
              <w:rPr>
                <w:noProof/>
                <w:webHidden/>
              </w:rPr>
            </w:r>
            <w:r w:rsidR="00324997">
              <w:rPr>
                <w:noProof/>
                <w:webHidden/>
              </w:rPr>
              <w:fldChar w:fldCharType="separate"/>
            </w:r>
            <w:r w:rsidR="00324997">
              <w:rPr>
                <w:noProof/>
                <w:webHidden/>
              </w:rPr>
              <w:t>31</w:t>
            </w:r>
            <w:r w:rsidR="00324997">
              <w:rPr>
                <w:noProof/>
                <w:webHidden/>
              </w:rPr>
              <w:fldChar w:fldCharType="end"/>
            </w:r>
          </w:hyperlink>
        </w:p>
        <w:p w14:paraId="0376C443" w14:textId="19D1D576" w:rsidR="00324997" w:rsidRDefault="00790AFB">
          <w:pPr>
            <w:pStyle w:val="TOC3"/>
            <w:tabs>
              <w:tab w:val="left" w:pos="1320"/>
              <w:tab w:val="right" w:leader="dot" w:pos="9350"/>
            </w:tabs>
            <w:rPr>
              <w:noProof/>
              <w:lang w:eastAsia="en-US"/>
            </w:rPr>
          </w:pPr>
          <w:hyperlink w:anchor="_Toc465253165" w:history="1">
            <w:r w:rsidR="00324997" w:rsidRPr="00FD6DCF">
              <w:rPr>
                <w:rStyle w:val="Hyperlink"/>
                <w:noProof/>
              </w:rPr>
              <w:t>5.3.4</w:t>
            </w:r>
            <w:r w:rsidR="00324997">
              <w:rPr>
                <w:noProof/>
                <w:lang w:eastAsia="en-US"/>
              </w:rPr>
              <w:tab/>
            </w:r>
            <w:r w:rsidR="00324997" w:rsidRPr="00FD6DCF">
              <w:rPr>
                <w:rStyle w:val="Hyperlink"/>
                <w:noProof/>
              </w:rPr>
              <w:t>Create Synonyms, Linked Server, Login, Credential, and Proxy (each monitored server) (07CreatePolicyObjects.sql) Link</w:t>
            </w:r>
            <w:r w:rsidR="00324997">
              <w:rPr>
                <w:noProof/>
                <w:webHidden/>
              </w:rPr>
              <w:tab/>
            </w:r>
            <w:r w:rsidR="00324997">
              <w:rPr>
                <w:noProof/>
                <w:webHidden/>
              </w:rPr>
              <w:fldChar w:fldCharType="begin"/>
            </w:r>
            <w:r w:rsidR="00324997">
              <w:rPr>
                <w:noProof/>
                <w:webHidden/>
              </w:rPr>
              <w:instrText xml:space="preserve"> PAGEREF _Toc465253165 \h </w:instrText>
            </w:r>
            <w:r w:rsidR="00324997">
              <w:rPr>
                <w:noProof/>
                <w:webHidden/>
              </w:rPr>
            </w:r>
            <w:r w:rsidR="00324997">
              <w:rPr>
                <w:noProof/>
                <w:webHidden/>
              </w:rPr>
              <w:fldChar w:fldCharType="separate"/>
            </w:r>
            <w:r w:rsidR="00324997">
              <w:rPr>
                <w:noProof/>
                <w:webHidden/>
              </w:rPr>
              <w:t>34</w:t>
            </w:r>
            <w:r w:rsidR="00324997">
              <w:rPr>
                <w:noProof/>
                <w:webHidden/>
              </w:rPr>
              <w:fldChar w:fldCharType="end"/>
            </w:r>
          </w:hyperlink>
        </w:p>
        <w:p w14:paraId="7E53FA5B" w14:textId="593DFCC5" w:rsidR="00324997" w:rsidRDefault="00790AFB">
          <w:pPr>
            <w:pStyle w:val="TOC3"/>
            <w:tabs>
              <w:tab w:val="left" w:pos="1320"/>
              <w:tab w:val="right" w:leader="dot" w:pos="9350"/>
            </w:tabs>
            <w:rPr>
              <w:noProof/>
              <w:lang w:eastAsia="en-US"/>
            </w:rPr>
          </w:pPr>
          <w:hyperlink w:anchor="_Toc465253166" w:history="1">
            <w:r w:rsidR="00324997" w:rsidRPr="00FD6DCF">
              <w:rPr>
                <w:rStyle w:val="Hyperlink"/>
                <w:noProof/>
              </w:rPr>
              <w:t>5.3.5</w:t>
            </w:r>
            <w:r w:rsidR="00324997">
              <w:rPr>
                <w:noProof/>
                <w:lang w:eastAsia="en-US"/>
              </w:rPr>
              <w:tab/>
            </w:r>
            <w:r w:rsidR="00324997" w:rsidRPr="00FD6DCF">
              <w:rPr>
                <w:rStyle w:val="Hyperlink"/>
                <w:noProof/>
              </w:rPr>
              <w:t>Configure an Alias for the CMS Instance Link</w:t>
            </w:r>
            <w:r w:rsidR="00324997">
              <w:rPr>
                <w:noProof/>
                <w:webHidden/>
              </w:rPr>
              <w:tab/>
            </w:r>
            <w:r w:rsidR="00324997">
              <w:rPr>
                <w:noProof/>
                <w:webHidden/>
              </w:rPr>
              <w:fldChar w:fldCharType="begin"/>
            </w:r>
            <w:r w:rsidR="00324997">
              <w:rPr>
                <w:noProof/>
                <w:webHidden/>
              </w:rPr>
              <w:instrText xml:space="preserve"> PAGEREF _Toc465253166 \h </w:instrText>
            </w:r>
            <w:r w:rsidR="00324997">
              <w:rPr>
                <w:noProof/>
                <w:webHidden/>
              </w:rPr>
            </w:r>
            <w:r w:rsidR="00324997">
              <w:rPr>
                <w:noProof/>
                <w:webHidden/>
              </w:rPr>
              <w:fldChar w:fldCharType="separate"/>
            </w:r>
            <w:r w:rsidR="00324997">
              <w:rPr>
                <w:noProof/>
                <w:webHidden/>
              </w:rPr>
              <w:t>35</w:t>
            </w:r>
            <w:r w:rsidR="00324997">
              <w:rPr>
                <w:noProof/>
                <w:webHidden/>
              </w:rPr>
              <w:fldChar w:fldCharType="end"/>
            </w:r>
          </w:hyperlink>
        </w:p>
        <w:p w14:paraId="76B861DA" w14:textId="5B7B3B2C" w:rsidR="00324997" w:rsidRDefault="00790AFB">
          <w:pPr>
            <w:pStyle w:val="TOC3"/>
            <w:tabs>
              <w:tab w:val="left" w:pos="1320"/>
              <w:tab w:val="right" w:leader="dot" w:pos="9350"/>
            </w:tabs>
            <w:rPr>
              <w:noProof/>
              <w:lang w:eastAsia="en-US"/>
            </w:rPr>
          </w:pPr>
          <w:hyperlink w:anchor="_Toc465253167" w:history="1">
            <w:r w:rsidR="00324997" w:rsidRPr="00FD6DCF">
              <w:rPr>
                <w:rStyle w:val="Hyperlink"/>
                <w:noProof/>
              </w:rPr>
              <w:t>5.3.6</w:t>
            </w:r>
            <w:r w:rsidR="00324997">
              <w:rPr>
                <w:noProof/>
                <w:lang w:eastAsia="en-US"/>
              </w:rPr>
              <w:tab/>
            </w:r>
            <w:r w:rsidR="00324997" w:rsidRPr="00FD6DCF">
              <w:rPr>
                <w:rStyle w:val="Hyperlink"/>
                <w:noProof/>
              </w:rPr>
              <w:t>Manual policies test. Link</w:t>
            </w:r>
            <w:r w:rsidR="00324997">
              <w:rPr>
                <w:noProof/>
                <w:webHidden/>
              </w:rPr>
              <w:tab/>
            </w:r>
            <w:r w:rsidR="00324997">
              <w:rPr>
                <w:noProof/>
                <w:webHidden/>
              </w:rPr>
              <w:fldChar w:fldCharType="begin"/>
            </w:r>
            <w:r w:rsidR="00324997">
              <w:rPr>
                <w:noProof/>
                <w:webHidden/>
              </w:rPr>
              <w:instrText xml:space="preserve"> PAGEREF _Toc465253167 \h </w:instrText>
            </w:r>
            <w:r w:rsidR="00324997">
              <w:rPr>
                <w:noProof/>
                <w:webHidden/>
              </w:rPr>
            </w:r>
            <w:r w:rsidR="00324997">
              <w:rPr>
                <w:noProof/>
                <w:webHidden/>
              </w:rPr>
              <w:fldChar w:fldCharType="separate"/>
            </w:r>
            <w:r w:rsidR="00324997">
              <w:rPr>
                <w:noProof/>
                <w:webHidden/>
              </w:rPr>
              <w:t>37</w:t>
            </w:r>
            <w:r w:rsidR="00324997">
              <w:rPr>
                <w:noProof/>
                <w:webHidden/>
              </w:rPr>
              <w:fldChar w:fldCharType="end"/>
            </w:r>
          </w:hyperlink>
        </w:p>
        <w:p w14:paraId="1A8EDE82" w14:textId="41ECE5BD" w:rsidR="00324997" w:rsidRDefault="00790AFB">
          <w:pPr>
            <w:pStyle w:val="TOC3"/>
            <w:tabs>
              <w:tab w:val="left" w:pos="1320"/>
              <w:tab w:val="right" w:leader="dot" w:pos="9350"/>
            </w:tabs>
            <w:rPr>
              <w:noProof/>
              <w:lang w:eastAsia="en-US"/>
            </w:rPr>
          </w:pPr>
          <w:hyperlink w:anchor="_Toc465253168" w:history="1">
            <w:r w:rsidR="00324997" w:rsidRPr="00FD6DCF">
              <w:rPr>
                <w:rStyle w:val="Hyperlink"/>
                <w:noProof/>
              </w:rPr>
              <w:t>5.3.7</w:t>
            </w:r>
            <w:r w:rsidR="00324997">
              <w:rPr>
                <w:noProof/>
                <w:lang w:eastAsia="en-US"/>
              </w:rPr>
              <w:tab/>
            </w:r>
            <w:r w:rsidR="00324997" w:rsidRPr="00FD6DCF">
              <w:rPr>
                <w:rStyle w:val="Hyperlink"/>
                <w:noProof/>
              </w:rPr>
              <w:t>Disable the auto-created evaluation job Link</w:t>
            </w:r>
            <w:r w:rsidR="00324997">
              <w:rPr>
                <w:noProof/>
                <w:webHidden/>
              </w:rPr>
              <w:tab/>
            </w:r>
            <w:r w:rsidR="00324997">
              <w:rPr>
                <w:noProof/>
                <w:webHidden/>
              </w:rPr>
              <w:fldChar w:fldCharType="begin"/>
            </w:r>
            <w:r w:rsidR="00324997">
              <w:rPr>
                <w:noProof/>
                <w:webHidden/>
              </w:rPr>
              <w:instrText xml:space="preserve"> PAGEREF _Toc465253168 \h </w:instrText>
            </w:r>
            <w:r w:rsidR="00324997">
              <w:rPr>
                <w:noProof/>
                <w:webHidden/>
              </w:rPr>
            </w:r>
            <w:r w:rsidR="00324997">
              <w:rPr>
                <w:noProof/>
                <w:webHidden/>
              </w:rPr>
              <w:fldChar w:fldCharType="separate"/>
            </w:r>
            <w:r w:rsidR="00324997">
              <w:rPr>
                <w:noProof/>
                <w:webHidden/>
              </w:rPr>
              <w:t>40</w:t>
            </w:r>
            <w:r w:rsidR="00324997">
              <w:rPr>
                <w:noProof/>
                <w:webHidden/>
              </w:rPr>
              <w:fldChar w:fldCharType="end"/>
            </w:r>
          </w:hyperlink>
        </w:p>
        <w:p w14:paraId="75FAF3DF" w14:textId="18AD91F4" w:rsidR="00324997" w:rsidRDefault="00790AFB">
          <w:pPr>
            <w:pStyle w:val="TOC3"/>
            <w:tabs>
              <w:tab w:val="left" w:pos="1320"/>
              <w:tab w:val="right" w:leader="dot" w:pos="9350"/>
            </w:tabs>
            <w:rPr>
              <w:noProof/>
              <w:lang w:eastAsia="en-US"/>
            </w:rPr>
          </w:pPr>
          <w:hyperlink w:anchor="_Toc465253169" w:history="1">
            <w:r w:rsidR="00324997" w:rsidRPr="00FD6DCF">
              <w:rPr>
                <w:rStyle w:val="Hyperlink"/>
                <w:noProof/>
              </w:rPr>
              <w:t>5.3.8</w:t>
            </w:r>
            <w:r w:rsidR="00324997">
              <w:rPr>
                <w:noProof/>
                <w:lang w:eastAsia="en-US"/>
              </w:rPr>
              <w:tab/>
            </w:r>
            <w:r w:rsidR="00324997" w:rsidRPr="00FD6DCF">
              <w:rPr>
                <w:rStyle w:val="Hyperlink"/>
                <w:noProof/>
              </w:rPr>
              <w:t>Create the working directories Link</w:t>
            </w:r>
            <w:r w:rsidR="00324997">
              <w:rPr>
                <w:noProof/>
                <w:webHidden/>
              </w:rPr>
              <w:tab/>
            </w:r>
            <w:r w:rsidR="00324997">
              <w:rPr>
                <w:noProof/>
                <w:webHidden/>
              </w:rPr>
              <w:fldChar w:fldCharType="begin"/>
            </w:r>
            <w:r w:rsidR="00324997">
              <w:rPr>
                <w:noProof/>
                <w:webHidden/>
              </w:rPr>
              <w:instrText xml:space="preserve"> PAGEREF _Toc465253169 \h </w:instrText>
            </w:r>
            <w:r w:rsidR="00324997">
              <w:rPr>
                <w:noProof/>
                <w:webHidden/>
              </w:rPr>
            </w:r>
            <w:r w:rsidR="00324997">
              <w:rPr>
                <w:noProof/>
                <w:webHidden/>
              </w:rPr>
              <w:fldChar w:fldCharType="separate"/>
            </w:r>
            <w:r w:rsidR="00324997">
              <w:rPr>
                <w:noProof/>
                <w:webHidden/>
              </w:rPr>
              <w:t>41</w:t>
            </w:r>
            <w:r w:rsidR="00324997">
              <w:rPr>
                <w:noProof/>
                <w:webHidden/>
              </w:rPr>
              <w:fldChar w:fldCharType="end"/>
            </w:r>
          </w:hyperlink>
        </w:p>
        <w:p w14:paraId="376A9944" w14:textId="125A25CF" w:rsidR="00324997" w:rsidRDefault="00790AFB">
          <w:pPr>
            <w:pStyle w:val="TOC3"/>
            <w:tabs>
              <w:tab w:val="left" w:pos="1320"/>
              <w:tab w:val="right" w:leader="dot" w:pos="9350"/>
            </w:tabs>
            <w:rPr>
              <w:noProof/>
              <w:lang w:eastAsia="en-US"/>
            </w:rPr>
          </w:pPr>
          <w:hyperlink w:anchor="_Toc465253170" w:history="1">
            <w:r w:rsidR="00324997" w:rsidRPr="00FD6DCF">
              <w:rPr>
                <w:rStyle w:val="Hyperlink"/>
                <w:noProof/>
              </w:rPr>
              <w:t>5.3.9</w:t>
            </w:r>
            <w:r w:rsidR="00324997">
              <w:rPr>
                <w:noProof/>
                <w:lang w:eastAsia="en-US"/>
              </w:rPr>
              <w:tab/>
            </w:r>
            <w:r w:rsidR="00324997" w:rsidRPr="00FD6DCF">
              <w:rPr>
                <w:rStyle w:val="Hyperlink"/>
                <w:noProof/>
              </w:rPr>
              <w:t>Create the Import Policies Job Link</w:t>
            </w:r>
            <w:r w:rsidR="00324997">
              <w:rPr>
                <w:noProof/>
                <w:webHidden/>
              </w:rPr>
              <w:tab/>
            </w:r>
            <w:r w:rsidR="00324997">
              <w:rPr>
                <w:noProof/>
                <w:webHidden/>
              </w:rPr>
              <w:fldChar w:fldCharType="begin"/>
            </w:r>
            <w:r w:rsidR="00324997">
              <w:rPr>
                <w:noProof/>
                <w:webHidden/>
              </w:rPr>
              <w:instrText xml:space="preserve"> PAGEREF _Toc465253170 \h </w:instrText>
            </w:r>
            <w:r w:rsidR="00324997">
              <w:rPr>
                <w:noProof/>
                <w:webHidden/>
              </w:rPr>
            </w:r>
            <w:r w:rsidR="00324997">
              <w:rPr>
                <w:noProof/>
                <w:webHidden/>
              </w:rPr>
              <w:fldChar w:fldCharType="separate"/>
            </w:r>
            <w:r w:rsidR="00324997">
              <w:rPr>
                <w:noProof/>
                <w:webHidden/>
              </w:rPr>
              <w:t>43</w:t>
            </w:r>
            <w:r w:rsidR="00324997">
              <w:rPr>
                <w:noProof/>
                <w:webHidden/>
              </w:rPr>
              <w:fldChar w:fldCharType="end"/>
            </w:r>
          </w:hyperlink>
        </w:p>
        <w:p w14:paraId="0F8684DF" w14:textId="555C55D9" w:rsidR="00324997" w:rsidRDefault="00790AFB">
          <w:pPr>
            <w:pStyle w:val="TOC3"/>
            <w:tabs>
              <w:tab w:val="left" w:pos="1320"/>
              <w:tab w:val="right" w:leader="dot" w:pos="9350"/>
            </w:tabs>
            <w:rPr>
              <w:noProof/>
              <w:lang w:eastAsia="en-US"/>
            </w:rPr>
          </w:pPr>
          <w:hyperlink w:anchor="_Toc465253171" w:history="1">
            <w:r w:rsidR="00324997" w:rsidRPr="00FD6DCF">
              <w:rPr>
                <w:rStyle w:val="Hyperlink"/>
                <w:noProof/>
              </w:rPr>
              <w:t>5.3.10</w:t>
            </w:r>
            <w:r w:rsidR="00324997">
              <w:rPr>
                <w:noProof/>
                <w:lang w:eastAsia="en-US"/>
              </w:rPr>
              <w:tab/>
            </w:r>
            <w:r w:rsidR="00324997" w:rsidRPr="00FD6DCF">
              <w:rPr>
                <w:rStyle w:val="Hyperlink"/>
                <w:noProof/>
              </w:rPr>
              <w:t>Publish repo</w:t>
            </w:r>
            <w:r w:rsidR="00324997" w:rsidRPr="00FD6DCF">
              <w:rPr>
                <w:rStyle w:val="Hyperlink"/>
                <w:noProof/>
              </w:rPr>
              <w:t>r</w:t>
            </w:r>
            <w:r w:rsidR="00324997" w:rsidRPr="00FD6DCF">
              <w:rPr>
                <w:rStyle w:val="Hyperlink"/>
                <w:noProof/>
              </w:rPr>
              <w:t>ts, data source, and shared dataset to SSRS (Report Server only) (</w:t>
            </w:r>
            <w:r w:rsidR="003332DA">
              <w:rPr>
                <w:rStyle w:val="Hyperlink"/>
                <w:noProof/>
              </w:rPr>
              <w:t>09PublishPolicyReports.rss</w:t>
            </w:r>
            <w:r w:rsidR="00324997" w:rsidRPr="00FD6DCF">
              <w:rPr>
                <w:rStyle w:val="Hyperlink"/>
                <w:noProof/>
              </w:rPr>
              <w:t>) Link</w:t>
            </w:r>
            <w:r w:rsidR="00324997">
              <w:rPr>
                <w:noProof/>
                <w:webHidden/>
              </w:rPr>
              <w:tab/>
            </w:r>
            <w:r w:rsidR="00324997">
              <w:rPr>
                <w:noProof/>
                <w:webHidden/>
              </w:rPr>
              <w:fldChar w:fldCharType="begin"/>
            </w:r>
            <w:r w:rsidR="00324997">
              <w:rPr>
                <w:noProof/>
                <w:webHidden/>
              </w:rPr>
              <w:instrText xml:space="preserve"> PAGEREF _Toc465253171 \h </w:instrText>
            </w:r>
            <w:r w:rsidR="00324997">
              <w:rPr>
                <w:noProof/>
                <w:webHidden/>
              </w:rPr>
            </w:r>
            <w:r w:rsidR="00324997">
              <w:rPr>
                <w:noProof/>
                <w:webHidden/>
              </w:rPr>
              <w:fldChar w:fldCharType="separate"/>
            </w:r>
            <w:r w:rsidR="00324997">
              <w:rPr>
                <w:noProof/>
                <w:webHidden/>
              </w:rPr>
              <w:t>45</w:t>
            </w:r>
            <w:r w:rsidR="00324997">
              <w:rPr>
                <w:noProof/>
                <w:webHidden/>
              </w:rPr>
              <w:fldChar w:fldCharType="end"/>
            </w:r>
          </w:hyperlink>
        </w:p>
        <w:p w14:paraId="36A41735" w14:textId="0CDDB882" w:rsidR="00324997" w:rsidRDefault="00790AFB">
          <w:pPr>
            <w:pStyle w:val="TOC1"/>
            <w:rPr>
              <w:noProof/>
              <w:lang w:eastAsia="en-US"/>
            </w:rPr>
          </w:pPr>
          <w:hyperlink w:anchor="_Toc465253172" w:history="1">
            <w:r w:rsidR="00324997" w:rsidRPr="00FD6DCF">
              <w:rPr>
                <w:rStyle w:val="Hyperlink"/>
                <w:noProof/>
              </w:rPr>
              <w:t>6</w:t>
            </w:r>
            <w:r w:rsidR="00324997">
              <w:rPr>
                <w:noProof/>
                <w:lang w:eastAsia="en-US"/>
              </w:rPr>
              <w:tab/>
            </w:r>
            <w:r w:rsidR="00324997" w:rsidRPr="00FD6DCF">
              <w:rPr>
                <w:rStyle w:val="Hyperlink"/>
                <w:noProof/>
              </w:rPr>
              <w:t>Adding a new Server Group to the System for Evaluation</w:t>
            </w:r>
            <w:r w:rsidR="00324997">
              <w:rPr>
                <w:noProof/>
                <w:webHidden/>
              </w:rPr>
              <w:tab/>
            </w:r>
            <w:r w:rsidR="00324997">
              <w:rPr>
                <w:noProof/>
                <w:webHidden/>
              </w:rPr>
              <w:fldChar w:fldCharType="begin"/>
            </w:r>
            <w:r w:rsidR="00324997">
              <w:rPr>
                <w:noProof/>
                <w:webHidden/>
              </w:rPr>
              <w:instrText xml:space="preserve"> PAGEREF _Toc465253172 \h </w:instrText>
            </w:r>
            <w:r w:rsidR="00324997">
              <w:rPr>
                <w:noProof/>
                <w:webHidden/>
              </w:rPr>
            </w:r>
            <w:r w:rsidR="00324997">
              <w:rPr>
                <w:noProof/>
                <w:webHidden/>
              </w:rPr>
              <w:fldChar w:fldCharType="separate"/>
            </w:r>
            <w:r w:rsidR="00324997">
              <w:rPr>
                <w:noProof/>
                <w:webHidden/>
              </w:rPr>
              <w:t>46</w:t>
            </w:r>
            <w:r w:rsidR="00324997">
              <w:rPr>
                <w:noProof/>
                <w:webHidden/>
              </w:rPr>
              <w:fldChar w:fldCharType="end"/>
            </w:r>
          </w:hyperlink>
        </w:p>
        <w:p w14:paraId="501B2EEF" w14:textId="62517CB0" w:rsidR="00324997" w:rsidRDefault="00790AFB">
          <w:pPr>
            <w:pStyle w:val="TOC3"/>
            <w:tabs>
              <w:tab w:val="left" w:pos="1320"/>
              <w:tab w:val="right" w:leader="dot" w:pos="9350"/>
            </w:tabs>
            <w:rPr>
              <w:noProof/>
              <w:lang w:eastAsia="en-US"/>
            </w:rPr>
          </w:pPr>
          <w:hyperlink w:anchor="_Toc465253173" w:history="1">
            <w:r w:rsidR="00324997" w:rsidRPr="00FD6DCF">
              <w:rPr>
                <w:rStyle w:val="Hyperlink"/>
                <w:noProof/>
              </w:rPr>
              <w:t>6.1.1</w:t>
            </w:r>
            <w:r w:rsidR="00324997">
              <w:rPr>
                <w:noProof/>
                <w:lang w:eastAsia="en-US"/>
              </w:rPr>
              <w:tab/>
            </w:r>
            <w:r w:rsidR="00324997" w:rsidRPr="00FD6DCF">
              <w:rPr>
                <w:rStyle w:val="Hyperlink"/>
                <w:noProof/>
              </w:rPr>
              <w:t>Create a new folder under X:\SQLPolicy for the new Server Group</w:t>
            </w:r>
            <w:r w:rsidR="00324997">
              <w:rPr>
                <w:noProof/>
                <w:webHidden/>
              </w:rPr>
              <w:tab/>
            </w:r>
            <w:r w:rsidR="00324997">
              <w:rPr>
                <w:noProof/>
                <w:webHidden/>
              </w:rPr>
              <w:fldChar w:fldCharType="begin"/>
            </w:r>
            <w:r w:rsidR="00324997">
              <w:rPr>
                <w:noProof/>
                <w:webHidden/>
              </w:rPr>
              <w:instrText xml:space="preserve"> PAGEREF _Toc465253173 \h </w:instrText>
            </w:r>
            <w:r w:rsidR="00324997">
              <w:rPr>
                <w:noProof/>
                <w:webHidden/>
              </w:rPr>
            </w:r>
            <w:r w:rsidR="00324997">
              <w:rPr>
                <w:noProof/>
                <w:webHidden/>
              </w:rPr>
              <w:fldChar w:fldCharType="separate"/>
            </w:r>
            <w:r w:rsidR="00324997">
              <w:rPr>
                <w:noProof/>
                <w:webHidden/>
              </w:rPr>
              <w:t>46</w:t>
            </w:r>
            <w:r w:rsidR="00324997">
              <w:rPr>
                <w:noProof/>
                <w:webHidden/>
              </w:rPr>
              <w:fldChar w:fldCharType="end"/>
            </w:r>
          </w:hyperlink>
        </w:p>
        <w:p w14:paraId="3DE46921" w14:textId="3642BD83" w:rsidR="00324997" w:rsidRDefault="00790AFB">
          <w:pPr>
            <w:pStyle w:val="TOC3"/>
            <w:tabs>
              <w:tab w:val="left" w:pos="1320"/>
              <w:tab w:val="right" w:leader="dot" w:pos="9350"/>
            </w:tabs>
            <w:rPr>
              <w:noProof/>
              <w:lang w:eastAsia="en-US"/>
            </w:rPr>
          </w:pPr>
          <w:hyperlink w:anchor="_Toc465253174" w:history="1">
            <w:r w:rsidR="00324997" w:rsidRPr="00FD6DCF">
              <w:rPr>
                <w:rStyle w:val="Hyperlink"/>
                <w:noProof/>
              </w:rPr>
              <w:t>6.1.2</w:t>
            </w:r>
            <w:r w:rsidR="00324997">
              <w:rPr>
                <w:noProof/>
                <w:lang w:eastAsia="en-US"/>
              </w:rPr>
              <w:tab/>
            </w:r>
            <w:r w:rsidR="00324997" w:rsidRPr="00FD6DCF">
              <w:rPr>
                <w:rStyle w:val="Hyperlink"/>
                <w:noProof/>
              </w:rPr>
              <w:t>Either add a step to the Import Policy Job or create a new Import Policy job</w:t>
            </w:r>
            <w:r w:rsidR="00324997">
              <w:rPr>
                <w:noProof/>
                <w:webHidden/>
              </w:rPr>
              <w:tab/>
            </w:r>
            <w:r w:rsidR="00324997">
              <w:rPr>
                <w:noProof/>
                <w:webHidden/>
              </w:rPr>
              <w:fldChar w:fldCharType="begin"/>
            </w:r>
            <w:r w:rsidR="00324997">
              <w:rPr>
                <w:noProof/>
                <w:webHidden/>
              </w:rPr>
              <w:instrText xml:space="preserve"> PAGEREF _Toc465253174 \h </w:instrText>
            </w:r>
            <w:r w:rsidR="00324997">
              <w:rPr>
                <w:noProof/>
                <w:webHidden/>
              </w:rPr>
            </w:r>
            <w:r w:rsidR="00324997">
              <w:rPr>
                <w:noProof/>
                <w:webHidden/>
              </w:rPr>
              <w:fldChar w:fldCharType="separate"/>
            </w:r>
            <w:r w:rsidR="00324997">
              <w:rPr>
                <w:noProof/>
                <w:webHidden/>
              </w:rPr>
              <w:t>46</w:t>
            </w:r>
            <w:r w:rsidR="00324997">
              <w:rPr>
                <w:noProof/>
                <w:webHidden/>
              </w:rPr>
              <w:fldChar w:fldCharType="end"/>
            </w:r>
          </w:hyperlink>
        </w:p>
        <w:p w14:paraId="7EA1FCD0" w14:textId="5912424A" w:rsidR="00324997" w:rsidRDefault="00790AFB">
          <w:pPr>
            <w:pStyle w:val="TOC1"/>
            <w:rPr>
              <w:noProof/>
              <w:lang w:eastAsia="en-US"/>
            </w:rPr>
          </w:pPr>
          <w:hyperlink w:anchor="_Toc465253175" w:history="1">
            <w:r w:rsidR="00324997" w:rsidRPr="00FD6DCF">
              <w:rPr>
                <w:rStyle w:val="Hyperlink"/>
                <w:noProof/>
              </w:rPr>
              <w:t>7</w:t>
            </w:r>
            <w:r w:rsidR="00324997">
              <w:rPr>
                <w:noProof/>
                <w:lang w:eastAsia="en-US"/>
              </w:rPr>
              <w:tab/>
            </w:r>
            <w:r w:rsidR="00324997" w:rsidRPr="00FD6DCF">
              <w:rPr>
                <w:rStyle w:val="Hyperlink"/>
                <w:noProof/>
              </w:rPr>
              <w:t>Adding Instances to an Existing Monitored CMS Group</w:t>
            </w:r>
            <w:r w:rsidR="00324997">
              <w:rPr>
                <w:noProof/>
                <w:webHidden/>
              </w:rPr>
              <w:tab/>
            </w:r>
            <w:r w:rsidR="00324997">
              <w:rPr>
                <w:noProof/>
                <w:webHidden/>
              </w:rPr>
              <w:fldChar w:fldCharType="begin"/>
            </w:r>
            <w:r w:rsidR="00324997">
              <w:rPr>
                <w:noProof/>
                <w:webHidden/>
              </w:rPr>
              <w:instrText xml:space="preserve"> PAGEREF _Toc465253175 \h </w:instrText>
            </w:r>
            <w:r w:rsidR="00324997">
              <w:rPr>
                <w:noProof/>
                <w:webHidden/>
              </w:rPr>
            </w:r>
            <w:r w:rsidR="00324997">
              <w:rPr>
                <w:noProof/>
                <w:webHidden/>
              </w:rPr>
              <w:fldChar w:fldCharType="separate"/>
            </w:r>
            <w:r w:rsidR="00324997">
              <w:rPr>
                <w:noProof/>
                <w:webHidden/>
              </w:rPr>
              <w:t>48</w:t>
            </w:r>
            <w:r w:rsidR="00324997">
              <w:rPr>
                <w:noProof/>
                <w:webHidden/>
              </w:rPr>
              <w:fldChar w:fldCharType="end"/>
            </w:r>
          </w:hyperlink>
        </w:p>
        <w:p w14:paraId="276CB1FF" w14:textId="101DA38A" w:rsidR="00324997" w:rsidRDefault="00790AFB">
          <w:pPr>
            <w:pStyle w:val="TOC3"/>
            <w:tabs>
              <w:tab w:val="left" w:pos="1320"/>
              <w:tab w:val="right" w:leader="dot" w:pos="9350"/>
            </w:tabs>
            <w:rPr>
              <w:noProof/>
              <w:lang w:eastAsia="en-US"/>
            </w:rPr>
          </w:pPr>
          <w:hyperlink w:anchor="_Toc465253176" w:history="1">
            <w:r w:rsidR="00324997" w:rsidRPr="00FD6DCF">
              <w:rPr>
                <w:rStyle w:val="Hyperlink"/>
                <w:noProof/>
              </w:rPr>
              <w:t>7.1.1</w:t>
            </w:r>
            <w:r w:rsidR="00324997">
              <w:rPr>
                <w:noProof/>
                <w:lang w:eastAsia="en-US"/>
              </w:rPr>
              <w:tab/>
            </w:r>
            <w:r w:rsidR="00324997" w:rsidRPr="00FD6DCF">
              <w:rPr>
                <w:rStyle w:val="Hyperlink"/>
                <w:noProof/>
              </w:rPr>
              <w:t>Go through the Checklist of Items Required for Monitored Instances.</w:t>
            </w:r>
            <w:r w:rsidR="00324997">
              <w:rPr>
                <w:noProof/>
                <w:webHidden/>
              </w:rPr>
              <w:tab/>
            </w:r>
            <w:r w:rsidR="00324997">
              <w:rPr>
                <w:noProof/>
                <w:webHidden/>
              </w:rPr>
              <w:fldChar w:fldCharType="begin"/>
            </w:r>
            <w:r w:rsidR="00324997">
              <w:rPr>
                <w:noProof/>
                <w:webHidden/>
              </w:rPr>
              <w:instrText xml:space="preserve"> PAGEREF _Toc465253176 \h </w:instrText>
            </w:r>
            <w:r w:rsidR="00324997">
              <w:rPr>
                <w:noProof/>
                <w:webHidden/>
              </w:rPr>
            </w:r>
            <w:r w:rsidR="00324997">
              <w:rPr>
                <w:noProof/>
                <w:webHidden/>
              </w:rPr>
              <w:fldChar w:fldCharType="separate"/>
            </w:r>
            <w:r w:rsidR="00324997">
              <w:rPr>
                <w:noProof/>
                <w:webHidden/>
              </w:rPr>
              <w:t>48</w:t>
            </w:r>
            <w:r w:rsidR="00324997">
              <w:rPr>
                <w:noProof/>
                <w:webHidden/>
              </w:rPr>
              <w:fldChar w:fldCharType="end"/>
            </w:r>
          </w:hyperlink>
        </w:p>
        <w:p w14:paraId="0FF555FC" w14:textId="4E9D1341" w:rsidR="00324997" w:rsidRDefault="00790AFB">
          <w:pPr>
            <w:pStyle w:val="TOC3"/>
            <w:tabs>
              <w:tab w:val="left" w:pos="1320"/>
              <w:tab w:val="right" w:leader="dot" w:pos="9350"/>
            </w:tabs>
            <w:rPr>
              <w:noProof/>
              <w:lang w:eastAsia="en-US"/>
            </w:rPr>
          </w:pPr>
          <w:hyperlink w:anchor="_Toc465253177" w:history="1">
            <w:r w:rsidR="00324997" w:rsidRPr="00FD6DCF">
              <w:rPr>
                <w:rStyle w:val="Hyperlink"/>
                <w:noProof/>
              </w:rPr>
              <w:t>7.1.2</w:t>
            </w:r>
            <w:r w:rsidR="00324997">
              <w:rPr>
                <w:noProof/>
                <w:lang w:eastAsia="en-US"/>
              </w:rPr>
              <w:tab/>
            </w:r>
            <w:r w:rsidR="00324997" w:rsidRPr="00FD6DCF">
              <w:rPr>
                <w:rStyle w:val="Hyperlink"/>
                <w:noProof/>
              </w:rPr>
              <w:t>Create the folders for the new instance’s audit files</w:t>
            </w:r>
            <w:r w:rsidR="00324997">
              <w:rPr>
                <w:noProof/>
                <w:webHidden/>
              </w:rPr>
              <w:tab/>
            </w:r>
            <w:r w:rsidR="00324997">
              <w:rPr>
                <w:noProof/>
                <w:webHidden/>
              </w:rPr>
              <w:fldChar w:fldCharType="begin"/>
            </w:r>
            <w:r w:rsidR="00324997">
              <w:rPr>
                <w:noProof/>
                <w:webHidden/>
              </w:rPr>
              <w:instrText xml:space="preserve"> PAGEREF _Toc465253177 \h </w:instrText>
            </w:r>
            <w:r w:rsidR="00324997">
              <w:rPr>
                <w:noProof/>
                <w:webHidden/>
              </w:rPr>
            </w:r>
            <w:r w:rsidR="00324997">
              <w:rPr>
                <w:noProof/>
                <w:webHidden/>
              </w:rPr>
              <w:fldChar w:fldCharType="separate"/>
            </w:r>
            <w:r w:rsidR="00324997">
              <w:rPr>
                <w:noProof/>
                <w:webHidden/>
              </w:rPr>
              <w:t>48</w:t>
            </w:r>
            <w:r w:rsidR="00324997">
              <w:rPr>
                <w:noProof/>
                <w:webHidden/>
              </w:rPr>
              <w:fldChar w:fldCharType="end"/>
            </w:r>
          </w:hyperlink>
        </w:p>
        <w:p w14:paraId="51F06FED" w14:textId="36FE13A4" w:rsidR="00324997" w:rsidRDefault="00790AFB">
          <w:pPr>
            <w:pStyle w:val="TOC3"/>
            <w:tabs>
              <w:tab w:val="left" w:pos="1320"/>
              <w:tab w:val="right" w:leader="dot" w:pos="9350"/>
            </w:tabs>
            <w:rPr>
              <w:noProof/>
              <w:lang w:eastAsia="en-US"/>
            </w:rPr>
          </w:pPr>
          <w:hyperlink w:anchor="_Toc465253178" w:history="1">
            <w:r w:rsidR="00324997" w:rsidRPr="00FD6DCF">
              <w:rPr>
                <w:rStyle w:val="Hyperlink"/>
                <w:noProof/>
              </w:rPr>
              <w:t>7.1.3</w:t>
            </w:r>
            <w:r w:rsidR="00324997">
              <w:rPr>
                <w:noProof/>
                <w:lang w:eastAsia="en-US"/>
              </w:rPr>
              <w:tab/>
            </w:r>
            <w:r w:rsidR="00324997" w:rsidRPr="00FD6DCF">
              <w:rPr>
                <w:rStyle w:val="Hyperlink"/>
                <w:noProof/>
              </w:rPr>
              <w:t>Create the SQL instance Audit, the instance Audit specification, and the Database Audit specification. (</w:t>
            </w:r>
            <w:r w:rsidR="00560944">
              <w:rPr>
                <w:rStyle w:val="Hyperlink"/>
                <w:noProof/>
              </w:rPr>
              <w:t>02CreateAuditObjects.sql</w:t>
            </w:r>
            <w:r w:rsidR="00324997" w:rsidRPr="00FD6DCF">
              <w:rPr>
                <w:rStyle w:val="Hyperlink"/>
                <w:noProof/>
              </w:rPr>
              <w:t>) Link</w:t>
            </w:r>
            <w:r w:rsidR="00324997">
              <w:rPr>
                <w:noProof/>
                <w:webHidden/>
              </w:rPr>
              <w:tab/>
            </w:r>
            <w:r w:rsidR="00324997">
              <w:rPr>
                <w:noProof/>
                <w:webHidden/>
              </w:rPr>
              <w:fldChar w:fldCharType="begin"/>
            </w:r>
            <w:r w:rsidR="00324997">
              <w:rPr>
                <w:noProof/>
                <w:webHidden/>
              </w:rPr>
              <w:instrText xml:space="preserve"> PAGEREF _Toc465253178 \h </w:instrText>
            </w:r>
            <w:r w:rsidR="00324997">
              <w:rPr>
                <w:noProof/>
                <w:webHidden/>
              </w:rPr>
            </w:r>
            <w:r w:rsidR="00324997">
              <w:rPr>
                <w:noProof/>
                <w:webHidden/>
              </w:rPr>
              <w:fldChar w:fldCharType="separate"/>
            </w:r>
            <w:r w:rsidR="00324997">
              <w:rPr>
                <w:noProof/>
                <w:webHidden/>
              </w:rPr>
              <w:t>49</w:t>
            </w:r>
            <w:r w:rsidR="00324997">
              <w:rPr>
                <w:noProof/>
                <w:webHidden/>
              </w:rPr>
              <w:fldChar w:fldCharType="end"/>
            </w:r>
          </w:hyperlink>
        </w:p>
        <w:p w14:paraId="1002A69A" w14:textId="73F183D8" w:rsidR="00324997" w:rsidRDefault="00790AFB">
          <w:pPr>
            <w:pStyle w:val="TOC3"/>
            <w:tabs>
              <w:tab w:val="left" w:pos="1320"/>
              <w:tab w:val="right" w:leader="dot" w:pos="9350"/>
            </w:tabs>
            <w:rPr>
              <w:noProof/>
              <w:lang w:eastAsia="en-US"/>
            </w:rPr>
          </w:pPr>
          <w:hyperlink w:anchor="_Toc465253179" w:history="1">
            <w:r w:rsidR="00324997" w:rsidRPr="00FD6DCF">
              <w:rPr>
                <w:rStyle w:val="Hyperlink"/>
                <w:noProof/>
              </w:rPr>
              <w:t>7.1.4</w:t>
            </w:r>
            <w:r w:rsidR="00324997">
              <w:rPr>
                <w:noProof/>
                <w:lang w:eastAsia="en-US"/>
              </w:rPr>
              <w:tab/>
            </w:r>
            <w:r w:rsidR="00324997" w:rsidRPr="00FD6DCF">
              <w:rPr>
                <w:rStyle w:val="Hyperlink"/>
                <w:noProof/>
              </w:rPr>
              <w:t>Create the Proxy and Credential (</w:t>
            </w:r>
            <w:r w:rsidR="00560944">
              <w:rPr>
                <w:rStyle w:val="Hyperlink"/>
                <w:noProof/>
              </w:rPr>
              <w:t>02CreateAuditObjects.sql</w:t>
            </w:r>
            <w:r w:rsidR="00324997" w:rsidRPr="00FD6DCF">
              <w:rPr>
                <w:rStyle w:val="Hyperlink"/>
                <w:noProof/>
              </w:rPr>
              <w:t>) Link</w:t>
            </w:r>
            <w:r w:rsidR="00324997">
              <w:rPr>
                <w:noProof/>
                <w:webHidden/>
              </w:rPr>
              <w:tab/>
            </w:r>
            <w:r w:rsidR="00324997">
              <w:rPr>
                <w:noProof/>
                <w:webHidden/>
              </w:rPr>
              <w:fldChar w:fldCharType="begin"/>
            </w:r>
            <w:r w:rsidR="00324997">
              <w:rPr>
                <w:noProof/>
                <w:webHidden/>
              </w:rPr>
              <w:instrText xml:space="preserve"> PAGEREF _Toc465253179 \h </w:instrText>
            </w:r>
            <w:r w:rsidR="00324997">
              <w:rPr>
                <w:noProof/>
                <w:webHidden/>
              </w:rPr>
            </w:r>
            <w:r w:rsidR="00324997">
              <w:rPr>
                <w:noProof/>
                <w:webHidden/>
              </w:rPr>
              <w:fldChar w:fldCharType="separate"/>
            </w:r>
            <w:r w:rsidR="00324997">
              <w:rPr>
                <w:noProof/>
                <w:webHidden/>
              </w:rPr>
              <w:t>50</w:t>
            </w:r>
            <w:r w:rsidR="00324997">
              <w:rPr>
                <w:noProof/>
                <w:webHidden/>
              </w:rPr>
              <w:fldChar w:fldCharType="end"/>
            </w:r>
          </w:hyperlink>
        </w:p>
        <w:p w14:paraId="50BE0AB5" w14:textId="1AEF1385" w:rsidR="00324997" w:rsidRDefault="00790AFB">
          <w:pPr>
            <w:pStyle w:val="TOC3"/>
            <w:tabs>
              <w:tab w:val="left" w:pos="1320"/>
              <w:tab w:val="right" w:leader="dot" w:pos="9350"/>
            </w:tabs>
            <w:rPr>
              <w:noProof/>
              <w:lang w:eastAsia="en-US"/>
            </w:rPr>
          </w:pPr>
          <w:hyperlink w:anchor="_Toc465253180" w:history="1">
            <w:r w:rsidR="00324997" w:rsidRPr="00FD6DCF">
              <w:rPr>
                <w:rStyle w:val="Hyperlink"/>
                <w:noProof/>
              </w:rPr>
              <w:t>7.1.5</w:t>
            </w:r>
            <w:r w:rsidR="00324997">
              <w:rPr>
                <w:noProof/>
                <w:lang w:eastAsia="en-US"/>
              </w:rPr>
              <w:tab/>
            </w:r>
            <w:r w:rsidR="00324997" w:rsidRPr="00FD6DCF">
              <w:rPr>
                <w:rStyle w:val="Hyperlink"/>
                <w:noProof/>
              </w:rPr>
              <w:t>Create the AuditCopy job that copies the audit data from the folder where the files are created to the correct folder on the Main Server. (04CreateAuditCopyJob.sql) Link</w:t>
            </w:r>
            <w:r w:rsidR="00324997">
              <w:rPr>
                <w:noProof/>
                <w:webHidden/>
              </w:rPr>
              <w:tab/>
            </w:r>
            <w:r w:rsidR="00324997">
              <w:rPr>
                <w:noProof/>
                <w:webHidden/>
              </w:rPr>
              <w:fldChar w:fldCharType="begin"/>
            </w:r>
            <w:r w:rsidR="00324997">
              <w:rPr>
                <w:noProof/>
                <w:webHidden/>
              </w:rPr>
              <w:instrText xml:space="preserve"> PAGEREF _Toc465253180 \h </w:instrText>
            </w:r>
            <w:r w:rsidR="00324997">
              <w:rPr>
                <w:noProof/>
                <w:webHidden/>
              </w:rPr>
            </w:r>
            <w:r w:rsidR="00324997">
              <w:rPr>
                <w:noProof/>
                <w:webHidden/>
              </w:rPr>
              <w:fldChar w:fldCharType="separate"/>
            </w:r>
            <w:r w:rsidR="00324997">
              <w:rPr>
                <w:noProof/>
                <w:webHidden/>
              </w:rPr>
              <w:t>50</w:t>
            </w:r>
            <w:r w:rsidR="00324997">
              <w:rPr>
                <w:noProof/>
                <w:webHidden/>
              </w:rPr>
              <w:fldChar w:fldCharType="end"/>
            </w:r>
          </w:hyperlink>
        </w:p>
        <w:p w14:paraId="25AD9467" w14:textId="279F8D03" w:rsidR="00324997" w:rsidRDefault="00790AFB">
          <w:pPr>
            <w:pStyle w:val="TOC3"/>
            <w:tabs>
              <w:tab w:val="left" w:pos="1320"/>
              <w:tab w:val="right" w:leader="dot" w:pos="9350"/>
            </w:tabs>
            <w:rPr>
              <w:noProof/>
              <w:lang w:eastAsia="en-US"/>
            </w:rPr>
          </w:pPr>
          <w:hyperlink w:anchor="_Toc465253181" w:history="1">
            <w:r w:rsidR="00324997" w:rsidRPr="00FD6DCF">
              <w:rPr>
                <w:rStyle w:val="Hyperlink"/>
                <w:noProof/>
              </w:rPr>
              <w:t>7.1.6</w:t>
            </w:r>
            <w:r w:rsidR="00324997">
              <w:rPr>
                <w:noProof/>
                <w:lang w:eastAsia="en-US"/>
              </w:rPr>
              <w:tab/>
            </w:r>
            <w:r w:rsidR="00324997" w:rsidRPr="00FD6DCF">
              <w:rPr>
                <w:rStyle w:val="Hyperlink"/>
                <w:noProof/>
              </w:rPr>
              <w:t>Edit the “Import Audit Files” job in the SQL Agent of the Main Server to include the new server.</w:t>
            </w:r>
            <w:r w:rsidR="00324997">
              <w:rPr>
                <w:noProof/>
                <w:webHidden/>
              </w:rPr>
              <w:tab/>
            </w:r>
            <w:r w:rsidR="00324997">
              <w:rPr>
                <w:noProof/>
                <w:webHidden/>
              </w:rPr>
              <w:fldChar w:fldCharType="begin"/>
            </w:r>
            <w:r w:rsidR="00324997">
              <w:rPr>
                <w:noProof/>
                <w:webHidden/>
              </w:rPr>
              <w:instrText xml:space="preserve"> PAGEREF _Toc465253181 \h </w:instrText>
            </w:r>
            <w:r w:rsidR="00324997">
              <w:rPr>
                <w:noProof/>
                <w:webHidden/>
              </w:rPr>
            </w:r>
            <w:r w:rsidR="00324997">
              <w:rPr>
                <w:noProof/>
                <w:webHidden/>
              </w:rPr>
              <w:fldChar w:fldCharType="separate"/>
            </w:r>
            <w:r w:rsidR="00324997">
              <w:rPr>
                <w:noProof/>
                <w:webHidden/>
              </w:rPr>
              <w:t>51</w:t>
            </w:r>
            <w:r w:rsidR="00324997">
              <w:rPr>
                <w:noProof/>
                <w:webHidden/>
              </w:rPr>
              <w:fldChar w:fldCharType="end"/>
            </w:r>
          </w:hyperlink>
        </w:p>
        <w:p w14:paraId="0F22F44F" w14:textId="0A315622" w:rsidR="00324997" w:rsidRDefault="00790AFB">
          <w:pPr>
            <w:pStyle w:val="TOC3"/>
            <w:tabs>
              <w:tab w:val="left" w:pos="1320"/>
              <w:tab w:val="right" w:leader="dot" w:pos="9350"/>
            </w:tabs>
            <w:rPr>
              <w:noProof/>
              <w:lang w:eastAsia="en-US"/>
            </w:rPr>
          </w:pPr>
          <w:hyperlink w:anchor="_Toc465253182" w:history="1">
            <w:r w:rsidR="00324997" w:rsidRPr="00FD6DCF">
              <w:rPr>
                <w:rStyle w:val="Hyperlink"/>
                <w:noProof/>
              </w:rPr>
              <w:t>7.1.7</w:t>
            </w:r>
            <w:r w:rsidR="00324997">
              <w:rPr>
                <w:noProof/>
                <w:lang w:eastAsia="en-US"/>
              </w:rPr>
              <w:tab/>
            </w:r>
            <w:r w:rsidR="00324997" w:rsidRPr="00FD6DCF">
              <w:rPr>
                <w:rStyle w:val="Hyperlink"/>
                <w:noProof/>
              </w:rPr>
              <w:t>Create Synonyms, Linked Server, Login, Credential, and PolicyProxy (07CreatePolicyObjects.sql)</w:t>
            </w:r>
            <w:r w:rsidR="00324997">
              <w:rPr>
                <w:noProof/>
                <w:webHidden/>
              </w:rPr>
              <w:tab/>
            </w:r>
            <w:r w:rsidR="00324997">
              <w:rPr>
                <w:noProof/>
                <w:webHidden/>
              </w:rPr>
              <w:fldChar w:fldCharType="begin"/>
            </w:r>
            <w:r w:rsidR="00324997">
              <w:rPr>
                <w:noProof/>
                <w:webHidden/>
              </w:rPr>
              <w:instrText xml:space="preserve"> PAGEREF _Toc465253182 \h </w:instrText>
            </w:r>
            <w:r w:rsidR="00324997">
              <w:rPr>
                <w:noProof/>
                <w:webHidden/>
              </w:rPr>
            </w:r>
            <w:r w:rsidR="00324997">
              <w:rPr>
                <w:noProof/>
                <w:webHidden/>
              </w:rPr>
              <w:fldChar w:fldCharType="separate"/>
            </w:r>
            <w:r w:rsidR="00324997">
              <w:rPr>
                <w:noProof/>
                <w:webHidden/>
              </w:rPr>
              <w:t>53</w:t>
            </w:r>
            <w:r w:rsidR="00324997">
              <w:rPr>
                <w:noProof/>
                <w:webHidden/>
              </w:rPr>
              <w:fldChar w:fldCharType="end"/>
            </w:r>
          </w:hyperlink>
        </w:p>
        <w:p w14:paraId="4B0339B7" w14:textId="56B2C0B0" w:rsidR="00324997" w:rsidRDefault="00790AFB">
          <w:pPr>
            <w:pStyle w:val="TOC1"/>
            <w:rPr>
              <w:noProof/>
              <w:lang w:eastAsia="en-US"/>
            </w:rPr>
          </w:pPr>
          <w:hyperlink w:anchor="_Toc465253183" w:history="1">
            <w:r w:rsidR="00324997" w:rsidRPr="00FD6DCF">
              <w:rPr>
                <w:rStyle w:val="Hyperlink"/>
                <w:noProof/>
              </w:rPr>
              <w:t>8</w:t>
            </w:r>
            <w:r w:rsidR="00324997">
              <w:rPr>
                <w:noProof/>
                <w:lang w:eastAsia="en-US"/>
              </w:rPr>
              <w:tab/>
            </w:r>
            <w:r w:rsidR="00324997" w:rsidRPr="00FD6DCF">
              <w:rPr>
                <w:rStyle w:val="Hyperlink"/>
                <w:noProof/>
              </w:rPr>
              <w:t>Appendix A – Reports</w:t>
            </w:r>
            <w:r w:rsidR="00324997">
              <w:rPr>
                <w:noProof/>
                <w:webHidden/>
              </w:rPr>
              <w:tab/>
            </w:r>
            <w:r w:rsidR="00324997">
              <w:rPr>
                <w:noProof/>
                <w:webHidden/>
              </w:rPr>
              <w:fldChar w:fldCharType="begin"/>
            </w:r>
            <w:r w:rsidR="00324997">
              <w:rPr>
                <w:noProof/>
                <w:webHidden/>
              </w:rPr>
              <w:instrText xml:space="preserve"> PAGEREF _Toc465253183 \h </w:instrText>
            </w:r>
            <w:r w:rsidR="00324997">
              <w:rPr>
                <w:noProof/>
                <w:webHidden/>
              </w:rPr>
            </w:r>
            <w:r w:rsidR="00324997">
              <w:rPr>
                <w:noProof/>
                <w:webHidden/>
              </w:rPr>
              <w:fldChar w:fldCharType="separate"/>
            </w:r>
            <w:r w:rsidR="00324997">
              <w:rPr>
                <w:noProof/>
                <w:webHidden/>
              </w:rPr>
              <w:t>54</w:t>
            </w:r>
            <w:r w:rsidR="00324997">
              <w:rPr>
                <w:noProof/>
                <w:webHidden/>
              </w:rPr>
              <w:fldChar w:fldCharType="end"/>
            </w:r>
          </w:hyperlink>
        </w:p>
        <w:p w14:paraId="55C9F21A" w14:textId="144D98EF" w:rsidR="00324997" w:rsidRDefault="00790AFB">
          <w:pPr>
            <w:pStyle w:val="TOC1"/>
            <w:rPr>
              <w:noProof/>
              <w:lang w:eastAsia="en-US"/>
            </w:rPr>
          </w:pPr>
          <w:hyperlink w:anchor="_Toc465253184" w:history="1">
            <w:r w:rsidR="00324997" w:rsidRPr="00FD6DCF">
              <w:rPr>
                <w:rStyle w:val="Hyperlink"/>
                <w:noProof/>
              </w:rPr>
              <w:t>9</w:t>
            </w:r>
            <w:r w:rsidR="00324997">
              <w:rPr>
                <w:noProof/>
                <w:lang w:eastAsia="en-US"/>
              </w:rPr>
              <w:tab/>
            </w:r>
            <w:r w:rsidR="00324997" w:rsidRPr="00FD6DCF">
              <w:rPr>
                <w:rStyle w:val="Hyperlink"/>
                <w:noProof/>
              </w:rPr>
              <w:t>Appendix B – Auditing for STIGs Detail</w:t>
            </w:r>
            <w:r w:rsidR="00324997">
              <w:rPr>
                <w:noProof/>
                <w:webHidden/>
              </w:rPr>
              <w:tab/>
            </w:r>
            <w:r w:rsidR="00324997">
              <w:rPr>
                <w:noProof/>
                <w:webHidden/>
              </w:rPr>
              <w:fldChar w:fldCharType="begin"/>
            </w:r>
            <w:r w:rsidR="00324997">
              <w:rPr>
                <w:noProof/>
                <w:webHidden/>
              </w:rPr>
              <w:instrText xml:space="preserve"> PAGEREF _Toc465253184 \h </w:instrText>
            </w:r>
            <w:r w:rsidR="00324997">
              <w:rPr>
                <w:noProof/>
                <w:webHidden/>
              </w:rPr>
            </w:r>
            <w:r w:rsidR="00324997">
              <w:rPr>
                <w:noProof/>
                <w:webHidden/>
              </w:rPr>
              <w:fldChar w:fldCharType="separate"/>
            </w:r>
            <w:r w:rsidR="00324997">
              <w:rPr>
                <w:noProof/>
                <w:webHidden/>
              </w:rPr>
              <w:t>56</w:t>
            </w:r>
            <w:r w:rsidR="00324997">
              <w:rPr>
                <w:noProof/>
                <w:webHidden/>
              </w:rPr>
              <w:fldChar w:fldCharType="end"/>
            </w:r>
          </w:hyperlink>
        </w:p>
        <w:p w14:paraId="3F59BA5E" w14:textId="0F1DF70D" w:rsidR="00324997" w:rsidRDefault="00790AFB">
          <w:pPr>
            <w:pStyle w:val="TOC2"/>
            <w:tabs>
              <w:tab w:val="left" w:pos="880"/>
              <w:tab w:val="right" w:leader="dot" w:pos="9350"/>
            </w:tabs>
            <w:rPr>
              <w:noProof/>
              <w:lang w:eastAsia="en-US"/>
            </w:rPr>
          </w:pPr>
          <w:hyperlink w:anchor="_Toc465253185" w:history="1">
            <w:r w:rsidR="00324997" w:rsidRPr="00FD6DCF">
              <w:rPr>
                <w:rStyle w:val="Hyperlink"/>
                <w:noProof/>
              </w:rPr>
              <w:t>1.1</w:t>
            </w:r>
            <w:r w:rsidR="00324997">
              <w:rPr>
                <w:noProof/>
                <w:lang w:eastAsia="en-US"/>
              </w:rPr>
              <w:tab/>
            </w:r>
            <w:r w:rsidR="00324997" w:rsidRPr="00FD6DCF">
              <w:rPr>
                <w:rStyle w:val="Hyperlink"/>
                <w:noProof/>
                <w:spacing w:val="-3"/>
              </w:rPr>
              <w:t>R</w:t>
            </w:r>
            <w:r w:rsidR="00324997" w:rsidRPr="00FD6DCF">
              <w:rPr>
                <w:rStyle w:val="Hyperlink"/>
                <w:noProof/>
                <w:spacing w:val="-6"/>
              </w:rPr>
              <w:t>e</w:t>
            </w:r>
            <w:r w:rsidR="00324997" w:rsidRPr="00FD6DCF">
              <w:rPr>
                <w:rStyle w:val="Hyperlink"/>
                <w:noProof/>
              </w:rPr>
              <w:t>q</w:t>
            </w:r>
            <w:r w:rsidR="00324997" w:rsidRPr="00FD6DCF">
              <w:rPr>
                <w:rStyle w:val="Hyperlink"/>
                <w:noProof/>
                <w:spacing w:val="2"/>
              </w:rPr>
              <w:t>u</w:t>
            </w:r>
            <w:r w:rsidR="00324997" w:rsidRPr="00FD6DCF">
              <w:rPr>
                <w:rStyle w:val="Hyperlink"/>
                <w:noProof/>
                <w:spacing w:val="5"/>
              </w:rPr>
              <w:t>i</w:t>
            </w:r>
            <w:r w:rsidR="00324997" w:rsidRPr="00FD6DCF">
              <w:rPr>
                <w:rStyle w:val="Hyperlink"/>
                <w:noProof/>
                <w:spacing w:val="-4"/>
              </w:rPr>
              <w:t>r</w:t>
            </w:r>
            <w:r w:rsidR="00324997" w:rsidRPr="00FD6DCF">
              <w:rPr>
                <w:rStyle w:val="Hyperlink"/>
                <w:noProof/>
                <w:spacing w:val="-6"/>
              </w:rPr>
              <w:t>e</w:t>
            </w:r>
            <w:r w:rsidR="00324997" w:rsidRPr="00FD6DCF">
              <w:rPr>
                <w:rStyle w:val="Hyperlink"/>
                <w:noProof/>
              </w:rPr>
              <w:t>d</w:t>
            </w:r>
            <w:r w:rsidR="00324997" w:rsidRPr="00FD6DCF">
              <w:rPr>
                <w:rStyle w:val="Hyperlink"/>
                <w:noProof/>
                <w:spacing w:val="47"/>
              </w:rPr>
              <w:t xml:space="preserve"> </w:t>
            </w:r>
            <w:r w:rsidR="00324997" w:rsidRPr="00FD6DCF">
              <w:rPr>
                <w:rStyle w:val="Hyperlink"/>
                <w:noProof/>
                <w:spacing w:val="-3"/>
              </w:rPr>
              <w:t>T</w:t>
            </w:r>
            <w:r w:rsidR="00324997" w:rsidRPr="00FD6DCF">
              <w:rPr>
                <w:rStyle w:val="Hyperlink"/>
                <w:noProof/>
                <w:spacing w:val="-4"/>
              </w:rPr>
              <w:t>r</w:t>
            </w:r>
            <w:r w:rsidR="00324997" w:rsidRPr="00FD6DCF">
              <w:rPr>
                <w:rStyle w:val="Hyperlink"/>
                <w:noProof/>
                <w:spacing w:val="1"/>
              </w:rPr>
              <w:t>a</w:t>
            </w:r>
            <w:r w:rsidR="00324997" w:rsidRPr="00FD6DCF">
              <w:rPr>
                <w:rStyle w:val="Hyperlink"/>
                <w:noProof/>
              </w:rPr>
              <w:t>ce</w:t>
            </w:r>
            <w:r w:rsidR="00324997" w:rsidRPr="00FD6DCF">
              <w:rPr>
                <w:rStyle w:val="Hyperlink"/>
                <w:noProof/>
                <w:spacing w:val="21"/>
              </w:rPr>
              <w:t xml:space="preserve"> </w:t>
            </w:r>
            <w:r w:rsidR="00324997" w:rsidRPr="00FD6DCF">
              <w:rPr>
                <w:rStyle w:val="Hyperlink"/>
                <w:noProof/>
                <w:spacing w:val="-2"/>
                <w:w w:val="101"/>
              </w:rPr>
              <w:t>I</w:t>
            </w:r>
            <w:r w:rsidR="00324997" w:rsidRPr="00FD6DCF">
              <w:rPr>
                <w:rStyle w:val="Hyperlink"/>
                <w:noProof/>
                <w:spacing w:val="1"/>
                <w:w w:val="101"/>
              </w:rPr>
              <w:t>t</w:t>
            </w:r>
            <w:r w:rsidR="00324997" w:rsidRPr="00FD6DCF">
              <w:rPr>
                <w:rStyle w:val="Hyperlink"/>
                <w:noProof/>
                <w:spacing w:val="-6"/>
                <w:w w:val="101"/>
              </w:rPr>
              <w:t>e</w:t>
            </w:r>
            <w:r w:rsidR="00324997" w:rsidRPr="00FD6DCF">
              <w:rPr>
                <w:rStyle w:val="Hyperlink"/>
                <w:noProof/>
                <w:spacing w:val="6"/>
                <w:w w:val="101"/>
              </w:rPr>
              <w:t>m</w:t>
            </w:r>
            <w:r w:rsidR="00324997" w:rsidRPr="00FD6DCF">
              <w:rPr>
                <w:rStyle w:val="Hyperlink"/>
                <w:noProof/>
                <w:w w:val="101"/>
              </w:rPr>
              <w:t>s</w:t>
            </w:r>
            <w:r w:rsidR="00324997">
              <w:rPr>
                <w:noProof/>
                <w:webHidden/>
              </w:rPr>
              <w:tab/>
            </w:r>
            <w:r w:rsidR="00324997">
              <w:rPr>
                <w:noProof/>
                <w:webHidden/>
              </w:rPr>
              <w:fldChar w:fldCharType="begin"/>
            </w:r>
            <w:r w:rsidR="00324997">
              <w:rPr>
                <w:noProof/>
                <w:webHidden/>
              </w:rPr>
              <w:instrText xml:space="preserve"> PAGEREF _Toc465253185 \h </w:instrText>
            </w:r>
            <w:r w:rsidR="00324997">
              <w:rPr>
                <w:noProof/>
                <w:webHidden/>
              </w:rPr>
            </w:r>
            <w:r w:rsidR="00324997">
              <w:rPr>
                <w:noProof/>
                <w:webHidden/>
              </w:rPr>
              <w:fldChar w:fldCharType="separate"/>
            </w:r>
            <w:r w:rsidR="00324997">
              <w:rPr>
                <w:noProof/>
                <w:webHidden/>
              </w:rPr>
              <w:t>59</w:t>
            </w:r>
            <w:r w:rsidR="00324997">
              <w:rPr>
                <w:noProof/>
                <w:webHidden/>
              </w:rPr>
              <w:fldChar w:fldCharType="end"/>
            </w:r>
          </w:hyperlink>
        </w:p>
        <w:p w14:paraId="704F89B4" w14:textId="12B873A2" w:rsidR="00324997" w:rsidRDefault="00790AFB">
          <w:pPr>
            <w:pStyle w:val="TOC2"/>
            <w:tabs>
              <w:tab w:val="left" w:pos="880"/>
              <w:tab w:val="right" w:leader="dot" w:pos="9350"/>
            </w:tabs>
            <w:rPr>
              <w:noProof/>
              <w:lang w:eastAsia="en-US"/>
            </w:rPr>
          </w:pPr>
          <w:hyperlink w:anchor="_Toc465253186" w:history="1">
            <w:r w:rsidR="00324997" w:rsidRPr="00FD6DCF">
              <w:rPr>
                <w:rStyle w:val="Hyperlink"/>
                <w:noProof/>
              </w:rPr>
              <w:t>1.2</w:t>
            </w:r>
            <w:r w:rsidR="00324997">
              <w:rPr>
                <w:noProof/>
                <w:lang w:eastAsia="en-US"/>
              </w:rPr>
              <w:tab/>
            </w:r>
            <w:r w:rsidR="00324997" w:rsidRPr="00FD6DCF">
              <w:rPr>
                <w:rStyle w:val="Hyperlink"/>
                <w:noProof/>
                <w:spacing w:val="-3"/>
              </w:rPr>
              <w:t>T</w:t>
            </w:r>
            <w:r w:rsidR="00324997" w:rsidRPr="00FD6DCF">
              <w:rPr>
                <w:rStyle w:val="Hyperlink"/>
                <w:noProof/>
                <w:spacing w:val="-4"/>
              </w:rPr>
              <w:t>r</w:t>
            </w:r>
            <w:r w:rsidR="00324997" w:rsidRPr="00FD6DCF">
              <w:rPr>
                <w:rStyle w:val="Hyperlink"/>
                <w:noProof/>
                <w:spacing w:val="1"/>
              </w:rPr>
              <w:t>a</w:t>
            </w:r>
            <w:r w:rsidR="00324997" w:rsidRPr="00FD6DCF">
              <w:rPr>
                <w:rStyle w:val="Hyperlink"/>
                <w:noProof/>
              </w:rPr>
              <w:t>ce</w:t>
            </w:r>
            <w:r w:rsidR="00324997" w:rsidRPr="00FD6DCF">
              <w:rPr>
                <w:rStyle w:val="Hyperlink"/>
                <w:noProof/>
                <w:spacing w:val="21"/>
              </w:rPr>
              <w:t xml:space="preserve"> </w:t>
            </w:r>
            <w:r w:rsidR="00324997" w:rsidRPr="00FD6DCF">
              <w:rPr>
                <w:rStyle w:val="Hyperlink"/>
                <w:noProof/>
                <w:spacing w:val="-4"/>
              </w:rPr>
              <w:t>Ev</w:t>
            </w:r>
            <w:r w:rsidR="00324997" w:rsidRPr="00FD6DCF">
              <w:rPr>
                <w:rStyle w:val="Hyperlink"/>
                <w:noProof/>
                <w:spacing w:val="-6"/>
              </w:rPr>
              <w:t>e</w:t>
            </w:r>
            <w:r w:rsidR="00324997" w:rsidRPr="00FD6DCF">
              <w:rPr>
                <w:rStyle w:val="Hyperlink"/>
                <w:noProof/>
              </w:rPr>
              <w:t>nt</w:t>
            </w:r>
            <w:r w:rsidR="00324997" w:rsidRPr="00FD6DCF">
              <w:rPr>
                <w:rStyle w:val="Hyperlink"/>
                <w:noProof/>
                <w:spacing w:val="29"/>
              </w:rPr>
              <w:t xml:space="preserve"> </w:t>
            </w:r>
            <w:r w:rsidR="00324997" w:rsidRPr="00FD6DCF">
              <w:rPr>
                <w:rStyle w:val="Hyperlink"/>
                <w:noProof/>
                <w:spacing w:val="-2"/>
              </w:rPr>
              <w:t>I</w:t>
            </w:r>
            <w:r w:rsidR="00324997" w:rsidRPr="00FD6DCF">
              <w:rPr>
                <w:rStyle w:val="Hyperlink"/>
                <w:noProof/>
              </w:rPr>
              <w:t>D</w:t>
            </w:r>
            <w:r w:rsidR="00324997" w:rsidRPr="00FD6DCF">
              <w:rPr>
                <w:rStyle w:val="Hyperlink"/>
                <w:noProof/>
                <w:spacing w:val="12"/>
              </w:rPr>
              <w:t xml:space="preserve"> </w:t>
            </w:r>
            <w:r w:rsidR="00324997" w:rsidRPr="00FD6DCF">
              <w:rPr>
                <w:rStyle w:val="Hyperlink"/>
                <w:noProof/>
                <w:spacing w:val="1"/>
              </w:rPr>
              <w:t>mapping</w:t>
            </w:r>
            <w:r w:rsidR="00324997" w:rsidRPr="00FD6DCF">
              <w:rPr>
                <w:rStyle w:val="Hyperlink"/>
                <w:noProof/>
                <w:spacing w:val="8"/>
              </w:rPr>
              <w:t xml:space="preserve"> </w:t>
            </w:r>
            <w:r w:rsidR="00324997" w:rsidRPr="00FD6DCF">
              <w:rPr>
                <w:rStyle w:val="Hyperlink"/>
                <w:noProof/>
                <w:spacing w:val="7"/>
              </w:rPr>
              <w:t>S</w:t>
            </w:r>
            <w:r w:rsidR="00324997" w:rsidRPr="00FD6DCF">
              <w:rPr>
                <w:rStyle w:val="Hyperlink"/>
                <w:noProof/>
              </w:rPr>
              <w:t>QL</w:t>
            </w:r>
            <w:r w:rsidR="00324997" w:rsidRPr="00FD6DCF">
              <w:rPr>
                <w:rStyle w:val="Hyperlink"/>
                <w:noProof/>
                <w:spacing w:val="13"/>
              </w:rPr>
              <w:t xml:space="preserve"> </w:t>
            </w:r>
            <w:r w:rsidR="00324997" w:rsidRPr="00FD6DCF">
              <w:rPr>
                <w:rStyle w:val="Hyperlink"/>
                <w:noProof/>
                <w:spacing w:val="2"/>
              </w:rPr>
              <w:t>A</w:t>
            </w:r>
            <w:r w:rsidR="00324997" w:rsidRPr="00FD6DCF">
              <w:rPr>
                <w:rStyle w:val="Hyperlink"/>
                <w:noProof/>
              </w:rPr>
              <w:t>u</w:t>
            </w:r>
            <w:r w:rsidR="00324997" w:rsidRPr="00FD6DCF">
              <w:rPr>
                <w:rStyle w:val="Hyperlink"/>
                <w:noProof/>
                <w:spacing w:val="2"/>
              </w:rPr>
              <w:t>d</w:t>
            </w:r>
            <w:r w:rsidR="00324997" w:rsidRPr="00FD6DCF">
              <w:rPr>
                <w:rStyle w:val="Hyperlink"/>
                <w:noProof/>
                <w:spacing w:val="5"/>
              </w:rPr>
              <w:t>i</w:t>
            </w:r>
            <w:r w:rsidR="00324997" w:rsidRPr="00FD6DCF">
              <w:rPr>
                <w:rStyle w:val="Hyperlink"/>
                <w:noProof/>
              </w:rPr>
              <w:t>t</w:t>
            </w:r>
            <w:r w:rsidR="00324997" w:rsidRPr="00FD6DCF">
              <w:rPr>
                <w:rStyle w:val="Hyperlink"/>
                <w:noProof/>
                <w:spacing w:val="13"/>
              </w:rPr>
              <w:t xml:space="preserve"> </w:t>
            </w:r>
            <w:r w:rsidR="00324997" w:rsidRPr="00FD6DCF">
              <w:rPr>
                <w:rStyle w:val="Hyperlink"/>
                <w:noProof/>
                <w:spacing w:val="2"/>
              </w:rPr>
              <w:t>A</w:t>
            </w:r>
            <w:r w:rsidR="00324997" w:rsidRPr="00FD6DCF">
              <w:rPr>
                <w:rStyle w:val="Hyperlink"/>
                <w:noProof/>
              </w:rPr>
              <w:t>c</w:t>
            </w:r>
            <w:r w:rsidR="00324997" w:rsidRPr="00FD6DCF">
              <w:rPr>
                <w:rStyle w:val="Hyperlink"/>
                <w:noProof/>
                <w:spacing w:val="2"/>
              </w:rPr>
              <w:t>t</w:t>
            </w:r>
            <w:r w:rsidR="00324997" w:rsidRPr="00FD6DCF">
              <w:rPr>
                <w:rStyle w:val="Hyperlink"/>
                <w:noProof/>
                <w:spacing w:val="5"/>
              </w:rPr>
              <w:t>i</w:t>
            </w:r>
            <w:r w:rsidR="00324997" w:rsidRPr="00FD6DCF">
              <w:rPr>
                <w:rStyle w:val="Hyperlink"/>
                <w:noProof/>
              </w:rPr>
              <w:t>on</w:t>
            </w:r>
            <w:r w:rsidR="00324997" w:rsidRPr="00FD6DCF">
              <w:rPr>
                <w:rStyle w:val="Hyperlink"/>
                <w:noProof/>
                <w:spacing w:val="14"/>
              </w:rPr>
              <w:t xml:space="preserve"> </w:t>
            </w:r>
            <w:r w:rsidR="00324997" w:rsidRPr="00FD6DCF">
              <w:rPr>
                <w:rStyle w:val="Hyperlink"/>
                <w:noProof/>
                <w:spacing w:val="-2"/>
                <w:w w:val="101"/>
              </w:rPr>
              <w:t>G</w:t>
            </w:r>
            <w:r w:rsidR="00324997" w:rsidRPr="00FD6DCF">
              <w:rPr>
                <w:rStyle w:val="Hyperlink"/>
                <w:noProof/>
                <w:spacing w:val="-4"/>
                <w:w w:val="101"/>
              </w:rPr>
              <w:t>r</w:t>
            </w:r>
            <w:r w:rsidR="00324997" w:rsidRPr="00FD6DCF">
              <w:rPr>
                <w:rStyle w:val="Hyperlink"/>
                <w:noProof/>
                <w:w w:val="101"/>
              </w:rPr>
              <w:t>o</w:t>
            </w:r>
            <w:r w:rsidR="00324997" w:rsidRPr="00FD6DCF">
              <w:rPr>
                <w:rStyle w:val="Hyperlink"/>
                <w:noProof/>
                <w:spacing w:val="1"/>
                <w:w w:val="101"/>
              </w:rPr>
              <w:t>u</w:t>
            </w:r>
            <w:r w:rsidR="00324997" w:rsidRPr="00FD6DCF">
              <w:rPr>
                <w:rStyle w:val="Hyperlink"/>
                <w:noProof/>
                <w:w w:val="101"/>
              </w:rPr>
              <w:t>p</w:t>
            </w:r>
            <w:r w:rsidR="00324997">
              <w:rPr>
                <w:noProof/>
                <w:webHidden/>
              </w:rPr>
              <w:tab/>
            </w:r>
            <w:r w:rsidR="00324997">
              <w:rPr>
                <w:noProof/>
                <w:webHidden/>
              </w:rPr>
              <w:fldChar w:fldCharType="begin"/>
            </w:r>
            <w:r w:rsidR="00324997">
              <w:rPr>
                <w:noProof/>
                <w:webHidden/>
              </w:rPr>
              <w:instrText xml:space="preserve"> PAGEREF _Toc465253186 \h </w:instrText>
            </w:r>
            <w:r w:rsidR="00324997">
              <w:rPr>
                <w:noProof/>
                <w:webHidden/>
              </w:rPr>
            </w:r>
            <w:r w:rsidR="00324997">
              <w:rPr>
                <w:noProof/>
                <w:webHidden/>
              </w:rPr>
              <w:fldChar w:fldCharType="separate"/>
            </w:r>
            <w:r w:rsidR="00324997">
              <w:rPr>
                <w:noProof/>
                <w:webHidden/>
              </w:rPr>
              <w:t>61</w:t>
            </w:r>
            <w:r w:rsidR="00324997">
              <w:rPr>
                <w:noProof/>
                <w:webHidden/>
              </w:rPr>
              <w:fldChar w:fldCharType="end"/>
            </w:r>
          </w:hyperlink>
        </w:p>
        <w:p w14:paraId="153B447A" w14:textId="0E99396C" w:rsidR="00E02392" w:rsidRDefault="00E02392">
          <w:r>
            <w:rPr>
              <w:b/>
              <w:bCs/>
              <w:noProof/>
            </w:rPr>
            <w:fldChar w:fldCharType="end"/>
          </w:r>
        </w:p>
      </w:sdtContent>
    </w:sdt>
    <w:p w14:paraId="28FC6FC3" w14:textId="55A35DFA" w:rsidR="00025A02" w:rsidRPr="00025A02" w:rsidRDefault="00025A02" w:rsidP="00025A02"/>
    <w:p w14:paraId="4530907A" w14:textId="3BDD863C" w:rsidR="00BE3FDD" w:rsidRDefault="00BE3FDD">
      <w:pPr>
        <w:pStyle w:val="Heading1"/>
      </w:pPr>
      <w:bookmarkStart w:id="4" w:name="_Prerequisites"/>
      <w:bookmarkStart w:id="5" w:name="_Toc465253136"/>
      <w:bookmarkEnd w:id="4"/>
      <w:r>
        <w:t>Prerequisites</w:t>
      </w:r>
      <w:bookmarkEnd w:id="5"/>
    </w:p>
    <w:p w14:paraId="0DE2BE6F" w14:textId="77777777" w:rsidR="00217E44" w:rsidRDefault="00217E44" w:rsidP="00217E44">
      <w:pPr>
        <w:pStyle w:val="Heading2"/>
      </w:pPr>
      <w:bookmarkStart w:id="6" w:name="_Checklist_of_Items"/>
      <w:bookmarkStart w:id="7" w:name="_Toc396396405"/>
      <w:bookmarkStart w:id="8" w:name="_Toc442854318"/>
      <w:bookmarkStart w:id="9" w:name="_Toc465253137"/>
      <w:bookmarkEnd w:id="6"/>
      <w:r>
        <w:t>Checklist of Items Required</w:t>
      </w:r>
      <w:bookmarkEnd w:id="7"/>
      <w:bookmarkEnd w:id="8"/>
      <w:bookmarkEnd w:id="9"/>
    </w:p>
    <w:p w14:paraId="4EB06FE1" w14:textId="77777777" w:rsidR="00217E44" w:rsidRDefault="00217E44" w:rsidP="00217E44"/>
    <w:p w14:paraId="3C981912" w14:textId="77777777" w:rsidR="0046778F" w:rsidRPr="00807A2D" w:rsidRDefault="0046778F" w:rsidP="00217E44">
      <w:pPr>
        <w:pStyle w:val="Substep"/>
      </w:pPr>
      <w:r w:rsidRPr="0046778F">
        <w:rPr>
          <w:lang w:val="en"/>
        </w:rPr>
        <w:t>SQL 2012 Management Studio with access to every SQL Instance to be audited.</w:t>
      </w:r>
    </w:p>
    <w:p w14:paraId="61C0F67C" w14:textId="59661748" w:rsidR="00217E44" w:rsidRDefault="00217E44" w:rsidP="00217E44">
      <w:pPr>
        <w:pStyle w:val="Substep"/>
      </w:pPr>
      <w:r>
        <w:t>Pre-installed instance of SQL 2012 Management Studio with access to every SQL instance to be audited.</w:t>
      </w:r>
    </w:p>
    <w:p w14:paraId="42BCD487" w14:textId="47E81903" w:rsidR="00217E44" w:rsidRDefault="00217E44" w:rsidP="000C4D41">
      <w:pPr>
        <w:pStyle w:val="Substep"/>
        <w:numPr>
          <w:ilvl w:val="0"/>
          <w:numId w:val="0"/>
        </w:numPr>
        <w:ind w:left="2016"/>
      </w:pPr>
      <w:r>
        <w:t xml:space="preserve">Server Name where </w:t>
      </w:r>
      <w:r w:rsidR="000C4D41">
        <w:t>installed: _</w:t>
      </w:r>
      <w:r>
        <w:t>__________________________________</w:t>
      </w:r>
    </w:p>
    <w:p w14:paraId="3EC529AB" w14:textId="2A02622B" w:rsidR="00AA5C11" w:rsidRDefault="00AC0235" w:rsidP="00807A2D">
      <w:pPr>
        <w:pStyle w:val="Substep"/>
      </w:pPr>
      <w:r>
        <w:t>Gather a list of SQL Instances to monitor</w:t>
      </w:r>
      <w:r w:rsidR="00AA5C11">
        <w:t>. Group them by major version number (2008, 2008 R2, 2012, 2014). If there are no plans to use the optional CMS Server Groups, the rest of this bullet item can be skipped.</w:t>
      </w:r>
    </w:p>
    <w:p w14:paraId="5AE33243" w14:textId="5909875A" w:rsidR="00AA5C11" w:rsidRDefault="00AA5C11" w:rsidP="00807A2D">
      <w:pPr>
        <w:pStyle w:val="Substep"/>
        <w:numPr>
          <w:ilvl w:val="0"/>
          <w:numId w:val="0"/>
        </w:numPr>
        <w:ind w:left="1284"/>
      </w:pPr>
      <w:r>
        <w:t xml:space="preserve">An early version of this demonstration pulled instance names from Central Management Server (CMS) groups. That functionally is available with a small amount of additional configuration. </w:t>
      </w:r>
    </w:p>
    <w:p w14:paraId="613224F2" w14:textId="223419D1" w:rsidR="00217E44" w:rsidRDefault="00AA5C11" w:rsidP="007B691C">
      <w:pPr>
        <w:pStyle w:val="Substep"/>
        <w:numPr>
          <w:ilvl w:val="0"/>
          <w:numId w:val="0"/>
        </w:numPr>
        <w:ind w:left="1284"/>
      </w:pPr>
      <w:r>
        <w:t xml:space="preserve">The CMS feature requires the main server </w:t>
      </w:r>
      <w:r w:rsidR="00CF3301">
        <w:t>r</w:t>
      </w:r>
      <w:r>
        <w:t xml:space="preserve">to be running SQL 2012 or 2014 Enterprise Edition. To use this feature, configure the main server as a Central Management Server. Create </w:t>
      </w:r>
      <w:r w:rsidR="00217E44">
        <w:t>Groups</w:t>
      </w:r>
      <w:r>
        <w:t xml:space="preserve"> named after the SQL </w:t>
      </w:r>
      <w:r w:rsidR="00217E44">
        <w:t>Version</w:t>
      </w:r>
      <w:r>
        <w:t>s</w:t>
      </w:r>
      <w:r w:rsidR="00217E44">
        <w:t xml:space="preserve"> (2008, 2008 R2, 2012, 2014) – </w:t>
      </w:r>
      <w:r w:rsidR="00CF3301">
        <w:t>The CMS server r</w:t>
      </w:r>
      <w:r w:rsidR="00217E44">
        <w:t>equires SQL Server 2012 Enterprise Edition</w:t>
      </w:r>
      <w:r w:rsidR="00CF3301">
        <w:t xml:space="preserve"> or later</w:t>
      </w:r>
      <w:r w:rsidR="00217E44">
        <w:t>.</w:t>
      </w:r>
      <w:r w:rsidR="00953268">
        <w:t xml:space="preserve"> Adding the servers to the groups will be covered in these instructions.</w:t>
      </w:r>
    </w:p>
    <w:p w14:paraId="5BC032F3" w14:textId="7B6C6146" w:rsidR="00217E44" w:rsidRDefault="00217E44" w:rsidP="000C4D41">
      <w:pPr>
        <w:pStyle w:val="Substep"/>
        <w:numPr>
          <w:ilvl w:val="0"/>
          <w:numId w:val="0"/>
        </w:numPr>
        <w:ind w:left="2016"/>
      </w:pPr>
      <w:r>
        <w:t xml:space="preserve">CMS Server </w:t>
      </w:r>
      <w:r w:rsidR="000C4D41">
        <w:t>Name: _</w:t>
      </w:r>
      <w:r>
        <w:t>__________________________________________</w:t>
      </w:r>
    </w:p>
    <w:p w14:paraId="07DCAF2C" w14:textId="58D5F0E8" w:rsidR="00FC3B6F" w:rsidRDefault="00FC3B6F" w:rsidP="000C4D41">
      <w:pPr>
        <w:pStyle w:val="Substep"/>
        <w:numPr>
          <w:ilvl w:val="0"/>
          <w:numId w:val="0"/>
        </w:numPr>
        <w:ind w:left="2016"/>
      </w:pPr>
      <w:r>
        <w:t>CMS Server IP Address and Port #:_______________________________</w:t>
      </w:r>
    </w:p>
    <w:p w14:paraId="2287D431" w14:textId="13C77224" w:rsidR="00751C6E" w:rsidRDefault="00751C6E" w:rsidP="000C4D41">
      <w:pPr>
        <w:pStyle w:val="Substep"/>
        <w:numPr>
          <w:ilvl w:val="0"/>
          <w:numId w:val="0"/>
        </w:numPr>
        <w:ind w:left="2016"/>
      </w:pPr>
      <w:r>
        <w:t>An Alias Name for the CMS Server Instance:_______________________</w:t>
      </w:r>
    </w:p>
    <w:p w14:paraId="36054F89" w14:textId="196282DA" w:rsidR="00BD267F" w:rsidRDefault="00BD267F" w:rsidP="00BD267F">
      <w:pPr>
        <w:pStyle w:val="Substep"/>
      </w:pPr>
      <w:r>
        <w:t xml:space="preserve">All SQL Servers have Kerberos authentication enabled. This includes having proper SPNs registered with Active Directory for its domain. </w:t>
      </w:r>
      <w:r w:rsidRPr="00BD267F">
        <w:t>For more information, see Registering a Service Principal Name (http://msdn.microsoft.com/en-us/library/cc280459.aspx) and Service Principal Name (SPN) Client Connections (http://msdn.microsoft.com/en-us/library/ms191153.aspx).</w:t>
      </w:r>
    </w:p>
    <w:p w14:paraId="0CDCB8AA" w14:textId="029B9FFA" w:rsidR="00217E44" w:rsidRDefault="00217E44" w:rsidP="00217E44">
      <w:pPr>
        <w:pStyle w:val="Substep"/>
      </w:pPr>
      <w:r>
        <w:t xml:space="preserve">SQL Agent enabled and running on </w:t>
      </w:r>
      <w:r w:rsidR="00CF3301">
        <w:t xml:space="preserve">the </w:t>
      </w:r>
      <w:r>
        <w:t>M</w:t>
      </w:r>
      <w:r w:rsidR="00900EF2">
        <w:t xml:space="preserve">ain </w:t>
      </w:r>
      <w:r w:rsidR="00807A2D">
        <w:t>Instance</w:t>
      </w:r>
      <w:r>
        <w:t xml:space="preserve"> using a domain or service account specific to that SQL Agent.</w:t>
      </w:r>
    </w:p>
    <w:p w14:paraId="0AA4FFB1" w14:textId="4ED5C739" w:rsidR="00217E44" w:rsidRDefault="00900EF2" w:rsidP="000C4D41">
      <w:pPr>
        <w:pStyle w:val="Substep"/>
        <w:numPr>
          <w:ilvl w:val="0"/>
          <w:numId w:val="0"/>
        </w:numPr>
        <w:ind w:left="2016"/>
      </w:pPr>
      <w:r>
        <w:t xml:space="preserve">Main Server’s </w:t>
      </w:r>
      <w:r w:rsidR="00217E44">
        <w:t xml:space="preserve">SQL Agent </w:t>
      </w:r>
      <w:r w:rsidR="000C4D41">
        <w:t xml:space="preserve">Account: </w:t>
      </w:r>
      <w:r w:rsidR="00217E44">
        <w:t>_______________________________</w:t>
      </w:r>
    </w:p>
    <w:p w14:paraId="76F1EA09" w14:textId="77777777" w:rsidR="00217E44" w:rsidRDefault="00217E44" w:rsidP="00217E44">
      <w:pPr>
        <w:pStyle w:val="Substep"/>
      </w:pPr>
      <w:r>
        <w:t>Name and password of Domain Account used to access All SQL Servers.</w:t>
      </w:r>
    </w:p>
    <w:p w14:paraId="39AC5913" w14:textId="48C4B6A5" w:rsidR="00217E44" w:rsidRDefault="00217E44" w:rsidP="000C4D41">
      <w:pPr>
        <w:pStyle w:val="Substep"/>
        <w:numPr>
          <w:ilvl w:val="0"/>
          <w:numId w:val="0"/>
        </w:numPr>
        <w:ind w:left="2016"/>
      </w:pPr>
      <w:r>
        <w:lastRenderedPageBreak/>
        <w:t xml:space="preserve">SQL Admin Account </w:t>
      </w:r>
      <w:r w:rsidR="000C4D41">
        <w:t>Name: _</w:t>
      </w:r>
      <w:r>
        <w:t>___________________________________</w:t>
      </w:r>
    </w:p>
    <w:p w14:paraId="3D9FC377" w14:textId="6C0E81F4" w:rsidR="00CF3301" w:rsidRDefault="00CF3301" w:rsidP="000C4D41">
      <w:pPr>
        <w:pStyle w:val="Substep"/>
        <w:numPr>
          <w:ilvl w:val="0"/>
          <w:numId w:val="0"/>
        </w:numPr>
        <w:ind w:left="2016"/>
      </w:pPr>
      <w:r w:rsidRPr="007B691C">
        <w:rPr>
          <w:highlight w:val="lightGray"/>
        </w:rPr>
        <w:t>Note: Don’t write down any passwords!</w:t>
      </w:r>
    </w:p>
    <w:p w14:paraId="23E206D8" w14:textId="63E5914A" w:rsidR="00217E44" w:rsidRDefault="00217E44" w:rsidP="00217E44">
      <w:pPr>
        <w:pStyle w:val="Substep"/>
      </w:pPr>
      <w:r>
        <w:t>Name and password of a domain user account for use in running SQL Agent Audit jobs.</w:t>
      </w:r>
      <w:r w:rsidR="00CF3301">
        <w:t xml:space="preserve"> This account will need permissions to copy files from servers back to the </w:t>
      </w:r>
      <w:r w:rsidR="00AA5C11">
        <w:t>Main Server</w:t>
      </w:r>
      <w:r w:rsidR="00CF3301">
        <w:t>.</w:t>
      </w:r>
    </w:p>
    <w:p w14:paraId="312D5740" w14:textId="2E46C581" w:rsidR="00217E44" w:rsidRDefault="00217E44" w:rsidP="000C4D41">
      <w:pPr>
        <w:pStyle w:val="Substep"/>
        <w:numPr>
          <w:ilvl w:val="0"/>
          <w:numId w:val="0"/>
        </w:numPr>
        <w:ind w:left="2016"/>
      </w:pPr>
      <w:r>
        <w:t xml:space="preserve">SQL Audit Account </w:t>
      </w:r>
      <w:r w:rsidR="000C4D41">
        <w:t>Name: _</w:t>
      </w:r>
      <w:r>
        <w:t>_____________________________________</w:t>
      </w:r>
    </w:p>
    <w:p w14:paraId="3378F05E" w14:textId="5E18565C" w:rsidR="00217E44" w:rsidRDefault="00217E44" w:rsidP="00217E44">
      <w:pPr>
        <w:pStyle w:val="Substep"/>
      </w:pPr>
      <w:r>
        <w:t>Name and password of a domain user account for use in reading audit data from the SQL server database for SQL Audit Repor</w:t>
      </w:r>
      <w:r w:rsidR="00B14C18">
        <w:t>t</w:t>
      </w:r>
      <w:r>
        <w:t>s</w:t>
      </w:r>
      <w:r w:rsidR="00CF3301">
        <w:t xml:space="preserve">. This account will need permissions on the </w:t>
      </w:r>
      <w:r w:rsidR="00AA5C11">
        <w:t>Main Server</w:t>
      </w:r>
      <w:r w:rsidR="00CF3301">
        <w:t>’s Reporting services only.</w:t>
      </w:r>
    </w:p>
    <w:p w14:paraId="41AA0FE1" w14:textId="32109421" w:rsidR="00217E44" w:rsidRDefault="00217E44" w:rsidP="00217E44">
      <w:pPr>
        <w:pStyle w:val="Substep"/>
        <w:numPr>
          <w:ilvl w:val="0"/>
          <w:numId w:val="0"/>
        </w:numPr>
        <w:ind w:left="2016"/>
      </w:pPr>
      <w:r>
        <w:t xml:space="preserve">SQL Audit Report Account </w:t>
      </w:r>
      <w:r w:rsidR="000C4D41">
        <w:t>Name: _</w:t>
      </w:r>
      <w:r>
        <w:t>_______________________________</w:t>
      </w:r>
    </w:p>
    <w:p w14:paraId="342FFA63" w14:textId="6380C585" w:rsidR="00217E44" w:rsidRDefault="00217E44" w:rsidP="00217E44">
      <w:pPr>
        <w:pStyle w:val="Substep"/>
      </w:pPr>
      <w:bookmarkStart w:id="10" w:name="PS_Acct_Prereq"/>
      <w:bookmarkEnd w:id="10"/>
      <w:r>
        <w:t>Name and password of a domain user account for use in running the PowerShell script</w:t>
      </w:r>
      <w:r w:rsidR="00CF3301">
        <w:t xml:space="preserve"> for policy evaluation</w:t>
      </w:r>
      <w:r>
        <w:t>. Can be the same as the audit account above.</w:t>
      </w:r>
      <w:r w:rsidR="00631873">
        <w:t xml:space="preserve"> </w:t>
      </w:r>
      <w:hyperlink w:anchor="_Configure_the_PowerShell" w:history="1">
        <w:r w:rsidR="00631873" w:rsidRPr="00631873">
          <w:rPr>
            <w:rStyle w:val="Hyperlink"/>
          </w:rPr>
          <w:t>Link</w:t>
        </w:r>
      </w:hyperlink>
    </w:p>
    <w:p w14:paraId="2FA58507" w14:textId="51097CED" w:rsidR="00217E44" w:rsidRDefault="00217E44" w:rsidP="000C4D41">
      <w:pPr>
        <w:pStyle w:val="Substep"/>
        <w:numPr>
          <w:ilvl w:val="0"/>
          <w:numId w:val="0"/>
        </w:numPr>
        <w:ind w:left="2016"/>
      </w:pPr>
      <w:r>
        <w:t xml:space="preserve">SQL PowerShell Account </w:t>
      </w:r>
      <w:r w:rsidR="000C4D41">
        <w:t>Name: _</w:t>
      </w:r>
      <w:r>
        <w:t>________________________________</w:t>
      </w:r>
    </w:p>
    <w:p w14:paraId="7BED27F2" w14:textId="77777777" w:rsidR="00217E44" w:rsidRDefault="00217E44" w:rsidP="00217E44">
      <w:pPr>
        <w:pStyle w:val="Substep"/>
      </w:pPr>
      <w:r>
        <w:t>Local or SAN attached drive on each server to store the audit files for each instance.   Create a list of these audit file locations by SQL instance (Example and table below). 5 GB per monitored server is a suggested minimum for moderately busy servers.</w:t>
      </w:r>
    </w:p>
    <w:p w14:paraId="542256EA" w14:textId="2BED2BA7" w:rsidR="00217E44" w:rsidRDefault="00C93316" w:rsidP="00217E44">
      <w:pPr>
        <w:pStyle w:val="Substep"/>
      </w:pPr>
      <w:r>
        <w:t>Local or SA</w:t>
      </w:r>
      <w:r w:rsidR="00217E44">
        <w:t xml:space="preserve">N attached storage on the </w:t>
      </w:r>
      <w:r w:rsidR="00AA5C11">
        <w:t>Main Server</w:t>
      </w:r>
      <w:r w:rsidR="00217E44">
        <w:t xml:space="preserve"> to store audit files that are copied to the </w:t>
      </w:r>
      <w:r w:rsidR="00AA5C11">
        <w:t>Main Server</w:t>
      </w:r>
      <w:r w:rsidR="00217E44">
        <w:t xml:space="preserve"> from each monitored server. 5 GB per monitored instance is a suggested minimum for moderately busy servers. Naming this folder “</w:t>
      </w:r>
      <w:r w:rsidR="00CF3301">
        <w:t>Audit</w:t>
      </w:r>
      <w:r w:rsidR="00217E44">
        <w:t>SQL</w:t>
      </w:r>
      <w:r w:rsidR="00CF3301">
        <w:t>Audit</w:t>
      </w:r>
      <w:r w:rsidR="00217E44">
        <w:t>” is highly recommended.</w:t>
      </w:r>
    </w:p>
    <w:p w14:paraId="3C737C45" w14:textId="70BFA2C1" w:rsidR="00BE3FDD" w:rsidRPr="000C4D41" w:rsidRDefault="00217E44" w:rsidP="000C4D41">
      <w:pPr>
        <w:ind w:left="1308" w:firstLine="708"/>
        <w:rPr>
          <w:rFonts w:ascii="Times New Roman" w:eastAsia="Times New Roman" w:hAnsi="Times New Roman" w:cs="Times New Roman"/>
          <w:sz w:val="24"/>
          <w:szCs w:val="24"/>
          <w:lang w:eastAsia="en-US" w:bidi="he-IL"/>
        </w:rPr>
      </w:pPr>
      <w:r w:rsidRPr="000C4D41">
        <w:rPr>
          <w:rFonts w:ascii="Times New Roman" w:eastAsia="Times New Roman" w:hAnsi="Times New Roman" w:cs="Times New Roman"/>
          <w:sz w:val="24"/>
          <w:szCs w:val="24"/>
          <w:lang w:eastAsia="en-US" w:bidi="he-IL"/>
        </w:rPr>
        <w:t xml:space="preserve">Drive and Storage </w:t>
      </w:r>
      <w:r w:rsidR="000C4D41" w:rsidRPr="000C4D41">
        <w:rPr>
          <w:rFonts w:ascii="Times New Roman" w:eastAsia="Times New Roman" w:hAnsi="Times New Roman" w:cs="Times New Roman"/>
          <w:sz w:val="24"/>
          <w:szCs w:val="24"/>
          <w:lang w:eastAsia="en-US" w:bidi="he-IL"/>
        </w:rPr>
        <w:t>Path: _</w:t>
      </w:r>
      <w:r w:rsidRPr="000C4D41">
        <w:rPr>
          <w:rFonts w:ascii="Times New Roman" w:eastAsia="Times New Roman" w:hAnsi="Times New Roman" w:cs="Times New Roman"/>
          <w:sz w:val="24"/>
          <w:szCs w:val="24"/>
          <w:lang w:eastAsia="en-US" w:bidi="he-IL"/>
        </w:rPr>
        <w:t>__:\SQLAudit\__________________________</w:t>
      </w:r>
    </w:p>
    <w:p w14:paraId="16CE8842" w14:textId="1AE4FFA2" w:rsidR="00B5048D" w:rsidRDefault="0046778F" w:rsidP="00807A2D">
      <w:pPr>
        <w:pStyle w:val="Heading2"/>
      </w:pPr>
      <w:bookmarkStart w:id="11" w:name="_Toc465253138"/>
      <w:r>
        <w:t xml:space="preserve">Auditing </w:t>
      </w:r>
      <w:r w:rsidR="00B5048D">
        <w:t xml:space="preserve">Storage </w:t>
      </w:r>
      <w:commentRangeStart w:id="12"/>
      <w:r w:rsidR="00B5048D">
        <w:t>Requirements</w:t>
      </w:r>
      <w:commentRangeEnd w:id="12"/>
      <w:r w:rsidR="00B5048D">
        <w:rPr>
          <w:rStyle w:val="CommentReference"/>
          <w:rFonts w:ascii="Times New Roman" w:eastAsia="Times New Roman" w:hAnsi="Times New Roman" w:cs="Times New Roman"/>
          <w:b w:val="0"/>
          <w:bCs w:val="0"/>
          <w:smallCaps w:val="0"/>
          <w:color w:val="auto"/>
          <w:lang w:eastAsia="en-US"/>
        </w:rPr>
        <w:commentReference w:id="12"/>
      </w:r>
      <w:bookmarkEnd w:id="11"/>
    </w:p>
    <w:p w14:paraId="6A88EE7F" w14:textId="77777777" w:rsidR="00B5048D" w:rsidRPr="00B26EBA" w:rsidRDefault="00B5048D" w:rsidP="00807A2D">
      <w:r w:rsidRPr="00B26EBA">
        <w:t>When Auditing is enabled, the SQL Instance listens for the requested a</w:t>
      </w:r>
      <w:r>
        <w:t>uditable events, and when those events</w:t>
      </w:r>
      <w:r w:rsidRPr="00B26EBA">
        <w:t xml:space="preserve"> fire, a record is logged to a file.  The target location for a SQL Audit file can be physical or UNC.  If the SQL Instance is a stand-alone instance, it doesn’t really matter what file path is chosen for the Audit Log file, so long as there is sufficient space.  If the SQL Instance is a Failover Cluster the best choice may be a file share.</w:t>
      </w:r>
    </w:p>
    <w:p w14:paraId="32961FE5" w14:textId="6F3EDBF8" w:rsidR="00B5048D" w:rsidRPr="00D570AA" w:rsidRDefault="00B5048D" w:rsidP="00807A2D">
      <w:pPr>
        <w:rPr>
          <w:rFonts w:eastAsia="Times New Roman"/>
          <w:color w:val="000000"/>
        </w:rPr>
      </w:pPr>
      <w:r w:rsidRPr="00B26EBA">
        <w:t>The DBA has control over the local audit files that each instance will generate.  As des</w:t>
      </w:r>
      <w:r>
        <w:t>cribed in the next section, each audit file</w:t>
      </w:r>
      <w:r w:rsidRPr="00B26EBA">
        <w:t xml:space="preserve"> can be limited in size, </w:t>
      </w:r>
      <w:r>
        <w:t xml:space="preserve">can be limited in the total </w:t>
      </w:r>
      <w:r w:rsidRPr="00B26EBA">
        <w:t>number</w:t>
      </w:r>
      <w:r>
        <w:t xml:space="preserve"> of files that the instance will administer, and finally, if and when the files should</w:t>
      </w:r>
      <w:r w:rsidRPr="00B26EBA">
        <w:t xml:space="preserve"> roll-over.</w:t>
      </w:r>
      <w:r w:rsidR="00CE3677" w:rsidDel="00CE3677">
        <w:rPr>
          <w:rFonts w:eastAsia="Times New Roman"/>
          <w:color w:val="000000"/>
        </w:rPr>
        <w:t xml:space="preserve"> </w:t>
      </w:r>
      <w:r>
        <w:rPr>
          <w:rFonts w:eastAsia="Times New Roman"/>
          <w:color w:val="000000"/>
        </w:rPr>
        <w:t>Setting up SQL Audit with this Build Guide, the only storage requirement needed is the location that the audit files will be written to.</w:t>
      </w:r>
    </w:p>
    <w:p w14:paraId="445250CF" w14:textId="0C3828AB" w:rsidR="00B5048D" w:rsidRDefault="00B5048D" w:rsidP="00B5048D">
      <w:pPr>
        <w:pStyle w:val="ListParagraph"/>
        <w:numPr>
          <w:ilvl w:val="0"/>
          <w:numId w:val="94"/>
        </w:numPr>
        <w:spacing w:after="0" w:line="276" w:lineRule="auto"/>
        <w:rPr>
          <w:rFonts w:eastAsia="Times New Roman"/>
          <w:color w:val="000000"/>
        </w:rPr>
      </w:pPr>
      <w:r>
        <w:rPr>
          <w:rFonts w:eastAsia="Times New Roman"/>
          <w:color w:val="000000"/>
        </w:rPr>
        <w:t>If the server is a stand-alone server with few users</w:t>
      </w:r>
      <w:r w:rsidR="00AA5C11">
        <w:rPr>
          <w:rFonts w:eastAsia="Times New Roman"/>
          <w:color w:val="000000"/>
        </w:rPr>
        <w:t>,</w:t>
      </w:r>
      <w:r>
        <w:rPr>
          <w:rFonts w:eastAsia="Times New Roman"/>
          <w:color w:val="000000"/>
        </w:rPr>
        <w:t xml:space="preserve"> there will be </w:t>
      </w:r>
      <w:r w:rsidR="00AA5C11">
        <w:rPr>
          <w:rFonts w:eastAsia="Times New Roman"/>
        </w:rPr>
        <w:t>light</w:t>
      </w:r>
      <w:r w:rsidRPr="00EA4A65">
        <w:rPr>
          <w:rFonts w:eastAsia="Times New Roman"/>
        </w:rPr>
        <w:t xml:space="preserve"> </w:t>
      </w:r>
      <w:r>
        <w:rPr>
          <w:rFonts w:eastAsia="Times New Roman"/>
          <w:color w:val="000000"/>
        </w:rPr>
        <w:t>storage requirements.</w:t>
      </w:r>
    </w:p>
    <w:p w14:paraId="24F2ED04" w14:textId="77777777" w:rsidR="00B5048D" w:rsidRDefault="00B5048D" w:rsidP="00B5048D">
      <w:pPr>
        <w:pStyle w:val="ListParagraph"/>
        <w:numPr>
          <w:ilvl w:val="0"/>
          <w:numId w:val="94"/>
        </w:numPr>
        <w:spacing w:after="0" w:line="276" w:lineRule="auto"/>
        <w:rPr>
          <w:rFonts w:eastAsia="Times New Roman"/>
          <w:color w:val="000000"/>
        </w:rPr>
      </w:pPr>
      <w:r>
        <w:rPr>
          <w:rFonts w:eastAsia="Times New Roman"/>
          <w:color w:val="000000"/>
        </w:rPr>
        <w:lastRenderedPageBreak/>
        <w:t>The enterprise SharePoint portal SQL Servers, will likely have a significant storage requirement for the SQL Audit files.</w:t>
      </w:r>
    </w:p>
    <w:p w14:paraId="167B87CD" w14:textId="77777777" w:rsidR="00B5048D" w:rsidRDefault="00B5048D" w:rsidP="00B5048D">
      <w:pPr>
        <w:pStyle w:val="ListParagraph"/>
        <w:numPr>
          <w:ilvl w:val="0"/>
          <w:numId w:val="94"/>
        </w:numPr>
        <w:spacing w:after="0" w:line="276" w:lineRule="auto"/>
        <w:rPr>
          <w:rFonts w:eastAsia="Times New Roman"/>
          <w:color w:val="000000"/>
        </w:rPr>
      </w:pPr>
      <w:r w:rsidRPr="00F116E2">
        <w:rPr>
          <w:rFonts w:eastAsia="Times New Roman"/>
          <w:color w:val="000000"/>
        </w:rPr>
        <w:t>As a starting point for auditing, consider</w:t>
      </w:r>
      <w:r>
        <w:rPr>
          <w:rFonts w:eastAsia="Times New Roman"/>
          <w:color w:val="000000"/>
        </w:rPr>
        <w:t xml:space="preserve"> provisioning:</w:t>
      </w:r>
    </w:p>
    <w:p w14:paraId="1C1572AE" w14:textId="77777777" w:rsidR="00B5048D" w:rsidRDefault="00B5048D" w:rsidP="00B5048D">
      <w:pPr>
        <w:pStyle w:val="ListParagraph"/>
        <w:numPr>
          <w:ilvl w:val="1"/>
          <w:numId w:val="94"/>
        </w:numPr>
        <w:spacing w:after="0" w:line="276" w:lineRule="auto"/>
        <w:rPr>
          <w:rFonts w:eastAsia="Times New Roman"/>
          <w:color w:val="000000"/>
        </w:rPr>
      </w:pPr>
      <w:r>
        <w:rPr>
          <w:rFonts w:eastAsia="Times New Roman"/>
          <w:color w:val="000000"/>
        </w:rPr>
        <w:t>Low usage SQL Instances 10 GB per Instance for the audit files.</w:t>
      </w:r>
    </w:p>
    <w:p w14:paraId="7DDD4151" w14:textId="77777777" w:rsidR="00B5048D" w:rsidRDefault="00B5048D" w:rsidP="00B5048D">
      <w:pPr>
        <w:pStyle w:val="ListParagraph"/>
        <w:numPr>
          <w:ilvl w:val="1"/>
          <w:numId w:val="94"/>
        </w:numPr>
        <w:spacing w:after="0" w:line="276" w:lineRule="auto"/>
        <w:rPr>
          <w:rFonts w:eastAsia="Times New Roman"/>
          <w:color w:val="000000"/>
        </w:rPr>
      </w:pPr>
      <w:r>
        <w:rPr>
          <w:rFonts w:eastAsia="Times New Roman"/>
          <w:color w:val="000000"/>
        </w:rPr>
        <w:t>Medium-Low usage SQL Instances 20 GB per Instance for the audit files.</w:t>
      </w:r>
    </w:p>
    <w:p w14:paraId="2C1FC4E7" w14:textId="77777777" w:rsidR="00B5048D" w:rsidRDefault="00B5048D" w:rsidP="00B5048D">
      <w:pPr>
        <w:pStyle w:val="ListParagraph"/>
        <w:numPr>
          <w:ilvl w:val="1"/>
          <w:numId w:val="94"/>
        </w:numPr>
        <w:spacing w:after="0" w:line="276" w:lineRule="auto"/>
        <w:rPr>
          <w:rFonts w:eastAsia="Times New Roman"/>
          <w:color w:val="000000"/>
        </w:rPr>
      </w:pPr>
      <w:r>
        <w:rPr>
          <w:rFonts w:eastAsia="Times New Roman"/>
          <w:color w:val="000000"/>
        </w:rPr>
        <w:t>Medium usage SQL Instances 35 GB per Instance for the audit files.</w:t>
      </w:r>
    </w:p>
    <w:p w14:paraId="59D18ACA" w14:textId="77777777" w:rsidR="00B5048D" w:rsidRDefault="00B5048D" w:rsidP="00B5048D">
      <w:pPr>
        <w:pStyle w:val="ListParagraph"/>
        <w:numPr>
          <w:ilvl w:val="1"/>
          <w:numId w:val="94"/>
        </w:numPr>
        <w:spacing w:after="0" w:line="276" w:lineRule="auto"/>
        <w:rPr>
          <w:rFonts w:eastAsia="Times New Roman"/>
          <w:color w:val="000000"/>
        </w:rPr>
      </w:pPr>
      <w:r>
        <w:rPr>
          <w:rFonts w:eastAsia="Times New Roman"/>
          <w:color w:val="000000"/>
        </w:rPr>
        <w:t>Medium-High usage SQL Instances 60 GB per Instance for the audit files.</w:t>
      </w:r>
    </w:p>
    <w:p w14:paraId="56C63C0D" w14:textId="77777777" w:rsidR="00B5048D" w:rsidRPr="00D570AA" w:rsidRDefault="00B5048D" w:rsidP="00B5048D">
      <w:pPr>
        <w:pStyle w:val="ListParagraph"/>
        <w:numPr>
          <w:ilvl w:val="1"/>
          <w:numId w:val="94"/>
        </w:numPr>
        <w:spacing w:after="0" w:line="276" w:lineRule="auto"/>
        <w:rPr>
          <w:rFonts w:eastAsia="Times New Roman"/>
          <w:color w:val="000000"/>
        </w:rPr>
      </w:pPr>
      <w:r>
        <w:rPr>
          <w:rFonts w:eastAsia="Times New Roman"/>
          <w:color w:val="000000"/>
        </w:rPr>
        <w:t>High usage SQL Instances 200 GB per Instance for the audit files.</w:t>
      </w:r>
    </w:p>
    <w:p w14:paraId="18CC38E5" w14:textId="77777777" w:rsidR="00B5048D" w:rsidRPr="00B5048D" w:rsidRDefault="00B5048D" w:rsidP="00807A2D"/>
    <w:p w14:paraId="0120D2A0" w14:textId="3D44E33E" w:rsidR="00003AF1" w:rsidRDefault="00BE3FDD">
      <w:pPr>
        <w:pStyle w:val="Heading1"/>
      </w:pPr>
      <w:bookmarkStart w:id="13" w:name="_Toc465253139"/>
      <w:r>
        <w:t xml:space="preserve">Installation </w:t>
      </w:r>
      <w:r w:rsidR="006239CA">
        <w:t>Summary</w:t>
      </w:r>
      <w:bookmarkEnd w:id="13"/>
    </w:p>
    <w:p w14:paraId="633CF281" w14:textId="77777777" w:rsidR="006239CA" w:rsidRDefault="006239CA" w:rsidP="00676BD1">
      <w:pPr>
        <w:pStyle w:val="Heading2"/>
      </w:pPr>
      <w:bookmarkStart w:id="14" w:name="_Toc465253140"/>
      <w:r>
        <w:t>SQL Audit Section</w:t>
      </w:r>
      <w:bookmarkEnd w:id="14"/>
    </w:p>
    <w:p w14:paraId="3430296A" w14:textId="3828835A" w:rsidR="006239CA" w:rsidRDefault="00B70034" w:rsidP="00676BD1">
      <w:pPr>
        <w:pStyle w:val="Heading3"/>
        <w:rPr>
          <w:rFonts w:ascii="Times New Roman" w:hAnsi="Times New Roman"/>
          <w:sz w:val="24"/>
          <w:szCs w:val="24"/>
        </w:rPr>
      </w:pPr>
      <w:bookmarkStart w:id="15" w:name="_On_the_Central"/>
      <w:bookmarkStart w:id="16" w:name="_Toc465253141"/>
      <w:bookmarkEnd w:id="15"/>
      <w:r>
        <w:t>Audit setup o</w:t>
      </w:r>
      <w:r w:rsidR="006239CA">
        <w:t xml:space="preserve">n the </w:t>
      </w:r>
      <w:r w:rsidR="00ED1102">
        <w:t>Main</w:t>
      </w:r>
      <w:r w:rsidR="006239CA">
        <w:t xml:space="preserve"> Server</w:t>
      </w:r>
      <w:bookmarkEnd w:id="16"/>
    </w:p>
    <w:p w14:paraId="36B191B0" w14:textId="6B25A783" w:rsidR="006239CA" w:rsidRDefault="006239CA" w:rsidP="00F60A57">
      <w:pPr>
        <w:pStyle w:val="ListParagraph"/>
        <w:numPr>
          <w:ilvl w:val="0"/>
          <w:numId w:val="2"/>
        </w:numPr>
        <w:spacing w:after="200" w:line="276" w:lineRule="auto"/>
        <w:rPr>
          <w:rFonts w:ascii="Times New Roman" w:hAnsi="Times New Roman"/>
          <w:sz w:val="24"/>
          <w:szCs w:val="24"/>
        </w:rPr>
      </w:pPr>
      <w:r>
        <w:t xml:space="preserve">Create the audit database, tables, and stored procedures. </w:t>
      </w:r>
      <w:hyperlink w:anchor="_Create_the_audit" w:history="1">
        <w:r w:rsidR="008A163E" w:rsidRPr="00676BD1">
          <w:rPr>
            <w:rStyle w:val="Hyperlink"/>
          </w:rPr>
          <w:t>Link</w:t>
        </w:r>
      </w:hyperlink>
    </w:p>
    <w:p w14:paraId="552EE008" w14:textId="1E983B56" w:rsidR="006239CA" w:rsidRDefault="006239CA" w:rsidP="00F60A57">
      <w:pPr>
        <w:pStyle w:val="ListParagraph"/>
        <w:numPr>
          <w:ilvl w:val="0"/>
          <w:numId w:val="2"/>
        </w:numPr>
        <w:spacing w:after="200" w:line="276" w:lineRule="auto"/>
      </w:pPr>
      <w:r>
        <w:t xml:space="preserve">Create the folders and the share to hold the audit files on the </w:t>
      </w:r>
      <w:r w:rsidR="00CE3677">
        <w:t>Main Server</w:t>
      </w:r>
      <w:r>
        <w:t>.</w:t>
      </w:r>
      <w:r w:rsidR="008A163E">
        <w:t xml:space="preserve"> </w:t>
      </w:r>
      <w:hyperlink w:anchor="_Create_the_folders" w:history="1">
        <w:r w:rsidR="008A163E" w:rsidRPr="00EA5B03">
          <w:rPr>
            <w:rStyle w:val="Hyperlink"/>
          </w:rPr>
          <w:t>Link</w:t>
        </w:r>
      </w:hyperlink>
    </w:p>
    <w:p w14:paraId="02557D9C" w14:textId="77777777" w:rsidR="006239CA" w:rsidRDefault="006239CA" w:rsidP="00F60A57">
      <w:pPr>
        <w:pStyle w:val="ListParagraph"/>
        <w:numPr>
          <w:ilvl w:val="1"/>
          <w:numId w:val="2"/>
        </w:numPr>
        <w:spacing w:after="200" w:line="276" w:lineRule="auto"/>
      </w:pPr>
      <w:r>
        <w:t>Create x:\SQLAudit</w:t>
      </w:r>
    </w:p>
    <w:p w14:paraId="24C06FF6" w14:textId="1E9D6BF2" w:rsidR="006239CA" w:rsidRDefault="006239CA" w:rsidP="00F60A57">
      <w:pPr>
        <w:pStyle w:val="ListParagraph"/>
        <w:numPr>
          <w:ilvl w:val="1"/>
          <w:numId w:val="2"/>
        </w:numPr>
        <w:spacing w:after="200" w:line="276" w:lineRule="auto"/>
      </w:pPr>
      <w:r>
        <w:t>Create one sub folder for each instance</w:t>
      </w:r>
      <w:r w:rsidR="00ED1102">
        <w:t xml:space="preserve"> on the Main Server</w:t>
      </w:r>
      <w:r>
        <w:t xml:space="preserve"> to be monitored like x:\SQLAudit\Server_InstanceName (named instances) or x:\SQLAudit_MSSQL (default instances)</w:t>
      </w:r>
      <w:r w:rsidR="00ED1102">
        <w:t>. This is not for servers other than the Main Server. We’ll get to that later.</w:t>
      </w:r>
    </w:p>
    <w:p w14:paraId="563470FF" w14:textId="7B63685B" w:rsidR="00217E44" w:rsidRDefault="00217E44" w:rsidP="00F60A57">
      <w:pPr>
        <w:pStyle w:val="ListParagraph"/>
        <w:numPr>
          <w:ilvl w:val="1"/>
          <w:numId w:val="2"/>
        </w:numPr>
        <w:spacing w:after="200" w:line="276" w:lineRule="auto"/>
      </w:pPr>
      <w:r>
        <w:t>Assign Privileges.</w:t>
      </w:r>
    </w:p>
    <w:p w14:paraId="0594033E" w14:textId="724693D0" w:rsidR="006239CA" w:rsidRDefault="006239CA" w:rsidP="00F60A57">
      <w:pPr>
        <w:pStyle w:val="ListParagraph"/>
        <w:numPr>
          <w:ilvl w:val="0"/>
          <w:numId w:val="2"/>
        </w:numPr>
        <w:spacing w:after="200" w:line="276" w:lineRule="auto"/>
      </w:pPr>
      <w:r>
        <w:t>Create the SQL instance Audit, the instance Audit specification, and the Database Audit</w:t>
      </w:r>
      <w:r w:rsidR="00C63591" w:rsidRPr="00C63591">
        <w:t xml:space="preserve"> </w:t>
      </w:r>
      <w:r w:rsidR="00C63591">
        <w:t>specifications</w:t>
      </w:r>
      <w:r w:rsidR="00F733D0">
        <w:t xml:space="preserve"> by running 02CreateAuditObjects.sql</w:t>
      </w:r>
      <w:r w:rsidR="008A163E">
        <w:t xml:space="preserve">. </w:t>
      </w:r>
      <w:hyperlink w:anchor="_Create_the_SQL_1" w:history="1">
        <w:r w:rsidR="008A163E" w:rsidRPr="00C63591">
          <w:rPr>
            <w:rStyle w:val="Hyperlink"/>
          </w:rPr>
          <w:t>Link</w:t>
        </w:r>
      </w:hyperlink>
      <w:r>
        <w:t xml:space="preserve"> </w:t>
      </w:r>
    </w:p>
    <w:p w14:paraId="3407F176" w14:textId="6B05F149" w:rsidR="008A163E" w:rsidRDefault="006239CA" w:rsidP="00F60A57">
      <w:pPr>
        <w:pStyle w:val="ListParagraph"/>
        <w:numPr>
          <w:ilvl w:val="0"/>
          <w:numId w:val="2"/>
        </w:numPr>
        <w:spacing w:after="200" w:line="276" w:lineRule="auto"/>
      </w:pPr>
      <w:r>
        <w:t xml:space="preserve">Create the Import Job which will move the audit data from folders on the </w:t>
      </w:r>
      <w:r w:rsidR="00CE3677">
        <w:t>Main Server</w:t>
      </w:r>
      <w:r w:rsidR="005F47FE">
        <w:t xml:space="preserve"> into the repository database</w:t>
      </w:r>
      <w:r w:rsidR="00F733D0">
        <w:t xml:space="preserve"> by running 03CreateAuditImportFilesjob.sql</w:t>
      </w:r>
      <w:r w:rsidR="005F47FE">
        <w:t>.</w:t>
      </w:r>
      <w:r>
        <w:t xml:space="preserve"> </w:t>
      </w:r>
      <w:hyperlink w:anchor="_Create_the_Import_1" w:history="1">
        <w:r w:rsidR="008A163E" w:rsidRPr="005F47FE">
          <w:rPr>
            <w:rStyle w:val="Hyperlink"/>
          </w:rPr>
          <w:t>Link</w:t>
        </w:r>
      </w:hyperlink>
    </w:p>
    <w:p w14:paraId="2CED2B0E" w14:textId="2DD1CE70" w:rsidR="005F47FE" w:rsidRDefault="005F47FE" w:rsidP="00F60A57">
      <w:pPr>
        <w:pStyle w:val="ListParagraph"/>
        <w:numPr>
          <w:ilvl w:val="0"/>
          <w:numId w:val="2"/>
        </w:numPr>
        <w:spacing w:after="200" w:line="276" w:lineRule="auto"/>
      </w:pPr>
      <w:r>
        <w:t xml:space="preserve">Create the AuditCopy job that copies the audit data from the folder where the files are created to the </w:t>
      </w:r>
      <w:r w:rsidR="00B87356">
        <w:t xml:space="preserve">Main Server’s holding </w:t>
      </w:r>
      <w:r>
        <w:t>folder</w:t>
      </w:r>
      <w:r w:rsidR="00B87356">
        <w:t xml:space="preserve"> created in 2b above</w:t>
      </w:r>
      <w:r w:rsidR="00F733D0">
        <w:t xml:space="preserve"> by running 04CreateAuditCopyJob.sql</w:t>
      </w:r>
      <w:r>
        <w:t xml:space="preserve">. </w:t>
      </w:r>
      <w:hyperlink w:anchor="_Create_the_AuditCopy_1" w:history="1">
        <w:r w:rsidRPr="005F47FE">
          <w:rPr>
            <w:rStyle w:val="Hyperlink"/>
          </w:rPr>
          <w:t>Link</w:t>
        </w:r>
      </w:hyperlink>
    </w:p>
    <w:p w14:paraId="0B71B037" w14:textId="26C618CC" w:rsidR="006239CA" w:rsidRDefault="006239CA" w:rsidP="00F60A57">
      <w:pPr>
        <w:pStyle w:val="ListParagraph"/>
        <w:numPr>
          <w:ilvl w:val="0"/>
          <w:numId w:val="2"/>
        </w:numPr>
        <w:spacing w:after="200" w:line="276" w:lineRule="auto"/>
      </w:pPr>
      <w:r>
        <w:t xml:space="preserve">Publish the reports to the ReportServer. </w:t>
      </w:r>
      <w:hyperlink w:anchor="_Publish_the_reports" w:history="1">
        <w:r w:rsidR="008A163E" w:rsidRPr="005F47FE">
          <w:rPr>
            <w:rStyle w:val="Hyperlink"/>
          </w:rPr>
          <w:t>Link</w:t>
        </w:r>
      </w:hyperlink>
    </w:p>
    <w:p w14:paraId="2381E7E7" w14:textId="77777777" w:rsidR="006239CA" w:rsidRDefault="006239CA" w:rsidP="00F60A57">
      <w:pPr>
        <w:pStyle w:val="ListParagraph"/>
        <w:numPr>
          <w:ilvl w:val="1"/>
          <w:numId w:val="2"/>
        </w:numPr>
        <w:spacing w:after="200" w:line="276" w:lineRule="auto"/>
      </w:pPr>
      <w:r>
        <w:t>This is a script to be used with the rs.exe cmd line utility.</w:t>
      </w:r>
    </w:p>
    <w:p w14:paraId="49AA4C0E" w14:textId="53DAF41A" w:rsidR="006239CA" w:rsidRDefault="006239CA" w:rsidP="00F60A57">
      <w:pPr>
        <w:pStyle w:val="ListParagraph"/>
        <w:numPr>
          <w:ilvl w:val="1"/>
          <w:numId w:val="2"/>
        </w:numPr>
        <w:spacing w:after="200" w:line="276" w:lineRule="auto"/>
      </w:pPr>
      <w:r>
        <w:t xml:space="preserve">See </w:t>
      </w:r>
      <w:r w:rsidR="00B87356">
        <w:t xml:space="preserve">in-script </w:t>
      </w:r>
      <w:r>
        <w:t>comments</w:t>
      </w:r>
      <w:r w:rsidR="00B87356">
        <w:t xml:space="preserve"> to set values</w:t>
      </w:r>
      <w:r>
        <w:t xml:space="preserve"> at the top of the .rss script.</w:t>
      </w:r>
    </w:p>
    <w:p w14:paraId="25348556" w14:textId="03F29441" w:rsidR="006239CA" w:rsidRDefault="006239CA" w:rsidP="00F60A57">
      <w:pPr>
        <w:pStyle w:val="ListParagraph"/>
        <w:numPr>
          <w:ilvl w:val="0"/>
          <w:numId w:val="2"/>
        </w:numPr>
        <w:spacing w:after="200" w:line="276" w:lineRule="auto"/>
      </w:pPr>
      <w:r>
        <w:t>Set the permissions to view Audit information through the included reports.</w:t>
      </w:r>
      <w:r w:rsidR="008A163E">
        <w:t xml:space="preserve"> </w:t>
      </w:r>
      <w:hyperlink w:anchor="_Set_the_permissions" w:history="1">
        <w:r w:rsidR="008A163E" w:rsidRPr="005F47FE">
          <w:rPr>
            <w:rStyle w:val="Hyperlink"/>
          </w:rPr>
          <w:t>Link</w:t>
        </w:r>
      </w:hyperlink>
    </w:p>
    <w:p w14:paraId="6AEBFC52" w14:textId="36A1ECF3" w:rsidR="006239CA" w:rsidRDefault="006239CA" w:rsidP="00F60A57">
      <w:pPr>
        <w:pStyle w:val="ListParagraph"/>
        <w:numPr>
          <w:ilvl w:val="1"/>
          <w:numId w:val="2"/>
        </w:numPr>
        <w:spacing w:after="200" w:line="276" w:lineRule="auto"/>
      </w:pPr>
      <w:r>
        <w:t xml:space="preserve">Use sysadmin and administrator accounts for now. </w:t>
      </w:r>
      <w:r w:rsidR="00110769">
        <w:t>Wi</w:t>
      </w:r>
      <w:r>
        <w:t xml:space="preserve">ll </w:t>
      </w:r>
      <w:r w:rsidR="006D783B">
        <w:t>up</w:t>
      </w:r>
      <w:r w:rsidR="00110769">
        <w:t xml:space="preserve">date </w:t>
      </w:r>
      <w:r>
        <w:t>this shortly.</w:t>
      </w:r>
    </w:p>
    <w:p w14:paraId="09984253" w14:textId="77777777" w:rsidR="00060CCE" w:rsidRDefault="00060CCE" w:rsidP="00B70034">
      <w:pPr>
        <w:pStyle w:val="Heading3"/>
      </w:pPr>
      <w:bookmarkStart w:id="17" w:name="_On_each_server"/>
      <w:bookmarkStart w:id="18" w:name="_Toc465253142"/>
      <w:bookmarkEnd w:id="17"/>
      <w:r>
        <w:t>Audit Setup on each Remote Monitored Server</w:t>
      </w:r>
      <w:bookmarkEnd w:id="18"/>
    </w:p>
    <w:p w14:paraId="630C1459" w14:textId="73FE70D8" w:rsidR="006239CA" w:rsidRDefault="006239CA" w:rsidP="00F60A57">
      <w:pPr>
        <w:pStyle w:val="ListParagraph"/>
        <w:numPr>
          <w:ilvl w:val="0"/>
          <w:numId w:val="3"/>
        </w:numPr>
        <w:spacing w:after="200" w:line="276" w:lineRule="auto"/>
      </w:pPr>
      <w:r>
        <w:t>Create the SQL instance Audit, the instance Audit specification, and the Database Audit specification. (</w:t>
      </w:r>
      <w:r w:rsidR="005C61EC">
        <w:t>02</w:t>
      </w:r>
      <w:r>
        <w:t>CreateAudit</w:t>
      </w:r>
      <w:r w:rsidR="00F733D0">
        <w:t>Objects</w:t>
      </w:r>
      <w:r>
        <w:t>.sql)</w:t>
      </w:r>
      <w:r w:rsidR="008A163E">
        <w:t xml:space="preserve"> </w:t>
      </w:r>
      <w:hyperlink w:anchor="_Create_the_SQL" w:history="1">
        <w:r w:rsidR="008A163E" w:rsidRPr="00657DBA">
          <w:rPr>
            <w:rStyle w:val="Hyperlink"/>
          </w:rPr>
          <w:t>Link</w:t>
        </w:r>
      </w:hyperlink>
    </w:p>
    <w:p w14:paraId="617589E6" w14:textId="466EA160" w:rsidR="006239CA" w:rsidRDefault="006239CA" w:rsidP="00F60A57">
      <w:pPr>
        <w:pStyle w:val="ListParagraph"/>
        <w:numPr>
          <w:ilvl w:val="0"/>
          <w:numId w:val="3"/>
        </w:numPr>
        <w:spacing w:after="200" w:line="276" w:lineRule="auto"/>
      </w:pPr>
      <w:r>
        <w:t>Create the Proxy and Credential (</w:t>
      </w:r>
      <w:r w:rsidR="00560944">
        <w:t>02CreateAuditObjects.sql</w:t>
      </w:r>
      <w:r>
        <w:t>)</w:t>
      </w:r>
      <w:r w:rsidR="008A163E">
        <w:t xml:space="preserve"> </w:t>
      </w:r>
      <w:hyperlink w:anchor="_Create_the_Proxy" w:history="1">
        <w:r w:rsidR="008A163E" w:rsidRPr="00657DBA">
          <w:rPr>
            <w:rStyle w:val="Hyperlink"/>
          </w:rPr>
          <w:t>Link</w:t>
        </w:r>
      </w:hyperlink>
    </w:p>
    <w:p w14:paraId="75382826" w14:textId="4482D5F8" w:rsidR="006239CA" w:rsidRPr="00475284" w:rsidRDefault="006239CA" w:rsidP="00F60A57">
      <w:pPr>
        <w:pStyle w:val="ListParagraph"/>
        <w:numPr>
          <w:ilvl w:val="0"/>
          <w:numId w:val="3"/>
        </w:numPr>
        <w:spacing w:after="200" w:line="276" w:lineRule="auto"/>
        <w:rPr>
          <w:rStyle w:val="Hyperlink"/>
          <w:color w:val="auto"/>
          <w:u w:val="none"/>
        </w:rPr>
      </w:pPr>
      <w:r>
        <w:lastRenderedPageBreak/>
        <w:t xml:space="preserve">Create the AuditCopy job that copies the audit data from the folder where the files are created to the correct folder on the </w:t>
      </w:r>
      <w:r w:rsidR="00CE3677">
        <w:t>Main Server</w:t>
      </w:r>
      <w:r>
        <w:t>.</w:t>
      </w:r>
      <w:r w:rsidR="00C93316">
        <w:t xml:space="preserve"> This job is </w:t>
      </w:r>
      <w:r w:rsidR="00B87356">
        <w:t xml:space="preserve">created and run </w:t>
      </w:r>
      <w:r w:rsidR="00C93316">
        <w:t>on</w:t>
      </w:r>
      <w:r w:rsidR="00B87356">
        <w:t xml:space="preserve"> each</w:t>
      </w:r>
      <w:r w:rsidR="00C93316">
        <w:t xml:space="preserve"> remote server</w:t>
      </w:r>
      <w:r>
        <w:t xml:space="preserve"> (</w:t>
      </w:r>
      <w:r w:rsidR="00F733D0">
        <w:t>04CreateAuditCopyJob.sql</w:t>
      </w:r>
      <w:r>
        <w:t>)</w:t>
      </w:r>
      <w:r w:rsidR="008A163E">
        <w:t xml:space="preserve"> </w:t>
      </w:r>
      <w:hyperlink w:anchor="_Create_the_AuditCopy" w:history="1">
        <w:r w:rsidR="008A163E" w:rsidRPr="00657DBA">
          <w:rPr>
            <w:rStyle w:val="Hyperlink"/>
          </w:rPr>
          <w:t>Link</w:t>
        </w:r>
      </w:hyperlink>
    </w:p>
    <w:p w14:paraId="124F3E8C" w14:textId="114D0AA1" w:rsidR="00475284" w:rsidRPr="00475284" w:rsidRDefault="00C93316" w:rsidP="00F60A57">
      <w:pPr>
        <w:pStyle w:val="ListParagraph"/>
        <w:numPr>
          <w:ilvl w:val="0"/>
          <w:numId w:val="3"/>
        </w:numPr>
      </w:pPr>
      <w:r>
        <w:t xml:space="preserve">(Optional) </w:t>
      </w:r>
      <w:r w:rsidR="00475284" w:rsidRPr="00475284">
        <w:t>Edit the “Import Audit Files” job to include the new server</w:t>
      </w:r>
      <w:r w:rsidR="00B87356">
        <w:t xml:space="preserve"> if necessary</w:t>
      </w:r>
      <w:r w:rsidR="00475284" w:rsidRPr="00475284">
        <w:t>.</w:t>
      </w:r>
      <w:r w:rsidR="00475284">
        <w:t xml:space="preserve"> </w:t>
      </w:r>
      <w:hyperlink r:id="rId11" w:anchor="_Edit_the_" w:history="1">
        <w:r w:rsidR="00475284" w:rsidRPr="00475284">
          <w:rPr>
            <w:rStyle w:val="Hyperlink"/>
          </w:rPr>
          <w:t>Link</w:t>
        </w:r>
      </w:hyperlink>
    </w:p>
    <w:p w14:paraId="5509A60C" w14:textId="77777777" w:rsidR="00475284" w:rsidRDefault="00475284" w:rsidP="00C93316">
      <w:pPr>
        <w:pStyle w:val="ListParagraph"/>
        <w:spacing w:after="200" w:line="276" w:lineRule="auto"/>
      </w:pPr>
    </w:p>
    <w:p w14:paraId="066933B8" w14:textId="4D6D8674" w:rsidR="006239CA" w:rsidRDefault="006239CA" w:rsidP="00B70034">
      <w:pPr>
        <w:pStyle w:val="Heading2"/>
      </w:pPr>
      <w:bookmarkStart w:id="19" w:name="_Policy_Section"/>
      <w:bookmarkStart w:id="20" w:name="_Toc465253143"/>
      <w:bookmarkEnd w:id="19"/>
      <w:r>
        <w:t>Policy Section</w:t>
      </w:r>
      <w:bookmarkEnd w:id="20"/>
    </w:p>
    <w:p w14:paraId="7DCBED93" w14:textId="5B5E8F6B" w:rsidR="00C93316" w:rsidRPr="00C93316" w:rsidRDefault="00C93316" w:rsidP="00C93316">
      <w:r>
        <w:t xml:space="preserve">All steps are performed on the </w:t>
      </w:r>
      <w:r w:rsidR="00CE3677">
        <w:t>Main Server</w:t>
      </w:r>
      <w:r>
        <w:t xml:space="preserve"> only unless otherwise marked.</w:t>
      </w:r>
    </w:p>
    <w:p w14:paraId="0CF1BB57" w14:textId="27954960" w:rsidR="006239CA" w:rsidRDefault="00C93316" w:rsidP="00F60A57">
      <w:pPr>
        <w:pStyle w:val="ListParagraph"/>
        <w:numPr>
          <w:ilvl w:val="0"/>
          <w:numId w:val="4"/>
        </w:numPr>
        <w:spacing w:after="200" w:line="276" w:lineRule="auto"/>
      </w:pPr>
      <w:r>
        <w:t>Manually Import Policies</w:t>
      </w:r>
      <w:r w:rsidR="006239CA">
        <w:t xml:space="preserve"> (SQL2012v5 STIG Policies)</w:t>
      </w:r>
      <w:r w:rsidR="008A163E">
        <w:t xml:space="preserve"> </w:t>
      </w:r>
      <w:hyperlink w:anchor="_Manually_Import_Policies" w:history="1">
        <w:r w:rsidR="008A163E" w:rsidRPr="00657DBA">
          <w:rPr>
            <w:rStyle w:val="Hyperlink"/>
          </w:rPr>
          <w:t>Link</w:t>
        </w:r>
      </w:hyperlink>
    </w:p>
    <w:p w14:paraId="30ACB380" w14:textId="1E9A0F57" w:rsidR="006239CA" w:rsidRDefault="006239CA" w:rsidP="00F60A57">
      <w:pPr>
        <w:pStyle w:val="ListParagraph"/>
        <w:numPr>
          <w:ilvl w:val="0"/>
          <w:numId w:val="4"/>
        </w:numPr>
        <w:spacing w:after="200" w:line="276" w:lineRule="auto"/>
      </w:pPr>
      <w:r>
        <w:t>Configure the PowerShell user account rights</w:t>
      </w:r>
      <w:r w:rsidR="00657DBA">
        <w:t xml:space="preserve"> (</w:t>
      </w:r>
      <w:r>
        <w:t>give it Admin for now)</w:t>
      </w:r>
      <w:r w:rsidR="008A163E">
        <w:t xml:space="preserve"> </w:t>
      </w:r>
      <w:hyperlink w:anchor="_Configure_the_PowerShell" w:history="1">
        <w:r w:rsidR="008A163E" w:rsidRPr="00657DBA">
          <w:rPr>
            <w:rStyle w:val="Hyperlink"/>
          </w:rPr>
          <w:t>Link</w:t>
        </w:r>
      </w:hyperlink>
    </w:p>
    <w:p w14:paraId="6C6F067F" w14:textId="34DF20F9" w:rsidR="006239CA" w:rsidRDefault="00C93316" w:rsidP="00F60A57">
      <w:pPr>
        <w:pStyle w:val="ListParagraph"/>
        <w:numPr>
          <w:ilvl w:val="0"/>
          <w:numId w:val="4"/>
        </w:numPr>
        <w:spacing w:after="200" w:line="276" w:lineRule="auto"/>
      </w:pPr>
      <w:r>
        <w:t>Create the Database</w:t>
      </w:r>
      <w:r w:rsidR="006239CA">
        <w:t xml:space="preserve"> (</w:t>
      </w:r>
      <w:r w:rsidR="00F733D0">
        <w:t>06CreatePolicyDB.sql</w:t>
      </w:r>
      <w:r w:rsidR="006239CA">
        <w:t>)</w:t>
      </w:r>
      <w:r w:rsidR="008A163E">
        <w:t xml:space="preserve"> </w:t>
      </w:r>
      <w:hyperlink w:anchor="_Create_the_Database" w:history="1">
        <w:r w:rsidR="008A163E" w:rsidRPr="00657DBA">
          <w:rPr>
            <w:rStyle w:val="Hyperlink"/>
          </w:rPr>
          <w:t>Link</w:t>
        </w:r>
      </w:hyperlink>
    </w:p>
    <w:p w14:paraId="4740C94F" w14:textId="0A948BD9" w:rsidR="006239CA" w:rsidRPr="007B691C" w:rsidRDefault="006239CA" w:rsidP="00F60A57">
      <w:pPr>
        <w:pStyle w:val="ListParagraph"/>
        <w:numPr>
          <w:ilvl w:val="0"/>
          <w:numId w:val="4"/>
        </w:numPr>
        <w:spacing w:after="200" w:line="276" w:lineRule="auto"/>
        <w:rPr>
          <w:rStyle w:val="Hyperlink"/>
          <w:color w:val="auto"/>
          <w:u w:val="none"/>
        </w:rPr>
      </w:pPr>
      <w:r>
        <w:t>Create Synonyms, Linked Server, Login, Credential, and Proxy (each monitored server) (7) (</w:t>
      </w:r>
      <w:r w:rsidR="00F733D0">
        <w:t>07CreatePolicyObjects.sql</w:t>
      </w:r>
      <w:r>
        <w:t>)</w:t>
      </w:r>
      <w:r w:rsidR="008A163E">
        <w:t xml:space="preserve"> </w:t>
      </w:r>
      <w:hyperlink w:anchor="_Create_Synonyms,_Linked" w:history="1">
        <w:r w:rsidR="008A163E" w:rsidRPr="006F788D">
          <w:rPr>
            <w:rStyle w:val="Hyperlink"/>
          </w:rPr>
          <w:t>Link</w:t>
        </w:r>
      </w:hyperlink>
    </w:p>
    <w:p w14:paraId="15536C95" w14:textId="6F483AB6" w:rsidR="00675F17" w:rsidRDefault="00900EF2" w:rsidP="00F60A57">
      <w:pPr>
        <w:pStyle w:val="ListParagraph"/>
        <w:numPr>
          <w:ilvl w:val="0"/>
          <w:numId w:val="4"/>
        </w:numPr>
        <w:spacing w:after="200" w:line="276" w:lineRule="auto"/>
      </w:pPr>
      <w:r>
        <w:t>Create an Alias for the Main Server</w:t>
      </w:r>
      <w:r w:rsidR="00675F17">
        <w:t xml:space="preserve"> </w:t>
      </w:r>
      <w:hyperlink w:anchor="_Configure_Alias_for" w:history="1">
        <w:r w:rsidR="00675F17" w:rsidRPr="00675F17">
          <w:rPr>
            <w:rStyle w:val="Hyperlink"/>
          </w:rPr>
          <w:t>Link</w:t>
        </w:r>
      </w:hyperlink>
    </w:p>
    <w:p w14:paraId="237550FF" w14:textId="1645A0C5" w:rsidR="006239CA" w:rsidRDefault="006239CA" w:rsidP="00F60A57">
      <w:pPr>
        <w:pStyle w:val="ListParagraph"/>
        <w:numPr>
          <w:ilvl w:val="0"/>
          <w:numId w:val="4"/>
        </w:numPr>
        <w:spacing w:after="200" w:line="276" w:lineRule="auto"/>
      </w:pPr>
      <w:r>
        <w:t>Manual policies test. Evaluate through SS</w:t>
      </w:r>
      <w:r w:rsidR="00C93316">
        <w:t>MS. Make sure targets are hit.</w:t>
      </w:r>
      <w:r w:rsidR="008A163E">
        <w:t xml:space="preserve"> </w:t>
      </w:r>
      <w:hyperlink w:anchor="_Manual_policies_test." w:history="1">
        <w:r w:rsidR="008A163E" w:rsidRPr="006F788D">
          <w:rPr>
            <w:rStyle w:val="Hyperlink"/>
          </w:rPr>
          <w:t>Link</w:t>
        </w:r>
      </w:hyperlink>
    </w:p>
    <w:p w14:paraId="66B114C9" w14:textId="30A7BAEB" w:rsidR="006239CA" w:rsidRDefault="006239CA" w:rsidP="00F60A57">
      <w:pPr>
        <w:pStyle w:val="ListParagraph"/>
        <w:numPr>
          <w:ilvl w:val="0"/>
          <w:numId w:val="4"/>
        </w:numPr>
        <w:spacing w:after="200" w:line="276" w:lineRule="auto"/>
      </w:pPr>
      <w:r>
        <w:t>Disable the auto-created evaluation job</w:t>
      </w:r>
      <w:r w:rsidR="008A163E">
        <w:t xml:space="preserve"> </w:t>
      </w:r>
      <w:hyperlink w:anchor="_Disable_the_auto-created" w:history="1">
        <w:r w:rsidR="008A163E" w:rsidRPr="006F788D">
          <w:rPr>
            <w:rStyle w:val="Hyperlink"/>
          </w:rPr>
          <w:t>Link</w:t>
        </w:r>
      </w:hyperlink>
    </w:p>
    <w:p w14:paraId="32774E2B" w14:textId="1349DBCA" w:rsidR="006239CA" w:rsidRDefault="006239CA" w:rsidP="00F60A57">
      <w:pPr>
        <w:pStyle w:val="ListParagraph"/>
        <w:numPr>
          <w:ilvl w:val="0"/>
          <w:numId w:val="4"/>
        </w:numPr>
        <w:spacing w:after="200" w:line="276" w:lineRule="auto"/>
      </w:pPr>
      <w:r>
        <w:t>Create the working directory</w:t>
      </w:r>
      <w:r w:rsidR="008A163E">
        <w:t xml:space="preserve"> </w:t>
      </w:r>
      <w:hyperlink w:anchor="_Create_the_working" w:history="1">
        <w:r w:rsidR="008A163E" w:rsidRPr="006F788D">
          <w:rPr>
            <w:rStyle w:val="Hyperlink"/>
          </w:rPr>
          <w:t>Link</w:t>
        </w:r>
      </w:hyperlink>
    </w:p>
    <w:p w14:paraId="25FE97B9" w14:textId="77777777" w:rsidR="006239CA" w:rsidRDefault="006239CA" w:rsidP="00F60A57">
      <w:pPr>
        <w:pStyle w:val="ListParagraph"/>
        <w:numPr>
          <w:ilvl w:val="1"/>
          <w:numId w:val="4"/>
        </w:numPr>
        <w:spacing w:after="200" w:line="276" w:lineRule="auto"/>
      </w:pPr>
      <w:r>
        <w:t>x:\SQLPolicy\Working should work fine</w:t>
      </w:r>
    </w:p>
    <w:p w14:paraId="330F4E5A" w14:textId="5F7D9EB7" w:rsidR="006239CA" w:rsidRDefault="006239CA" w:rsidP="00B92D0C">
      <w:pPr>
        <w:pStyle w:val="ListParagraph"/>
        <w:numPr>
          <w:ilvl w:val="0"/>
          <w:numId w:val="4"/>
        </w:numPr>
        <w:spacing w:after="200" w:line="276" w:lineRule="auto"/>
      </w:pPr>
      <w:r>
        <w:t>Cr</w:t>
      </w:r>
      <w:r w:rsidR="00C93316">
        <w:t>eate the Import Policies Job</w:t>
      </w:r>
      <w:r>
        <w:t xml:space="preserve"> (</w:t>
      </w:r>
      <w:r w:rsidR="00324997">
        <w:t>08CreatePolicyImportJob.sql</w:t>
      </w:r>
      <w:r>
        <w:t>)</w:t>
      </w:r>
      <w:r w:rsidR="008A163E">
        <w:t xml:space="preserve"> </w:t>
      </w:r>
      <w:hyperlink w:anchor="_Create_the_Import" w:history="1">
        <w:r w:rsidR="008A163E" w:rsidRPr="006F788D">
          <w:rPr>
            <w:rStyle w:val="Hyperlink"/>
          </w:rPr>
          <w:t>Link</w:t>
        </w:r>
      </w:hyperlink>
    </w:p>
    <w:p w14:paraId="6D3DAABC" w14:textId="7BB05B2C" w:rsidR="006239CA" w:rsidRDefault="006239CA" w:rsidP="00F60A57">
      <w:pPr>
        <w:pStyle w:val="ListParagraph"/>
        <w:numPr>
          <w:ilvl w:val="0"/>
          <w:numId w:val="4"/>
        </w:numPr>
        <w:spacing w:after="200" w:line="276" w:lineRule="auto"/>
      </w:pPr>
      <w:r>
        <w:t xml:space="preserve">Publish reports, data source, and share dataset to SSRS (Report Server </w:t>
      </w:r>
      <w:r w:rsidR="00B92D0C">
        <w:t>only) (</w:t>
      </w:r>
      <w:r w:rsidR="003332DA">
        <w:t>09PublishPolicyReports.rss</w:t>
      </w:r>
      <w:r>
        <w:t>)</w:t>
      </w:r>
      <w:r w:rsidR="008A163E">
        <w:t xml:space="preserve"> </w:t>
      </w:r>
      <w:hyperlink w:anchor="_Publish_reports,_data" w:history="1">
        <w:r w:rsidR="008A163E" w:rsidRPr="006F788D">
          <w:rPr>
            <w:rStyle w:val="Hyperlink"/>
          </w:rPr>
          <w:t>Link</w:t>
        </w:r>
      </w:hyperlink>
    </w:p>
    <w:p w14:paraId="71CBD88B" w14:textId="77777777" w:rsidR="006239CA" w:rsidRDefault="006239CA" w:rsidP="00F60A57">
      <w:pPr>
        <w:pStyle w:val="ListParagraph"/>
        <w:numPr>
          <w:ilvl w:val="1"/>
          <w:numId w:val="4"/>
        </w:numPr>
        <w:spacing w:after="200" w:line="276" w:lineRule="auto"/>
      </w:pPr>
      <w:r>
        <w:t>This is a script to be used with the rs.exe cmd line utility.</w:t>
      </w:r>
    </w:p>
    <w:p w14:paraId="343F3C37" w14:textId="77777777" w:rsidR="006239CA" w:rsidRDefault="006239CA" w:rsidP="00F60A57">
      <w:pPr>
        <w:pStyle w:val="ListParagraph"/>
        <w:numPr>
          <w:ilvl w:val="1"/>
          <w:numId w:val="4"/>
        </w:numPr>
        <w:spacing w:after="200" w:line="276" w:lineRule="auto"/>
      </w:pPr>
      <w:r>
        <w:t>See comments at the top of the .rss script.</w:t>
      </w:r>
    </w:p>
    <w:p w14:paraId="78F5DD39" w14:textId="77777777" w:rsidR="006239CA" w:rsidRDefault="006239CA"/>
    <w:p w14:paraId="0B34CC58" w14:textId="07219671" w:rsidR="00003AF1" w:rsidRDefault="008A163E" w:rsidP="006239CA">
      <w:pPr>
        <w:pStyle w:val="Heading1"/>
      </w:pPr>
      <w:bookmarkStart w:id="21" w:name="_Toc465253144"/>
      <w:r>
        <w:t>Installation Scripts</w:t>
      </w:r>
      <w:bookmarkEnd w:id="21"/>
    </w:p>
    <w:p w14:paraId="2F048D91" w14:textId="5943FE68" w:rsidR="008A163E" w:rsidRDefault="008A163E" w:rsidP="006239CA">
      <w:pPr>
        <w:pStyle w:val="Heading2"/>
      </w:pPr>
      <w:bookmarkStart w:id="22" w:name="_Toc465253145"/>
      <w:r>
        <w:t>Files</w:t>
      </w:r>
      <w:bookmarkEnd w:id="22"/>
    </w:p>
    <w:p w14:paraId="2083BA31" w14:textId="639457B2" w:rsidR="008A163E" w:rsidRDefault="008A163E" w:rsidP="008A163E"/>
    <w:p w14:paraId="4CF54445" w14:textId="7163691A" w:rsidR="008A163E" w:rsidRDefault="008A163E" w:rsidP="008A163E">
      <w:r>
        <w:t>The following files are needed for the installation of the SQL Monitor:</w:t>
      </w:r>
    </w:p>
    <w:tbl>
      <w:tblPr>
        <w:tblStyle w:val="ListTable3"/>
        <w:tblW w:w="0" w:type="auto"/>
        <w:jc w:val="center"/>
        <w:tblLook w:val="0420" w:firstRow="1" w:lastRow="0" w:firstColumn="0" w:lastColumn="0" w:noHBand="0" w:noVBand="1"/>
      </w:tblPr>
      <w:tblGrid>
        <w:gridCol w:w="4028"/>
      </w:tblGrid>
      <w:tr w:rsidR="002D7760" w:rsidRPr="002D7760" w14:paraId="12408A8F" w14:textId="77777777" w:rsidTr="007B691C">
        <w:trPr>
          <w:cnfStyle w:val="100000000000" w:firstRow="1" w:lastRow="0" w:firstColumn="0" w:lastColumn="0" w:oddVBand="0" w:evenVBand="0" w:oddHBand="0" w:evenHBand="0" w:firstRowFirstColumn="0" w:firstRowLastColumn="0" w:lastRowFirstColumn="0" w:lastRowLastColumn="0"/>
          <w:trHeight w:val="267"/>
          <w:jc w:val="center"/>
        </w:trPr>
        <w:tc>
          <w:tcPr>
            <w:tcW w:w="4028" w:type="dxa"/>
          </w:tcPr>
          <w:p w14:paraId="44B5EC8C" w14:textId="77777777" w:rsidR="002D7760" w:rsidRDefault="002D7760" w:rsidP="00657DBA">
            <w:r>
              <w:t>File Names</w:t>
            </w:r>
          </w:p>
        </w:tc>
      </w:tr>
      <w:tr w:rsidR="002D7760" w:rsidRPr="002D7760" w14:paraId="77596561" w14:textId="77777777" w:rsidTr="007B691C">
        <w:trPr>
          <w:cnfStyle w:val="000000100000" w:firstRow="0" w:lastRow="0" w:firstColumn="0" w:lastColumn="0" w:oddVBand="0" w:evenVBand="0" w:oddHBand="1" w:evenHBand="0" w:firstRowFirstColumn="0" w:firstRowLastColumn="0" w:lastRowFirstColumn="0" w:lastRowLastColumn="0"/>
          <w:trHeight w:val="252"/>
          <w:jc w:val="center"/>
        </w:trPr>
        <w:tc>
          <w:tcPr>
            <w:tcW w:w="4028" w:type="dxa"/>
          </w:tcPr>
          <w:p w14:paraId="51103F4E" w14:textId="77777777" w:rsidR="002D7760" w:rsidRPr="002D7760" w:rsidRDefault="002D7760" w:rsidP="00657DBA">
            <w:r w:rsidRPr="002D7760">
              <w:t>01CreateAuditDB.sql</w:t>
            </w:r>
          </w:p>
        </w:tc>
      </w:tr>
      <w:tr w:rsidR="002D7760" w:rsidRPr="002D7760" w14:paraId="199D79BB" w14:textId="77777777" w:rsidTr="007B691C">
        <w:trPr>
          <w:trHeight w:val="267"/>
          <w:jc w:val="center"/>
        </w:trPr>
        <w:tc>
          <w:tcPr>
            <w:tcW w:w="4028" w:type="dxa"/>
          </w:tcPr>
          <w:p w14:paraId="3B933678" w14:textId="1D31C8ED" w:rsidR="002D7760" w:rsidRPr="002D7760" w:rsidRDefault="00560944" w:rsidP="00657DBA">
            <w:r>
              <w:t>02CreateAuditObjects.sql</w:t>
            </w:r>
          </w:p>
        </w:tc>
      </w:tr>
      <w:tr w:rsidR="002D7760" w:rsidRPr="002D7760" w14:paraId="1D77E051" w14:textId="77777777" w:rsidTr="007B691C">
        <w:trPr>
          <w:cnfStyle w:val="000000100000" w:firstRow="0" w:lastRow="0" w:firstColumn="0" w:lastColumn="0" w:oddVBand="0" w:evenVBand="0" w:oddHBand="1" w:evenHBand="0" w:firstRowFirstColumn="0" w:firstRowLastColumn="0" w:lastRowFirstColumn="0" w:lastRowLastColumn="0"/>
          <w:trHeight w:val="267"/>
          <w:jc w:val="center"/>
        </w:trPr>
        <w:tc>
          <w:tcPr>
            <w:tcW w:w="4028" w:type="dxa"/>
          </w:tcPr>
          <w:p w14:paraId="45F685CD" w14:textId="420ADC69" w:rsidR="002D7760" w:rsidRPr="002D7760" w:rsidRDefault="00F733D0" w:rsidP="00657DBA">
            <w:r>
              <w:t>03CreateAuditImportFilesjob.sql</w:t>
            </w:r>
          </w:p>
        </w:tc>
      </w:tr>
      <w:tr w:rsidR="00560944" w:rsidRPr="002D7760" w14:paraId="4592096C" w14:textId="77777777" w:rsidTr="00771FAC">
        <w:trPr>
          <w:trHeight w:val="267"/>
          <w:jc w:val="center"/>
        </w:trPr>
        <w:tc>
          <w:tcPr>
            <w:tcW w:w="4028" w:type="dxa"/>
          </w:tcPr>
          <w:p w14:paraId="20ED2ADC" w14:textId="77777777" w:rsidR="00560944" w:rsidRPr="002D7760" w:rsidRDefault="00560944" w:rsidP="00771FAC">
            <w:r>
              <w:t>04CreateAuditCopyJob.sql</w:t>
            </w:r>
          </w:p>
        </w:tc>
      </w:tr>
      <w:tr w:rsidR="002D7760" w:rsidRPr="002D7760" w14:paraId="69778B0F" w14:textId="77777777" w:rsidTr="007B691C">
        <w:trPr>
          <w:cnfStyle w:val="000000100000" w:firstRow="0" w:lastRow="0" w:firstColumn="0" w:lastColumn="0" w:oddVBand="0" w:evenVBand="0" w:oddHBand="1" w:evenHBand="0" w:firstRowFirstColumn="0" w:firstRowLastColumn="0" w:lastRowFirstColumn="0" w:lastRowLastColumn="0"/>
          <w:trHeight w:val="252"/>
          <w:jc w:val="center"/>
        </w:trPr>
        <w:tc>
          <w:tcPr>
            <w:tcW w:w="4028" w:type="dxa"/>
          </w:tcPr>
          <w:p w14:paraId="1AE54AE9" w14:textId="77777777" w:rsidR="002D7760" w:rsidRPr="002D7760" w:rsidRDefault="002D7760" w:rsidP="00657DBA">
            <w:r w:rsidRPr="004301E2">
              <w:t>05PublishAuditReports.rss</w:t>
            </w:r>
          </w:p>
        </w:tc>
      </w:tr>
      <w:tr w:rsidR="002D7760" w:rsidRPr="002D7760" w14:paraId="128B3508" w14:textId="77777777" w:rsidTr="007B691C">
        <w:trPr>
          <w:trHeight w:val="267"/>
          <w:jc w:val="center"/>
        </w:trPr>
        <w:tc>
          <w:tcPr>
            <w:tcW w:w="4028" w:type="dxa"/>
          </w:tcPr>
          <w:p w14:paraId="30ADB1D0" w14:textId="06DBF223" w:rsidR="002D7760" w:rsidRPr="002D7760" w:rsidRDefault="00F733D0" w:rsidP="00657DBA">
            <w:r>
              <w:t>06CreatePolicyDB.sql</w:t>
            </w:r>
          </w:p>
        </w:tc>
      </w:tr>
      <w:tr w:rsidR="002D7760" w:rsidRPr="002D7760" w14:paraId="6315259A" w14:textId="77777777" w:rsidTr="007B691C">
        <w:trPr>
          <w:cnfStyle w:val="000000100000" w:firstRow="0" w:lastRow="0" w:firstColumn="0" w:lastColumn="0" w:oddVBand="0" w:evenVBand="0" w:oddHBand="1" w:evenHBand="0" w:firstRowFirstColumn="0" w:firstRowLastColumn="0" w:lastRowFirstColumn="0" w:lastRowLastColumn="0"/>
          <w:trHeight w:val="252"/>
          <w:jc w:val="center"/>
        </w:trPr>
        <w:tc>
          <w:tcPr>
            <w:tcW w:w="4028" w:type="dxa"/>
          </w:tcPr>
          <w:p w14:paraId="017E3DCA" w14:textId="3EE4CD35" w:rsidR="002D7760" w:rsidRPr="002D7760" w:rsidRDefault="00F733D0" w:rsidP="00657DBA">
            <w:r>
              <w:t>07CreatePolicyObjects.sql</w:t>
            </w:r>
          </w:p>
        </w:tc>
      </w:tr>
      <w:tr w:rsidR="00BA4289" w:rsidRPr="002D7760" w14:paraId="5450489B" w14:textId="77777777" w:rsidTr="007B691C">
        <w:trPr>
          <w:trHeight w:val="252"/>
          <w:jc w:val="center"/>
        </w:trPr>
        <w:tc>
          <w:tcPr>
            <w:tcW w:w="4028" w:type="dxa"/>
          </w:tcPr>
          <w:p w14:paraId="3D508021" w14:textId="07A164D1" w:rsidR="00BA4289" w:rsidRPr="002D7760" w:rsidRDefault="00324997" w:rsidP="00BA4289">
            <w:r>
              <w:t>08CreatePolicyImportJob.sql</w:t>
            </w:r>
          </w:p>
        </w:tc>
      </w:tr>
      <w:tr w:rsidR="00BA4289" w:rsidRPr="002D7760" w14:paraId="0233D108" w14:textId="77777777" w:rsidTr="007B691C">
        <w:trPr>
          <w:cnfStyle w:val="000000100000" w:firstRow="0" w:lastRow="0" w:firstColumn="0" w:lastColumn="0" w:oddVBand="0" w:evenVBand="0" w:oddHBand="1" w:evenHBand="0" w:firstRowFirstColumn="0" w:firstRowLastColumn="0" w:lastRowFirstColumn="0" w:lastRowLastColumn="0"/>
          <w:trHeight w:val="267"/>
          <w:jc w:val="center"/>
        </w:trPr>
        <w:tc>
          <w:tcPr>
            <w:tcW w:w="4028" w:type="dxa"/>
          </w:tcPr>
          <w:p w14:paraId="26FE3B40" w14:textId="79127F52" w:rsidR="00BA4289" w:rsidRPr="002D7760" w:rsidRDefault="003332DA" w:rsidP="00BA4289">
            <w:r>
              <w:lastRenderedPageBreak/>
              <w:t>09PublishPolicyReports.rss</w:t>
            </w:r>
          </w:p>
        </w:tc>
      </w:tr>
      <w:tr w:rsidR="00BA4289" w:rsidRPr="002D7760" w14:paraId="0253F316" w14:textId="77777777" w:rsidTr="007B691C">
        <w:trPr>
          <w:trHeight w:val="252"/>
          <w:jc w:val="center"/>
        </w:trPr>
        <w:tc>
          <w:tcPr>
            <w:tcW w:w="4028" w:type="dxa"/>
          </w:tcPr>
          <w:p w14:paraId="397616C2" w14:textId="5C83B523" w:rsidR="00BA4289" w:rsidRDefault="00BA4289" w:rsidP="00BA4289">
            <w:r w:rsidRPr="002D7760">
              <w:t>ImportPolicies.ps1</w:t>
            </w:r>
          </w:p>
        </w:tc>
      </w:tr>
      <w:tr w:rsidR="00560944" w:rsidRPr="002D7760" w14:paraId="56B82173" w14:textId="77777777" w:rsidTr="00771FAC">
        <w:trPr>
          <w:cnfStyle w:val="000000100000" w:firstRow="0" w:lastRow="0" w:firstColumn="0" w:lastColumn="0" w:oddVBand="0" w:evenVBand="0" w:oddHBand="1" w:evenHBand="0" w:firstRowFirstColumn="0" w:firstRowLastColumn="0" w:lastRowFirstColumn="0" w:lastRowLastColumn="0"/>
          <w:trHeight w:val="267"/>
          <w:jc w:val="center"/>
        </w:trPr>
        <w:tc>
          <w:tcPr>
            <w:tcW w:w="4028" w:type="dxa"/>
          </w:tcPr>
          <w:p w14:paraId="0AF0E61A" w14:textId="77777777" w:rsidR="00560944" w:rsidRPr="002D7760" w:rsidRDefault="00560944" w:rsidP="00771FAC">
            <w:r>
              <w:t>EvalPolicies.ps1</w:t>
            </w:r>
          </w:p>
        </w:tc>
      </w:tr>
      <w:tr w:rsidR="00BA4289" w:rsidRPr="002D7760" w14:paraId="390E0FBF" w14:textId="77777777" w:rsidTr="007B691C">
        <w:trPr>
          <w:trHeight w:val="267"/>
          <w:jc w:val="center"/>
        </w:trPr>
        <w:tc>
          <w:tcPr>
            <w:tcW w:w="4028" w:type="dxa"/>
          </w:tcPr>
          <w:p w14:paraId="707AFB78" w14:textId="20EE5D4A" w:rsidR="00BA4289" w:rsidRPr="002D7760" w:rsidRDefault="00BA4289" w:rsidP="00BA4289">
            <w:r w:rsidRPr="00490B2B">
              <w:t>SQL2012v</w:t>
            </w:r>
            <w:r w:rsidR="00323E91">
              <w:t>10</w:t>
            </w:r>
            <w:r w:rsidRPr="00490B2B">
              <w:t xml:space="preserve"> STIG Policies.zip</w:t>
            </w:r>
          </w:p>
        </w:tc>
      </w:tr>
      <w:tr w:rsidR="00E40100" w:rsidRPr="002D7760" w14:paraId="5237442F" w14:textId="77777777" w:rsidTr="007B691C">
        <w:trPr>
          <w:cnfStyle w:val="000000100000" w:firstRow="0" w:lastRow="0" w:firstColumn="0" w:lastColumn="0" w:oddVBand="0" w:evenVBand="0" w:oddHBand="1" w:evenHBand="0" w:firstRowFirstColumn="0" w:firstRowLastColumn="0" w:lastRowFirstColumn="0" w:lastRowLastColumn="0"/>
          <w:trHeight w:val="267"/>
          <w:jc w:val="center"/>
        </w:trPr>
        <w:tc>
          <w:tcPr>
            <w:tcW w:w="4028" w:type="dxa"/>
            <w:shd w:val="clear" w:color="auto" w:fill="FFFFFF" w:themeFill="background1"/>
          </w:tcPr>
          <w:p w14:paraId="6B450755" w14:textId="66D83343" w:rsidR="00E40100" w:rsidRPr="00E40100" w:rsidRDefault="00E40100" w:rsidP="00BA4289">
            <w:r w:rsidRPr="00E40100">
              <w:t>STIGAuditReports.zip</w:t>
            </w:r>
          </w:p>
        </w:tc>
      </w:tr>
      <w:tr w:rsidR="00E40100" w:rsidRPr="002D7760" w14:paraId="44E3A361" w14:textId="77777777" w:rsidTr="007B691C">
        <w:trPr>
          <w:trHeight w:val="252"/>
          <w:jc w:val="center"/>
        </w:trPr>
        <w:tc>
          <w:tcPr>
            <w:tcW w:w="4028" w:type="dxa"/>
            <w:shd w:val="clear" w:color="auto" w:fill="FFFFFF" w:themeFill="background1"/>
          </w:tcPr>
          <w:p w14:paraId="4604E575" w14:textId="54533489" w:rsidR="00E40100" w:rsidRDefault="00E40100" w:rsidP="00BA4289">
            <w:r w:rsidRPr="00E40100">
              <w:t>STIGPolicyReports</w:t>
            </w:r>
            <w:r>
              <w:t>.zip</w:t>
            </w:r>
          </w:p>
        </w:tc>
      </w:tr>
    </w:tbl>
    <w:p w14:paraId="0DC4076E" w14:textId="0CC18248" w:rsidR="002D7760" w:rsidRDefault="002D7760" w:rsidP="008A163E"/>
    <w:p w14:paraId="76AFBD79" w14:textId="44F00456" w:rsidR="002D7760" w:rsidRDefault="002D7760" w:rsidP="008A163E">
      <w:r>
        <w:t xml:space="preserve">The </w:t>
      </w:r>
      <w:r w:rsidR="00B70034">
        <w:t xml:space="preserve">eleven </w:t>
      </w:r>
      <w:r>
        <w:t>files that start with consecutive numbers are used in that order to install the system. Eight are SQL scripts, two are RSS files</w:t>
      </w:r>
      <w:r w:rsidR="00B70034">
        <w:t xml:space="preserve"> for installing reports</w:t>
      </w:r>
      <w:r>
        <w:t xml:space="preserve"> and </w:t>
      </w:r>
      <w:r w:rsidR="00B70034">
        <w:t>one</w:t>
      </w:r>
      <w:r>
        <w:t xml:space="preserve"> </w:t>
      </w:r>
      <w:r w:rsidR="00B70034">
        <w:t xml:space="preserve">is a </w:t>
      </w:r>
      <w:r>
        <w:t>PowerShell scripts. Their use and variable descriptions is described below.</w:t>
      </w:r>
    </w:p>
    <w:p w14:paraId="5AB38393" w14:textId="538B00B5" w:rsidR="00596398" w:rsidRDefault="00596398" w:rsidP="008A163E">
      <w:r>
        <w:t xml:space="preserve">Additionally, there are 32 files for the </w:t>
      </w:r>
      <w:r w:rsidR="009A582E">
        <w:t>Audit reports, 18 for the Policy reports, and 17</w:t>
      </w:r>
      <w:r w:rsidR="00E213CA">
        <w:t>8</w:t>
      </w:r>
      <w:r w:rsidR="009A582E">
        <w:t xml:space="preserve"> policy definition files that will be explained in their relative configuration sections below.</w:t>
      </w:r>
    </w:p>
    <w:p w14:paraId="47AC3B54" w14:textId="77777777" w:rsidR="002D7760" w:rsidRDefault="002D7760" w:rsidP="008A163E"/>
    <w:p w14:paraId="03901088" w14:textId="276A2B1C" w:rsidR="006239CA" w:rsidRDefault="006239CA" w:rsidP="006239CA">
      <w:pPr>
        <w:pStyle w:val="Heading2"/>
      </w:pPr>
      <w:bookmarkStart w:id="23" w:name="_Running_the_Scripts"/>
      <w:bookmarkStart w:id="24" w:name="_Toc465253146"/>
      <w:bookmarkEnd w:id="23"/>
      <w:r>
        <w:t>Running the Scripts</w:t>
      </w:r>
      <w:bookmarkEnd w:id="24"/>
    </w:p>
    <w:p w14:paraId="48D6EC99" w14:textId="77777777" w:rsidR="006239CA" w:rsidRDefault="006239CA" w:rsidP="006239CA"/>
    <w:p w14:paraId="783F9673" w14:textId="77777777" w:rsidR="006239CA" w:rsidRDefault="006239CA" w:rsidP="006239CA">
      <w:r>
        <w:t>The scripts provided for the STIG Monitor are intended to be run from the SQL Server Management Studio (SSMS) from query windows in SQLCMD mode.</w:t>
      </w:r>
    </w:p>
    <w:p w14:paraId="3A7BB70F" w14:textId="77777777" w:rsidR="006239CA" w:rsidRDefault="006239CA" w:rsidP="006239CA">
      <w:r w:rsidRPr="006239CA">
        <w:rPr>
          <w:b/>
        </w:rPr>
        <w:t>To open a script in SSMS</w:t>
      </w:r>
      <w:r>
        <w:t>: Select the File menu and then Open and finally File… Navigate to the desired .sql file, select it and click the Open button. The contents of the file will open in a new query window.</w:t>
      </w:r>
    </w:p>
    <w:p w14:paraId="372A88E6" w14:textId="3E6D4084" w:rsidR="006239CA" w:rsidRDefault="006239CA" w:rsidP="006239CA">
      <w:r w:rsidRPr="006239CA">
        <w:rPr>
          <w:b/>
        </w:rPr>
        <w:t>To put the query window into SQLCMD mode</w:t>
      </w:r>
      <w:r>
        <w:t xml:space="preserve">: With the query window open and the focus on that window, select the Query menu and choose SQLCMD mode which will be close to the bottom of the long dropdown menu. Once you’ve selected this option, the variables in the script will be shown against a </w:t>
      </w:r>
      <w:r w:rsidRPr="007B691C">
        <w:rPr>
          <w:sz w:val="24"/>
          <w:highlight w:val="lightGray"/>
        </w:rPr>
        <w:t>gray background</w:t>
      </w:r>
      <w:r>
        <w:t>. This is a sign you are in the correct mode.</w:t>
      </w:r>
    </w:p>
    <w:p w14:paraId="4E38460C" w14:textId="77777777" w:rsidR="0062163E" w:rsidRPr="00B77339" w:rsidRDefault="0062163E" w:rsidP="007B691C">
      <w:pPr>
        <w:autoSpaceDE w:val="0"/>
        <w:autoSpaceDN w:val="0"/>
        <w:adjustRightInd w:val="0"/>
        <w:spacing w:after="0" w:line="240" w:lineRule="auto"/>
        <w:rPr>
          <w:rFonts w:ascii="Consolas" w:hAnsi="Consolas" w:cs="Consolas"/>
          <w:sz w:val="24"/>
          <w:szCs w:val="24"/>
          <w:highlight w:val="lightGray"/>
        </w:rPr>
      </w:pPr>
      <w:r w:rsidRPr="00B77339">
        <w:rPr>
          <w:rFonts w:ascii="Consolas" w:hAnsi="Consolas" w:cs="Consolas"/>
          <w:sz w:val="24"/>
          <w:szCs w:val="24"/>
          <w:highlight w:val="lightGray"/>
        </w:rPr>
        <w:t>:setvar</w:t>
      </w:r>
      <w:r w:rsidRPr="00B77339">
        <w:rPr>
          <w:rFonts w:ascii="Consolas" w:hAnsi="Consolas" w:cs="Consolas"/>
          <w:sz w:val="24"/>
          <w:szCs w:val="24"/>
          <w:highlight w:val="lightGray"/>
        </w:rPr>
        <w:tab/>
        <w:t>AuditDBName</w:t>
      </w:r>
      <w:r w:rsidRPr="00B77339">
        <w:rPr>
          <w:rFonts w:ascii="Consolas" w:hAnsi="Consolas" w:cs="Consolas"/>
          <w:sz w:val="24"/>
          <w:szCs w:val="24"/>
          <w:highlight w:val="lightGray"/>
        </w:rPr>
        <w:tab/>
      </w:r>
      <w:r w:rsidRPr="00B77339">
        <w:rPr>
          <w:rFonts w:ascii="Consolas" w:hAnsi="Consolas" w:cs="Consolas"/>
          <w:sz w:val="24"/>
          <w:szCs w:val="24"/>
          <w:highlight w:val="lightGray"/>
        </w:rPr>
        <w:tab/>
      </w:r>
      <w:r>
        <w:rPr>
          <w:rFonts w:ascii="Consolas" w:hAnsi="Consolas" w:cs="Consolas"/>
          <w:sz w:val="24"/>
          <w:szCs w:val="24"/>
          <w:highlight w:val="lightGray"/>
        </w:rPr>
        <w:tab/>
      </w:r>
      <w:r w:rsidRPr="00B77339">
        <w:rPr>
          <w:rFonts w:ascii="Consolas" w:hAnsi="Consolas" w:cs="Consolas"/>
          <w:sz w:val="24"/>
          <w:szCs w:val="24"/>
          <w:highlight w:val="lightGray"/>
        </w:rPr>
        <w:t>"SQLAudit"</w:t>
      </w:r>
    </w:p>
    <w:p w14:paraId="0050D429" w14:textId="5FE41C70" w:rsidR="0062163E" w:rsidRDefault="0062163E" w:rsidP="0062163E">
      <w:r w:rsidRPr="00B77339">
        <w:rPr>
          <w:rFonts w:ascii="Consolas" w:hAnsi="Consolas" w:cs="Consolas"/>
          <w:sz w:val="24"/>
          <w:szCs w:val="24"/>
          <w:highlight w:val="lightGray"/>
        </w:rPr>
        <w:t>:setvar</w:t>
      </w:r>
      <w:r w:rsidRPr="00B77339">
        <w:rPr>
          <w:rFonts w:ascii="Consolas" w:hAnsi="Consolas" w:cs="Consolas"/>
          <w:sz w:val="24"/>
          <w:szCs w:val="24"/>
          <w:highlight w:val="lightGray"/>
        </w:rPr>
        <w:tab/>
        <w:t>AuditDBDataFilePath</w:t>
      </w:r>
      <w:r w:rsidRPr="00B77339">
        <w:rPr>
          <w:rFonts w:ascii="Consolas" w:hAnsi="Consolas" w:cs="Consolas"/>
          <w:sz w:val="24"/>
          <w:szCs w:val="24"/>
          <w:highlight w:val="lightGray"/>
        </w:rPr>
        <w:tab/>
      </w:r>
      <w:r>
        <w:rPr>
          <w:rFonts w:ascii="Consolas" w:hAnsi="Consolas" w:cs="Consolas"/>
          <w:sz w:val="24"/>
          <w:szCs w:val="24"/>
          <w:highlight w:val="lightGray"/>
        </w:rPr>
        <w:tab/>
      </w:r>
      <w:r w:rsidRPr="00B77339">
        <w:rPr>
          <w:rFonts w:ascii="Consolas" w:hAnsi="Consolas" w:cs="Consolas"/>
          <w:sz w:val="24"/>
          <w:szCs w:val="24"/>
          <w:highlight w:val="lightGray"/>
        </w:rPr>
        <w:t>"C:\{Path}\DATA"</w:t>
      </w:r>
    </w:p>
    <w:p w14:paraId="3124BD99" w14:textId="3F86D649" w:rsidR="006239CA" w:rsidRDefault="006239CA" w:rsidP="006239CA">
      <w:r w:rsidRPr="006239CA">
        <w:rPr>
          <w:b/>
        </w:rPr>
        <w:t>To set the proper variable values</w:t>
      </w:r>
      <w:r>
        <w:t>: All of the scripts will have variables at the top of the script. Some of these will need to be set for your environment or to include the server names, instance names, or other desired values. Note in the screen clip above, the name</w:t>
      </w:r>
      <w:r w:rsidR="00A35483">
        <w:t>s</w:t>
      </w:r>
      <w:r>
        <w:t xml:space="preserve"> of the variables are </w:t>
      </w:r>
      <w:r w:rsidR="00B87356" w:rsidRPr="00B87356">
        <w:t>AuditDBName</w:t>
      </w:r>
      <w:r w:rsidR="00B87356" w:rsidRPr="00B87356" w:rsidDel="00B87356">
        <w:t xml:space="preserve"> </w:t>
      </w:r>
      <w:r>
        <w:t xml:space="preserve"> and </w:t>
      </w:r>
      <w:r w:rsidR="00B87356" w:rsidRPr="00B87356">
        <w:t>AuditDBDataFilePath</w:t>
      </w:r>
      <w:r w:rsidR="00B87356" w:rsidRPr="00B87356" w:rsidDel="00B87356">
        <w:t xml:space="preserve"> </w:t>
      </w:r>
      <w:r>
        <w:t xml:space="preserve"> and the values for those variables are “SQLAudit” and “</w:t>
      </w:r>
      <w:r w:rsidR="00B87356" w:rsidRPr="00B87356">
        <w:t>C:\{Path}\DATA</w:t>
      </w:r>
      <w:r w:rsidR="00B87356" w:rsidRPr="00B87356" w:rsidDel="00B87356">
        <w:t xml:space="preserve"> </w:t>
      </w:r>
      <w:r>
        <w:t>”. The values are alread</w:t>
      </w:r>
      <w:r w:rsidR="00A35483">
        <w:t>y in their proper format (quoted</w:t>
      </w:r>
      <w:r>
        <w:t xml:space="preserve">). Do not change the quotes. Some of the values will be drive locations and paths to folders. The example values will not end with a backslash (“\”) and </w:t>
      </w:r>
      <w:r w:rsidR="00A35483">
        <w:t>the</w:t>
      </w:r>
      <w:r>
        <w:t xml:space="preserve"> value that you enter should not either.</w:t>
      </w:r>
      <w:r w:rsidR="005C61EC">
        <w:t xml:space="preserve"> Also, some values will appear in more than one script. That value must stay the same between scripts.</w:t>
      </w:r>
    </w:p>
    <w:p w14:paraId="698A524C" w14:textId="77777777" w:rsidR="005C61EC" w:rsidRDefault="005C61EC" w:rsidP="006239CA">
      <w:r>
        <w:t>Use the table below to note the values you plan to use during the installation. Variables that appear in multiple scripts will be denoted by an asterisk.</w:t>
      </w:r>
    </w:p>
    <w:p w14:paraId="7A8424E4" w14:textId="77777777" w:rsidR="00C04D63" w:rsidRPr="006239CA" w:rsidRDefault="005C61EC" w:rsidP="006239CA">
      <w:r>
        <w:t xml:space="preserve"> </w:t>
      </w:r>
    </w:p>
    <w:tbl>
      <w:tblPr>
        <w:tblStyle w:val="ListTable3"/>
        <w:tblW w:w="0" w:type="auto"/>
        <w:tblLook w:val="04A0" w:firstRow="1" w:lastRow="0" w:firstColumn="1" w:lastColumn="0" w:noHBand="0" w:noVBand="1"/>
      </w:tblPr>
      <w:tblGrid>
        <w:gridCol w:w="2458"/>
        <w:gridCol w:w="2993"/>
        <w:gridCol w:w="3899"/>
      </w:tblGrid>
      <w:tr w:rsidR="00A35483" w:rsidRPr="00C04D63" w14:paraId="7C9FA7A2" w14:textId="77777777" w:rsidTr="004A244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58" w:type="dxa"/>
            <w:noWrap/>
          </w:tcPr>
          <w:p w14:paraId="5B89AFA7" w14:textId="25329912" w:rsidR="00A35483" w:rsidRPr="00C04D63" w:rsidRDefault="00A35483">
            <w:r>
              <w:lastRenderedPageBreak/>
              <w:t>Variable</w:t>
            </w:r>
          </w:p>
        </w:tc>
        <w:tc>
          <w:tcPr>
            <w:tcW w:w="2993" w:type="dxa"/>
          </w:tcPr>
          <w:p w14:paraId="4C247933" w14:textId="0BA92097" w:rsidR="00A35483" w:rsidRDefault="00A35483">
            <w:pPr>
              <w:cnfStyle w:val="100000000000" w:firstRow="1" w:lastRow="0" w:firstColumn="0" w:lastColumn="0" w:oddVBand="0" w:evenVBand="0" w:oddHBand="0" w:evenHBand="0" w:firstRowFirstColumn="0" w:firstRowLastColumn="0" w:lastRowFirstColumn="0" w:lastRowLastColumn="0"/>
            </w:pPr>
            <w:r>
              <w:t>Script(s)</w:t>
            </w:r>
          </w:p>
        </w:tc>
        <w:tc>
          <w:tcPr>
            <w:tcW w:w="3899" w:type="dxa"/>
            <w:noWrap/>
          </w:tcPr>
          <w:p w14:paraId="2E4A8A12" w14:textId="6D5DCE96" w:rsidR="00A35483" w:rsidRPr="00C04D63" w:rsidRDefault="00A35483">
            <w:pPr>
              <w:cnfStyle w:val="100000000000" w:firstRow="1" w:lastRow="0" w:firstColumn="0" w:lastColumn="0" w:oddVBand="0" w:evenVBand="0" w:oddHBand="0" w:evenHBand="0" w:firstRowFirstColumn="0" w:firstRowLastColumn="0" w:lastRowFirstColumn="0" w:lastRowLastColumn="0"/>
            </w:pPr>
            <w:r>
              <w:t>Description</w:t>
            </w:r>
          </w:p>
        </w:tc>
      </w:tr>
      <w:tr w:rsidR="00A35483" w:rsidRPr="00C04D63" w14:paraId="78863867"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3A8845A0" w14:textId="0CAB0DD0" w:rsidR="00A35483" w:rsidRPr="00C04D63" w:rsidRDefault="00A35483">
            <w:r w:rsidRPr="00C04D63">
              <w:t>AuditDBName:</w:t>
            </w:r>
          </w:p>
        </w:tc>
        <w:tc>
          <w:tcPr>
            <w:tcW w:w="2993" w:type="dxa"/>
          </w:tcPr>
          <w:p w14:paraId="050946E9" w14:textId="77777777" w:rsidR="00A35483" w:rsidRDefault="00A35483">
            <w:pPr>
              <w:cnfStyle w:val="000000100000" w:firstRow="0" w:lastRow="0" w:firstColumn="0" w:lastColumn="0" w:oddVBand="0" w:evenVBand="0" w:oddHBand="1" w:evenHBand="0" w:firstRowFirstColumn="0" w:firstRowLastColumn="0" w:lastRowFirstColumn="0" w:lastRowLastColumn="0"/>
            </w:pPr>
            <w:r w:rsidRPr="00A35483">
              <w:t>01CreateAuditDB.sql</w:t>
            </w:r>
          </w:p>
          <w:p w14:paraId="71820DB0" w14:textId="48EFED92" w:rsidR="0014418B" w:rsidRPr="00C04D63" w:rsidRDefault="0014418B">
            <w:pPr>
              <w:cnfStyle w:val="000000100000" w:firstRow="0" w:lastRow="0" w:firstColumn="0" w:lastColumn="0" w:oddVBand="0" w:evenVBand="0" w:oddHBand="1" w:evenHBand="0" w:firstRowFirstColumn="0" w:firstRowLastColumn="0" w:lastRowFirstColumn="0" w:lastRowLastColumn="0"/>
            </w:pPr>
            <w:r>
              <w:t>04CreateAuditImportJob.sql</w:t>
            </w:r>
          </w:p>
        </w:tc>
        <w:tc>
          <w:tcPr>
            <w:tcW w:w="3899" w:type="dxa"/>
            <w:noWrap/>
            <w:hideMark/>
          </w:tcPr>
          <w:p w14:paraId="18E3DC46" w14:textId="3D6F4A4C"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The name of the Audit database. Highly recommend using "SQLAudit"</w:t>
            </w:r>
          </w:p>
        </w:tc>
      </w:tr>
      <w:tr w:rsidR="003200E7" w:rsidRPr="00C04D63" w14:paraId="6502E66A"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2A8254FB" w14:textId="3F63423E" w:rsidR="003200E7" w:rsidRPr="00C04D63" w:rsidRDefault="003200E7"/>
        </w:tc>
      </w:tr>
      <w:tr w:rsidR="00A35483" w:rsidRPr="00C04D63" w14:paraId="4650AAF5"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3B4E6A6B" w14:textId="77777777" w:rsidR="00A35483" w:rsidRPr="00C04D63" w:rsidRDefault="00A35483">
            <w:r w:rsidRPr="00C04D63">
              <w:t>AuditDBDataFilePath:</w:t>
            </w:r>
          </w:p>
        </w:tc>
        <w:tc>
          <w:tcPr>
            <w:tcW w:w="2993" w:type="dxa"/>
          </w:tcPr>
          <w:p w14:paraId="67C4E605" w14:textId="0490F3E1"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A35483">
              <w:t>01CreateAuditDB.sql</w:t>
            </w:r>
          </w:p>
        </w:tc>
        <w:tc>
          <w:tcPr>
            <w:tcW w:w="3899" w:type="dxa"/>
            <w:noWrap/>
            <w:hideMark/>
          </w:tcPr>
          <w:p w14:paraId="4A5552A7" w14:textId="2EFAD4DD"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The Location where the data files will be created.</w:t>
            </w:r>
            <w:r>
              <w:t xml:space="preserve"> </w:t>
            </w:r>
            <w:r w:rsidRPr="00C04D63">
              <w:t>Should not end with "\"</w:t>
            </w:r>
          </w:p>
        </w:tc>
      </w:tr>
      <w:tr w:rsidR="003200E7" w:rsidRPr="00C04D63" w14:paraId="6FE6015A"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6FB0E249" w14:textId="086AD6C1" w:rsidR="003200E7" w:rsidRPr="00C04D63" w:rsidRDefault="003200E7"/>
        </w:tc>
      </w:tr>
      <w:tr w:rsidR="00A35483" w:rsidRPr="00C04D63" w14:paraId="7E68F9A6"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4D695FE7" w14:textId="77777777" w:rsidR="00A35483" w:rsidRPr="00C04D63" w:rsidRDefault="00A35483">
            <w:r w:rsidRPr="00C04D63">
              <w:t>AuditDBLogFilePath:</w:t>
            </w:r>
          </w:p>
        </w:tc>
        <w:tc>
          <w:tcPr>
            <w:tcW w:w="2993" w:type="dxa"/>
          </w:tcPr>
          <w:p w14:paraId="59BB8631" w14:textId="5A5CD9BA"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A35483">
              <w:t>01CreateAuditDB.sql</w:t>
            </w:r>
          </w:p>
        </w:tc>
        <w:tc>
          <w:tcPr>
            <w:tcW w:w="3899" w:type="dxa"/>
            <w:noWrap/>
            <w:hideMark/>
          </w:tcPr>
          <w:p w14:paraId="5E9111E9" w14:textId="57D677B7"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The Location where the log files will be created.</w:t>
            </w:r>
            <w:r>
              <w:t xml:space="preserve"> </w:t>
            </w:r>
            <w:r w:rsidRPr="00C04D63">
              <w:t>Should not end with "\"</w:t>
            </w:r>
          </w:p>
        </w:tc>
      </w:tr>
      <w:tr w:rsidR="00760CE6" w:rsidRPr="00C04D63" w14:paraId="0B97D8FF"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1C01C965" w14:textId="6F27AD64" w:rsidR="00760CE6" w:rsidRPr="00C04D63" w:rsidRDefault="00760CE6"/>
        </w:tc>
      </w:tr>
      <w:tr w:rsidR="00A35483" w:rsidRPr="00C04D63" w14:paraId="4E00E4CD"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7324242D" w14:textId="77777777" w:rsidR="00A35483" w:rsidRPr="00C04D63" w:rsidRDefault="00A35483">
            <w:r w:rsidRPr="00C04D63">
              <w:t>AuditRetentionTimeLow:</w:t>
            </w:r>
          </w:p>
        </w:tc>
        <w:tc>
          <w:tcPr>
            <w:tcW w:w="2993" w:type="dxa"/>
          </w:tcPr>
          <w:p w14:paraId="0585D508" w14:textId="2AAD64A2"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A35483">
              <w:t>01CreateAuditDB.sql</w:t>
            </w:r>
          </w:p>
        </w:tc>
        <w:tc>
          <w:tcPr>
            <w:tcW w:w="3899" w:type="dxa"/>
            <w:noWrap/>
            <w:hideMark/>
          </w:tcPr>
          <w:p w14:paraId="4C8CBB79" w14:textId="071D2E4C"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Number of DAYS to keep data from Audit_Login and Audit_Logout</w:t>
            </w:r>
            <w:r>
              <w:t xml:space="preserve">. </w:t>
            </w:r>
            <w:r w:rsidRPr="00C04D63">
              <w:t>Recommend starting with the default of 2</w:t>
            </w:r>
          </w:p>
        </w:tc>
      </w:tr>
      <w:tr w:rsidR="00760CE6" w:rsidRPr="00C04D63" w14:paraId="1E2FA9F7"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03563B5A" w14:textId="18D4A5B9" w:rsidR="00760CE6" w:rsidRPr="00C04D63" w:rsidRDefault="00760CE6"/>
        </w:tc>
      </w:tr>
      <w:tr w:rsidR="00A35483" w:rsidRPr="00C04D63" w14:paraId="3DA6D4A9"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25981A09" w14:textId="77777777" w:rsidR="00A35483" w:rsidRPr="00C04D63" w:rsidRDefault="00A35483">
            <w:r w:rsidRPr="00C04D63">
              <w:t>AuditRetentionTimeMed:</w:t>
            </w:r>
          </w:p>
        </w:tc>
        <w:tc>
          <w:tcPr>
            <w:tcW w:w="2993" w:type="dxa"/>
          </w:tcPr>
          <w:p w14:paraId="100522A1" w14:textId="3C03E93D"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A35483">
              <w:t>01CreateAuditDB.sql</w:t>
            </w:r>
          </w:p>
        </w:tc>
        <w:tc>
          <w:tcPr>
            <w:tcW w:w="3899" w:type="dxa"/>
            <w:noWrap/>
            <w:hideMark/>
          </w:tcPr>
          <w:p w14:paraId="572B92AD" w14:textId="44551B4D"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Number of WEEKS to keep data from Audit_backup_restore, Audit_DBCC,</w:t>
            </w:r>
            <w:r>
              <w:t xml:space="preserve"> </w:t>
            </w:r>
            <w:r w:rsidRPr="00C04D63">
              <w:t>Audit_database_change, Audit_trace_change, Audit_object_change,</w:t>
            </w:r>
            <w:r>
              <w:t xml:space="preserve"> </w:t>
            </w:r>
            <w:r w:rsidRPr="00C04D63">
              <w:t>Audit_server_operation, and Audit_database_principal_change</w:t>
            </w:r>
            <w:r>
              <w:t xml:space="preserve">. </w:t>
            </w:r>
            <w:r w:rsidRPr="00C04D63">
              <w:t>Recommend starting with the default of 1</w:t>
            </w:r>
          </w:p>
        </w:tc>
      </w:tr>
      <w:tr w:rsidR="00760CE6" w:rsidRPr="00C04D63" w14:paraId="4D5569C9"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5DC44344" w14:textId="3AFA9B8B" w:rsidR="00760CE6" w:rsidRPr="00C04D63" w:rsidRDefault="00760CE6" w:rsidP="00C04D63"/>
        </w:tc>
      </w:tr>
      <w:tr w:rsidR="00A35483" w:rsidRPr="00C04D63" w14:paraId="3BA0572B"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4342AB92" w14:textId="77777777" w:rsidR="00A35483" w:rsidRPr="00C04D63" w:rsidRDefault="00A35483">
            <w:r w:rsidRPr="00C04D63">
              <w:t>AuditRetentionTimeHigh:</w:t>
            </w:r>
          </w:p>
        </w:tc>
        <w:tc>
          <w:tcPr>
            <w:tcW w:w="2993" w:type="dxa"/>
          </w:tcPr>
          <w:p w14:paraId="0CAA28B1" w14:textId="1A0BDCEE"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A35483">
              <w:t>01CreateAuditDB.sql</w:t>
            </w:r>
          </w:p>
        </w:tc>
        <w:tc>
          <w:tcPr>
            <w:tcW w:w="3899" w:type="dxa"/>
            <w:noWrap/>
            <w:hideMark/>
          </w:tcPr>
          <w:p w14:paraId="6FBCDE12" w14:textId="27D760D2"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Number of MONTHS to keep Audit_failed_login audit data.</w:t>
            </w:r>
            <w:r>
              <w:t xml:space="preserve"> </w:t>
            </w:r>
            <w:r w:rsidRPr="00C04D63">
              <w:t>Recommend starting with the default of 1</w:t>
            </w:r>
          </w:p>
        </w:tc>
      </w:tr>
      <w:tr w:rsidR="00760CE6" w:rsidRPr="00C04D63" w14:paraId="6987A6D5"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683F9017" w14:textId="3CF26FD9" w:rsidR="00760CE6" w:rsidRPr="00C04D63" w:rsidRDefault="00760CE6"/>
        </w:tc>
      </w:tr>
      <w:tr w:rsidR="00A35483" w:rsidRPr="00C04D63" w14:paraId="490352D8"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545A6811" w14:textId="77777777" w:rsidR="00A35483" w:rsidRPr="00C04D63" w:rsidRDefault="00A35483">
            <w:r w:rsidRPr="00C04D63">
              <w:t>AuditRetentionTimeYear:</w:t>
            </w:r>
          </w:p>
        </w:tc>
        <w:tc>
          <w:tcPr>
            <w:tcW w:w="2993" w:type="dxa"/>
          </w:tcPr>
          <w:p w14:paraId="36864BA2" w14:textId="16845E07"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A35483">
              <w:t>01CreateAuditDB.sql</w:t>
            </w:r>
          </w:p>
        </w:tc>
        <w:tc>
          <w:tcPr>
            <w:tcW w:w="3899" w:type="dxa"/>
            <w:noWrap/>
            <w:hideMark/>
          </w:tcPr>
          <w:p w14:paraId="2B5723C0" w14:textId="57C8342B"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Audit_schema_object_permission_change, Audit_server_principal_change,</w:t>
            </w:r>
            <w:r>
              <w:t xml:space="preserve"> </w:t>
            </w:r>
            <w:r w:rsidRPr="00C04D63">
              <w:t>Audit_server_permission_change, Audit_login_change_password, Audit_server_role_member_change, Audit_database_role_member_change,</w:t>
            </w:r>
            <w:r>
              <w:t xml:space="preserve"> </w:t>
            </w:r>
            <w:r w:rsidRPr="00C04D63">
              <w:t>Audit_application_role_password_change, Audit_schema_object_change,</w:t>
            </w:r>
            <w:r>
              <w:t xml:space="preserve"> </w:t>
            </w:r>
            <w:r w:rsidRPr="00C04D63">
              <w:t>Audit_application_role_password_change, Audit_schema_object_change,</w:t>
            </w:r>
            <w:r>
              <w:t xml:space="preserve"> </w:t>
            </w:r>
            <w:r w:rsidRPr="00C04D63">
              <w:t>Audit_application_role_password_change, Audit_schema_object_change,</w:t>
            </w:r>
            <w:r>
              <w:t xml:space="preserve"> </w:t>
            </w:r>
            <w:r w:rsidRPr="00C04D63">
              <w:t>Audit_server_principal_impersonation, Audit_object_ownership_change,</w:t>
            </w:r>
            <w:r>
              <w:t xml:space="preserve"> </w:t>
            </w:r>
            <w:r w:rsidRPr="00C04D63">
              <w:t>and Audit_change data.</w:t>
            </w:r>
            <w:r>
              <w:t xml:space="preserve"> </w:t>
            </w:r>
            <w:r w:rsidRPr="00C04D63">
              <w:t>Recommend starting with the default of 1</w:t>
            </w:r>
            <w:r>
              <w:t>.</w:t>
            </w:r>
          </w:p>
        </w:tc>
      </w:tr>
      <w:tr w:rsidR="00760CE6" w:rsidRPr="00C04D63" w14:paraId="2C713A6A"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244955E7" w14:textId="2963317A" w:rsidR="00760CE6" w:rsidRPr="00C04D63" w:rsidRDefault="00760CE6" w:rsidP="00C04D63"/>
        </w:tc>
      </w:tr>
      <w:tr w:rsidR="00A35483" w:rsidRPr="00C04D63" w14:paraId="49E6A545"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0EDAB087" w14:textId="77777777" w:rsidR="00A35483" w:rsidRPr="00C04D63" w:rsidRDefault="00A35483">
            <w:r w:rsidRPr="00C04D63">
              <w:t>AuditFilePath:</w:t>
            </w:r>
          </w:p>
        </w:tc>
        <w:tc>
          <w:tcPr>
            <w:tcW w:w="2993" w:type="dxa"/>
          </w:tcPr>
          <w:p w14:paraId="02F49192" w14:textId="3E2CDA59" w:rsidR="00A35483" w:rsidRPr="00C04D63" w:rsidRDefault="00560944" w:rsidP="00C04D63">
            <w:pPr>
              <w:cnfStyle w:val="000000100000" w:firstRow="0" w:lastRow="0" w:firstColumn="0" w:lastColumn="0" w:oddVBand="0" w:evenVBand="0" w:oddHBand="1" w:evenHBand="0" w:firstRowFirstColumn="0" w:firstRowLastColumn="0" w:lastRowFirstColumn="0" w:lastRowLastColumn="0"/>
            </w:pPr>
            <w:r>
              <w:t>02CreateAuditObjects.sql</w:t>
            </w:r>
          </w:p>
        </w:tc>
        <w:tc>
          <w:tcPr>
            <w:tcW w:w="3899" w:type="dxa"/>
            <w:noWrap/>
            <w:hideMark/>
          </w:tcPr>
          <w:p w14:paraId="76B2F179" w14:textId="1B9D7740" w:rsidR="00A35483" w:rsidRPr="00C04D63" w:rsidRDefault="00A35483" w:rsidP="00C04D63">
            <w:pPr>
              <w:cnfStyle w:val="000000100000" w:firstRow="0" w:lastRow="0" w:firstColumn="0" w:lastColumn="0" w:oddVBand="0" w:evenVBand="0" w:oddHBand="1" w:evenHBand="0" w:firstRowFirstColumn="0" w:firstRowLastColumn="0" w:lastRowFirstColumn="0" w:lastRowLastColumn="0"/>
            </w:pPr>
            <w:r w:rsidRPr="00C04D63">
              <w:t>The target location for SQL Audit Log File: Physical or UNC.</w:t>
            </w:r>
          </w:p>
        </w:tc>
      </w:tr>
      <w:tr w:rsidR="00760CE6" w:rsidRPr="00C04D63" w14:paraId="063EBE88"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4B909F5E" w14:textId="26C768C9" w:rsidR="00760CE6" w:rsidRPr="00C04D63" w:rsidRDefault="00760CE6" w:rsidP="00C04D63"/>
        </w:tc>
      </w:tr>
      <w:tr w:rsidR="003E547D" w:rsidRPr="00C04D63" w14:paraId="2319353F"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0D24D732" w14:textId="77777777" w:rsidR="003E547D" w:rsidRPr="00C04D63" w:rsidRDefault="003E547D" w:rsidP="00323E91">
            <w:r w:rsidRPr="00C04D63">
              <w:t>SourceInstance:</w:t>
            </w:r>
          </w:p>
        </w:tc>
        <w:tc>
          <w:tcPr>
            <w:tcW w:w="2993" w:type="dxa"/>
          </w:tcPr>
          <w:p w14:paraId="59604093" w14:textId="6B25008D" w:rsidR="003E547D" w:rsidRPr="00C04D63" w:rsidRDefault="00560944" w:rsidP="00323E91">
            <w:pPr>
              <w:cnfStyle w:val="000000100000" w:firstRow="0" w:lastRow="0" w:firstColumn="0" w:lastColumn="0" w:oddVBand="0" w:evenVBand="0" w:oddHBand="1" w:evenHBand="0" w:firstRowFirstColumn="0" w:firstRowLastColumn="0" w:lastRowFirstColumn="0" w:lastRowLastColumn="0"/>
            </w:pPr>
            <w:r>
              <w:t>02CreateAuditObjects.sql</w:t>
            </w:r>
            <w:r w:rsidR="003E547D" w:rsidRPr="003200E7">
              <w:t xml:space="preserve"> </w:t>
            </w:r>
            <w:r w:rsidR="00F733D0">
              <w:t>04CreateAuditCopyJob.sql</w:t>
            </w:r>
          </w:p>
        </w:tc>
        <w:tc>
          <w:tcPr>
            <w:tcW w:w="3899" w:type="dxa"/>
            <w:noWrap/>
            <w:hideMark/>
          </w:tcPr>
          <w:p w14:paraId="5C9A3612" w14:textId="77777777" w:rsidR="003E547D" w:rsidRPr="00C04D63" w:rsidRDefault="003E547D" w:rsidP="00323E91">
            <w:pPr>
              <w:cnfStyle w:val="000000100000" w:firstRow="0" w:lastRow="0" w:firstColumn="0" w:lastColumn="0" w:oddVBand="0" w:evenVBand="0" w:oddHBand="1" w:evenHBand="0" w:firstRowFirstColumn="0" w:firstRowLastColumn="0" w:lastRowFirstColumn="0" w:lastRowLastColumn="0"/>
            </w:pPr>
            <w:r w:rsidRPr="00C04D63">
              <w:t>The name of the monitored instance. "" or "MSSQL" for default instances</w:t>
            </w:r>
          </w:p>
        </w:tc>
      </w:tr>
      <w:tr w:rsidR="003E547D" w:rsidRPr="00C04D63" w14:paraId="72216A2D" w14:textId="77777777" w:rsidTr="00323E91">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191C6A29" w14:textId="77777777" w:rsidR="003E547D" w:rsidRPr="00C04D63" w:rsidRDefault="003E547D" w:rsidP="00323E91"/>
        </w:tc>
      </w:tr>
      <w:tr w:rsidR="00A35483" w:rsidRPr="00C04D63" w14:paraId="4FABA1C4"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302011AB" w14:textId="77777777" w:rsidR="00A35483" w:rsidRPr="00C04D63" w:rsidRDefault="00A35483">
            <w:r w:rsidRPr="00C04D63">
              <w:t>IsMirrored:</w:t>
            </w:r>
          </w:p>
        </w:tc>
        <w:tc>
          <w:tcPr>
            <w:tcW w:w="2993" w:type="dxa"/>
          </w:tcPr>
          <w:p w14:paraId="7A49DEBB" w14:textId="05930ACD" w:rsidR="00A35483" w:rsidRPr="00C04D63" w:rsidRDefault="00560944" w:rsidP="00C04D63">
            <w:pPr>
              <w:cnfStyle w:val="000000100000" w:firstRow="0" w:lastRow="0" w:firstColumn="0" w:lastColumn="0" w:oddVBand="0" w:evenVBand="0" w:oddHBand="1" w:evenHBand="0" w:firstRowFirstColumn="0" w:firstRowLastColumn="0" w:lastRowFirstColumn="0" w:lastRowLastColumn="0"/>
            </w:pPr>
            <w:r>
              <w:t>02CreateAuditObjects.sql</w:t>
            </w:r>
          </w:p>
        </w:tc>
        <w:tc>
          <w:tcPr>
            <w:tcW w:w="3899" w:type="dxa"/>
            <w:noWrap/>
            <w:hideMark/>
          </w:tcPr>
          <w:p w14:paraId="595291AE" w14:textId="780F8C1E"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Does the target SQL Server instance participate in a Mirror</w:t>
            </w:r>
            <w:r>
              <w:t xml:space="preserve"> </w:t>
            </w:r>
            <w:r w:rsidRPr="00C04D63">
              <w:t xml:space="preserve">Set [ "True" | "False" </w:t>
            </w:r>
            <w:r w:rsidR="0062163E">
              <w:t>]]</w:t>
            </w:r>
            <w:r w:rsidRPr="00C04D63">
              <w:t>.</w:t>
            </w:r>
            <w:r>
              <w:t xml:space="preserve"> </w:t>
            </w:r>
            <w:r w:rsidRPr="00C04D63">
              <w:t>IMPORTANT: The GUIDs in this script can only be used to</w:t>
            </w:r>
            <w:r>
              <w:t xml:space="preserve"> </w:t>
            </w:r>
            <w:r w:rsidRPr="00C04D63">
              <w:t>uniquely identify one Mirror Set in an enterprise. New</w:t>
            </w:r>
            <w:r>
              <w:t xml:space="preserve"> </w:t>
            </w:r>
            <w:r w:rsidRPr="00C04D63">
              <w:t>GUIDs must then be assigned to each Audit before this</w:t>
            </w:r>
            <w:r>
              <w:t xml:space="preserve"> </w:t>
            </w:r>
            <w:r w:rsidRPr="00C04D63">
              <w:t>script can be used for each subsequent Mirror Set.</w:t>
            </w:r>
          </w:p>
        </w:tc>
      </w:tr>
      <w:tr w:rsidR="00760CE6" w:rsidRPr="00C04D63" w14:paraId="5D4CAABD"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2353B4D2" w14:textId="3578FB41" w:rsidR="00760CE6" w:rsidRPr="00C04D63" w:rsidRDefault="00760CE6" w:rsidP="00C04D63"/>
        </w:tc>
      </w:tr>
      <w:tr w:rsidR="00A35483" w:rsidRPr="00C04D63" w14:paraId="2D265815"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7A44CFE2" w14:textId="77777777" w:rsidR="00A35483" w:rsidRPr="00C04D63" w:rsidRDefault="00A35483">
            <w:r w:rsidRPr="00C04D63">
              <w:t>MaxSize:</w:t>
            </w:r>
          </w:p>
        </w:tc>
        <w:tc>
          <w:tcPr>
            <w:tcW w:w="2993" w:type="dxa"/>
          </w:tcPr>
          <w:p w14:paraId="10944144" w14:textId="75120B66" w:rsidR="00A35483" w:rsidRPr="00C04D63" w:rsidRDefault="00560944">
            <w:pPr>
              <w:cnfStyle w:val="000000100000" w:firstRow="0" w:lastRow="0" w:firstColumn="0" w:lastColumn="0" w:oddVBand="0" w:evenVBand="0" w:oddHBand="1" w:evenHBand="0" w:firstRowFirstColumn="0" w:firstRowLastColumn="0" w:lastRowFirstColumn="0" w:lastRowLastColumn="0"/>
            </w:pPr>
            <w:r>
              <w:t>02CreateAuditObjects.sql</w:t>
            </w:r>
          </w:p>
        </w:tc>
        <w:tc>
          <w:tcPr>
            <w:tcW w:w="3899" w:type="dxa"/>
            <w:noWrap/>
            <w:hideMark/>
          </w:tcPr>
          <w:p w14:paraId="3CE80C22" w14:textId="1A0D7027"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The maximum log file size (in MB's) before rollover: (integer)</w:t>
            </w:r>
          </w:p>
        </w:tc>
      </w:tr>
      <w:tr w:rsidR="00760CE6" w:rsidRPr="00C04D63" w14:paraId="16BF6553"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387FB7EA" w14:textId="2FB48C22" w:rsidR="00760CE6" w:rsidRPr="00C04D63" w:rsidRDefault="00760CE6"/>
        </w:tc>
      </w:tr>
      <w:tr w:rsidR="00A35483" w:rsidRPr="00C04D63" w14:paraId="56408F6B"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479EE869" w14:textId="77777777" w:rsidR="00A35483" w:rsidRPr="00C04D63" w:rsidRDefault="00A35483">
            <w:r w:rsidRPr="00C04D63">
              <w:t>MaxRolloverFiles:</w:t>
            </w:r>
          </w:p>
        </w:tc>
        <w:tc>
          <w:tcPr>
            <w:tcW w:w="2993" w:type="dxa"/>
          </w:tcPr>
          <w:p w14:paraId="36723BEC" w14:textId="504C3958" w:rsidR="00A35483" w:rsidRPr="00C04D63" w:rsidRDefault="00560944">
            <w:pPr>
              <w:cnfStyle w:val="000000100000" w:firstRow="0" w:lastRow="0" w:firstColumn="0" w:lastColumn="0" w:oddVBand="0" w:evenVBand="0" w:oddHBand="1" w:evenHBand="0" w:firstRowFirstColumn="0" w:firstRowLastColumn="0" w:lastRowFirstColumn="0" w:lastRowLastColumn="0"/>
            </w:pPr>
            <w:r>
              <w:t>02CreateAuditObjects.sql</w:t>
            </w:r>
          </w:p>
        </w:tc>
        <w:tc>
          <w:tcPr>
            <w:tcW w:w="3899" w:type="dxa"/>
            <w:noWrap/>
            <w:hideMark/>
          </w:tcPr>
          <w:p w14:paraId="3646D405" w14:textId="319B860C"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The maximum number of rollover files: (integer)</w:t>
            </w:r>
          </w:p>
        </w:tc>
      </w:tr>
      <w:tr w:rsidR="00760CE6" w:rsidRPr="00C04D63" w14:paraId="5F70095B"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530AC68E" w14:textId="3A92C67B" w:rsidR="00760CE6" w:rsidRPr="00C04D63" w:rsidRDefault="00760CE6"/>
        </w:tc>
      </w:tr>
      <w:tr w:rsidR="00A35483" w:rsidRPr="00C04D63" w14:paraId="071C504F"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6823C4BE" w14:textId="77777777" w:rsidR="00A35483" w:rsidRPr="00C04D63" w:rsidRDefault="00A35483">
            <w:r w:rsidRPr="00C04D63">
              <w:t>ReserveDiskSpace:</w:t>
            </w:r>
          </w:p>
        </w:tc>
        <w:tc>
          <w:tcPr>
            <w:tcW w:w="2993" w:type="dxa"/>
          </w:tcPr>
          <w:p w14:paraId="4024EA01" w14:textId="1740D763" w:rsidR="00A35483" w:rsidRPr="00C04D63" w:rsidRDefault="00560944">
            <w:pPr>
              <w:cnfStyle w:val="000000100000" w:firstRow="0" w:lastRow="0" w:firstColumn="0" w:lastColumn="0" w:oddVBand="0" w:evenVBand="0" w:oddHBand="1" w:evenHBand="0" w:firstRowFirstColumn="0" w:firstRowLastColumn="0" w:lastRowFirstColumn="0" w:lastRowLastColumn="0"/>
            </w:pPr>
            <w:r>
              <w:t>02CreateAuditObjects.sql</w:t>
            </w:r>
          </w:p>
        </w:tc>
        <w:tc>
          <w:tcPr>
            <w:tcW w:w="3899" w:type="dxa"/>
            <w:noWrap/>
            <w:hideMark/>
          </w:tcPr>
          <w:p w14:paraId="3F3FA150" w14:textId="5DF5F781"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Should disk space be reserved for log files [ "ON" | "OFF" ].</w:t>
            </w:r>
          </w:p>
        </w:tc>
      </w:tr>
      <w:tr w:rsidR="00760CE6" w:rsidRPr="00C04D63" w14:paraId="785D4D60"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44291D7E" w14:textId="0CF5361E" w:rsidR="00760CE6" w:rsidRPr="00C04D63" w:rsidRDefault="00760CE6"/>
        </w:tc>
      </w:tr>
      <w:tr w:rsidR="00A35483" w:rsidRPr="00C04D63" w14:paraId="78E4C242"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2E6E5D94" w14:textId="77777777" w:rsidR="00A35483" w:rsidRPr="00C04D63" w:rsidRDefault="00A35483">
            <w:r w:rsidRPr="00C04D63">
              <w:t>QueueDelay:</w:t>
            </w:r>
          </w:p>
        </w:tc>
        <w:tc>
          <w:tcPr>
            <w:tcW w:w="2993" w:type="dxa"/>
          </w:tcPr>
          <w:p w14:paraId="577935D1" w14:textId="2D93B274" w:rsidR="00A35483" w:rsidRPr="00C04D63" w:rsidRDefault="00560944">
            <w:pPr>
              <w:cnfStyle w:val="000000100000" w:firstRow="0" w:lastRow="0" w:firstColumn="0" w:lastColumn="0" w:oddVBand="0" w:evenVBand="0" w:oddHBand="1" w:evenHBand="0" w:firstRowFirstColumn="0" w:firstRowLastColumn="0" w:lastRowFirstColumn="0" w:lastRowLastColumn="0"/>
            </w:pPr>
            <w:r>
              <w:t>02CreateAuditObjects.sql</w:t>
            </w:r>
          </w:p>
        </w:tc>
        <w:tc>
          <w:tcPr>
            <w:tcW w:w="3899" w:type="dxa"/>
            <w:noWrap/>
            <w:hideMark/>
          </w:tcPr>
          <w:p w14:paraId="5B08BA6D" w14:textId="5B5498DD"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The amount of time (in Milliseconds) with which events are</w:t>
            </w:r>
            <w:r>
              <w:t xml:space="preserve"> </w:t>
            </w:r>
            <w:r w:rsidRPr="00C04D63">
              <w:t>written to the log file asynchronously; a value of (0) zero</w:t>
            </w:r>
            <w:r>
              <w:t xml:space="preserve"> </w:t>
            </w:r>
            <w:r w:rsidRPr="00C04D63">
              <w:t>causes events to be written in sychronous mode</w:t>
            </w:r>
            <w:r>
              <w:t>.</w:t>
            </w:r>
          </w:p>
        </w:tc>
      </w:tr>
      <w:tr w:rsidR="00760CE6" w:rsidRPr="00C04D63" w14:paraId="3D5ED4F7"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63D6AAAF" w14:textId="78CF1B38" w:rsidR="00760CE6" w:rsidRPr="00C04D63" w:rsidRDefault="00760CE6"/>
        </w:tc>
      </w:tr>
      <w:tr w:rsidR="00A35483" w:rsidRPr="00C04D63" w14:paraId="6D1F6EBC"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19D62EEF" w14:textId="77777777" w:rsidR="00A35483" w:rsidRPr="00C04D63" w:rsidRDefault="00A35483">
            <w:r w:rsidRPr="00C04D63">
              <w:t>OnFailure:</w:t>
            </w:r>
          </w:p>
        </w:tc>
        <w:tc>
          <w:tcPr>
            <w:tcW w:w="2993" w:type="dxa"/>
          </w:tcPr>
          <w:p w14:paraId="08914130" w14:textId="11E67027" w:rsidR="00A35483" w:rsidRPr="00C04D63" w:rsidRDefault="00560944">
            <w:pPr>
              <w:cnfStyle w:val="000000100000" w:firstRow="0" w:lastRow="0" w:firstColumn="0" w:lastColumn="0" w:oddVBand="0" w:evenVBand="0" w:oddHBand="1" w:evenHBand="0" w:firstRowFirstColumn="0" w:firstRowLastColumn="0" w:lastRowFirstColumn="0" w:lastRowLastColumn="0"/>
            </w:pPr>
            <w:r>
              <w:t>02CreateAuditObjects.sql</w:t>
            </w:r>
          </w:p>
        </w:tc>
        <w:tc>
          <w:tcPr>
            <w:tcW w:w="3899" w:type="dxa"/>
            <w:noWrap/>
            <w:hideMark/>
          </w:tcPr>
          <w:p w14:paraId="48D34C35" w14:textId="7AE158F1" w:rsidR="00A35483" w:rsidRPr="00C04D63" w:rsidRDefault="00A35483" w:rsidP="00B14C18">
            <w:pPr>
              <w:cnfStyle w:val="000000100000" w:firstRow="0" w:lastRow="0" w:firstColumn="0" w:lastColumn="0" w:oddVBand="0" w:evenVBand="0" w:oddHBand="1" w:evenHBand="0" w:firstRowFirstColumn="0" w:firstRowLastColumn="0" w:lastRowFirstColumn="0" w:lastRowLastColumn="0"/>
            </w:pPr>
            <w:r w:rsidRPr="00C04D63">
              <w:t>Determines if the server should be shut</w:t>
            </w:r>
            <w:r w:rsidR="00B14C18">
              <w:t xml:space="preserve"> </w:t>
            </w:r>
            <w:r w:rsidRPr="00C04D63">
              <w:t>down if audit events</w:t>
            </w:r>
            <w:r>
              <w:t xml:space="preserve"> </w:t>
            </w:r>
            <w:r w:rsidRPr="00C04D63">
              <w:t>cannot be written to the log file(s): [ SHUTDOWN | CONTINUE ].</w:t>
            </w:r>
          </w:p>
        </w:tc>
      </w:tr>
      <w:tr w:rsidR="00760CE6" w:rsidRPr="00C04D63" w14:paraId="6984F3C0"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058F6792" w14:textId="1807B9A8" w:rsidR="00760CE6" w:rsidRPr="00C04D63" w:rsidRDefault="00760CE6"/>
        </w:tc>
      </w:tr>
      <w:tr w:rsidR="00A35483" w:rsidRPr="00C04D63" w14:paraId="6B8BCDC6"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4A92F09B" w14:textId="77777777" w:rsidR="00A35483" w:rsidRPr="00C04D63" w:rsidRDefault="00A35483">
            <w:r w:rsidRPr="00C04D63">
              <w:t>EnableState:</w:t>
            </w:r>
          </w:p>
        </w:tc>
        <w:tc>
          <w:tcPr>
            <w:tcW w:w="2993" w:type="dxa"/>
          </w:tcPr>
          <w:p w14:paraId="32BBCFEA" w14:textId="50694FB9" w:rsidR="00A35483" w:rsidRPr="00C04D63" w:rsidRDefault="00560944">
            <w:pPr>
              <w:cnfStyle w:val="000000100000" w:firstRow="0" w:lastRow="0" w:firstColumn="0" w:lastColumn="0" w:oddVBand="0" w:evenVBand="0" w:oddHBand="1" w:evenHBand="0" w:firstRowFirstColumn="0" w:firstRowLastColumn="0" w:lastRowFirstColumn="0" w:lastRowLastColumn="0"/>
            </w:pPr>
            <w:r>
              <w:t>02CreateAuditObjects.sql</w:t>
            </w:r>
          </w:p>
        </w:tc>
        <w:tc>
          <w:tcPr>
            <w:tcW w:w="3899" w:type="dxa"/>
            <w:noWrap/>
            <w:hideMark/>
          </w:tcPr>
          <w:p w14:paraId="022549C5" w14:textId="3B5B2589"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Determines if the Audits and Audit Specifications should be</w:t>
            </w:r>
            <w:r>
              <w:t xml:space="preserve"> </w:t>
            </w:r>
            <w:r w:rsidRPr="00C04D63">
              <w:t>enabled or disabled after creation: [ ON | OFF ].</w:t>
            </w:r>
          </w:p>
        </w:tc>
      </w:tr>
      <w:tr w:rsidR="00760CE6" w:rsidRPr="00C04D63" w14:paraId="7B80ACA3"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68D2D6A0" w14:textId="16FB108F" w:rsidR="00760CE6" w:rsidRPr="00C04D63" w:rsidRDefault="00760CE6"/>
        </w:tc>
      </w:tr>
      <w:tr w:rsidR="00A35483" w:rsidRPr="00C04D63" w14:paraId="1169DF18"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259E2D7F" w14:textId="77777777" w:rsidR="00A35483" w:rsidRPr="00C04D63" w:rsidRDefault="00A35483">
            <w:r w:rsidRPr="00C04D63">
              <w:t>AuditCredAcct:</w:t>
            </w:r>
          </w:p>
        </w:tc>
        <w:tc>
          <w:tcPr>
            <w:tcW w:w="2993" w:type="dxa"/>
          </w:tcPr>
          <w:p w14:paraId="4996FF8C" w14:textId="732457F3" w:rsidR="00A35483" w:rsidRPr="00C04D63" w:rsidRDefault="00560944">
            <w:pPr>
              <w:cnfStyle w:val="000000100000" w:firstRow="0" w:lastRow="0" w:firstColumn="0" w:lastColumn="0" w:oddVBand="0" w:evenVBand="0" w:oddHBand="1" w:evenHBand="0" w:firstRowFirstColumn="0" w:firstRowLastColumn="0" w:lastRowFirstColumn="0" w:lastRowLastColumn="0"/>
            </w:pPr>
            <w:r>
              <w:t>02CreateAuditObjects.sql</w:t>
            </w:r>
          </w:p>
        </w:tc>
        <w:tc>
          <w:tcPr>
            <w:tcW w:w="3899" w:type="dxa"/>
            <w:noWrap/>
            <w:hideMark/>
          </w:tcPr>
          <w:p w14:paraId="404425C5" w14:textId="6B69816C"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The login with domain name to be used for SQL Agent Audit jobs</w:t>
            </w:r>
          </w:p>
        </w:tc>
      </w:tr>
      <w:tr w:rsidR="00760CE6" w:rsidRPr="00C04D63" w14:paraId="0434F561"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1447091A" w14:textId="5CEA6618" w:rsidR="00760CE6" w:rsidRPr="00C04D63" w:rsidRDefault="00760CE6"/>
        </w:tc>
      </w:tr>
      <w:tr w:rsidR="00A35483" w:rsidRPr="00C04D63" w14:paraId="67E0050A"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42F4829B" w14:textId="77777777" w:rsidR="00A35483" w:rsidRPr="00C04D63" w:rsidRDefault="00A35483">
            <w:r w:rsidRPr="00C04D63">
              <w:t>AuditCredPW:</w:t>
            </w:r>
          </w:p>
        </w:tc>
        <w:tc>
          <w:tcPr>
            <w:tcW w:w="2993" w:type="dxa"/>
          </w:tcPr>
          <w:p w14:paraId="6FEDDD02" w14:textId="544F0D1F" w:rsidR="00A35483" w:rsidRPr="00C04D63" w:rsidRDefault="00560944">
            <w:pPr>
              <w:cnfStyle w:val="000000100000" w:firstRow="0" w:lastRow="0" w:firstColumn="0" w:lastColumn="0" w:oddVBand="0" w:evenVBand="0" w:oddHBand="1" w:evenHBand="0" w:firstRowFirstColumn="0" w:firstRowLastColumn="0" w:lastRowFirstColumn="0" w:lastRowLastColumn="0"/>
            </w:pPr>
            <w:r>
              <w:t>02CreateAuditObjects.sql</w:t>
            </w:r>
          </w:p>
        </w:tc>
        <w:tc>
          <w:tcPr>
            <w:tcW w:w="3899" w:type="dxa"/>
            <w:noWrap/>
            <w:hideMark/>
          </w:tcPr>
          <w:p w14:paraId="394359FD" w14:textId="616EBA4C"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The password for the above account. Recommended to put in a holding</w:t>
            </w:r>
            <w:r>
              <w:t xml:space="preserve"> </w:t>
            </w:r>
            <w:r w:rsidRPr="00C04D63">
              <w:t xml:space="preserve">password (not the real password) and </w:t>
            </w:r>
            <w:r w:rsidRPr="00C04D63">
              <w:lastRenderedPageBreak/>
              <w:t>change the cre</w:t>
            </w:r>
            <w:r>
              <w:t>d</w:t>
            </w:r>
            <w:r w:rsidRPr="00C04D63">
              <w:t>ential’s password</w:t>
            </w:r>
            <w:r>
              <w:t xml:space="preserve"> </w:t>
            </w:r>
            <w:r w:rsidRPr="00C04D63">
              <w:t>after running the script. Better security than putting passwords in</w:t>
            </w:r>
            <w:r>
              <w:t xml:space="preserve"> </w:t>
            </w:r>
            <w:r w:rsidRPr="00C04D63">
              <w:t>plain text.</w:t>
            </w:r>
          </w:p>
        </w:tc>
      </w:tr>
      <w:tr w:rsidR="00760CE6" w:rsidRPr="00C04D63" w14:paraId="0DED101C"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79640A53" w14:textId="09F39A7C" w:rsidR="00760CE6" w:rsidRPr="00C04D63" w:rsidRDefault="00760CE6"/>
        </w:tc>
      </w:tr>
      <w:tr w:rsidR="00A35483" w:rsidRPr="00C04D63" w14:paraId="427BB32F"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5A8FC2AF" w14:textId="77777777" w:rsidR="00A35483" w:rsidRPr="00C04D63" w:rsidRDefault="00A35483">
            <w:r w:rsidRPr="00C04D63">
              <w:t>AuditCredObj:</w:t>
            </w:r>
          </w:p>
        </w:tc>
        <w:tc>
          <w:tcPr>
            <w:tcW w:w="2993" w:type="dxa"/>
          </w:tcPr>
          <w:p w14:paraId="3A617D50" w14:textId="77B7443C" w:rsidR="00A35483" w:rsidRPr="00C04D63" w:rsidRDefault="00560944">
            <w:pPr>
              <w:cnfStyle w:val="000000100000" w:firstRow="0" w:lastRow="0" w:firstColumn="0" w:lastColumn="0" w:oddVBand="0" w:evenVBand="0" w:oddHBand="1" w:evenHBand="0" w:firstRowFirstColumn="0" w:firstRowLastColumn="0" w:lastRowFirstColumn="0" w:lastRowLastColumn="0"/>
            </w:pPr>
            <w:r>
              <w:t>02CreateAuditObjects.sql</w:t>
            </w:r>
          </w:p>
        </w:tc>
        <w:tc>
          <w:tcPr>
            <w:tcW w:w="3899" w:type="dxa"/>
            <w:noWrap/>
            <w:hideMark/>
          </w:tcPr>
          <w:p w14:paraId="582C9C79" w14:textId="6A7234D3"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The name of the credential object. Recommend not changing this value.</w:t>
            </w:r>
          </w:p>
        </w:tc>
      </w:tr>
      <w:tr w:rsidR="00760CE6" w:rsidRPr="00C04D63" w14:paraId="10228169"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7ACFC76C" w14:textId="4ADE7A33" w:rsidR="00760CE6" w:rsidRPr="00C04D63" w:rsidRDefault="00760CE6"/>
        </w:tc>
      </w:tr>
      <w:tr w:rsidR="00A35483" w:rsidRPr="00C04D63" w14:paraId="738A42A4"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16CB4056" w14:textId="0AD721D7" w:rsidR="00A35483" w:rsidRPr="00C04D63" w:rsidRDefault="00A35483">
            <w:r w:rsidRPr="00C04D63">
              <w:t>AuditProxy:</w:t>
            </w:r>
          </w:p>
        </w:tc>
        <w:tc>
          <w:tcPr>
            <w:tcW w:w="2993" w:type="dxa"/>
          </w:tcPr>
          <w:p w14:paraId="309C600E" w14:textId="4CC1BA2A" w:rsidR="003200E7" w:rsidRDefault="00560944">
            <w:pPr>
              <w:cnfStyle w:val="000000100000" w:firstRow="0" w:lastRow="0" w:firstColumn="0" w:lastColumn="0" w:oddVBand="0" w:evenVBand="0" w:oddHBand="1" w:evenHBand="0" w:firstRowFirstColumn="0" w:firstRowLastColumn="0" w:lastRowFirstColumn="0" w:lastRowLastColumn="0"/>
            </w:pPr>
            <w:r>
              <w:t>02CreateAuditObjects.sql</w:t>
            </w:r>
          </w:p>
          <w:p w14:paraId="136802F9" w14:textId="32F090C6" w:rsidR="0014418B" w:rsidRDefault="0014418B">
            <w:pPr>
              <w:cnfStyle w:val="000000100000" w:firstRow="0" w:lastRow="0" w:firstColumn="0" w:lastColumn="0" w:oddVBand="0" w:evenVBand="0" w:oddHBand="1" w:evenHBand="0" w:firstRowFirstColumn="0" w:firstRowLastColumn="0" w:lastRowFirstColumn="0" w:lastRowLastColumn="0"/>
            </w:pPr>
            <w:r>
              <w:t>04CreateAuditImportJob.sql</w:t>
            </w:r>
          </w:p>
          <w:p w14:paraId="640F6B1D" w14:textId="0E1D0B75" w:rsidR="00A35483" w:rsidRPr="00C04D63" w:rsidRDefault="00F733D0">
            <w:pPr>
              <w:cnfStyle w:val="000000100000" w:firstRow="0" w:lastRow="0" w:firstColumn="0" w:lastColumn="0" w:oddVBand="0" w:evenVBand="0" w:oddHBand="1" w:evenHBand="0" w:firstRowFirstColumn="0" w:firstRowLastColumn="0" w:lastRowFirstColumn="0" w:lastRowLastColumn="0"/>
            </w:pPr>
            <w:r>
              <w:t>04CreateAuditCopyJob.sql</w:t>
            </w:r>
          </w:p>
        </w:tc>
        <w:tc>
          <w:tcPr>
            <w:tcW w:w="3899" w:type="dxa"/>
            <w:noWrap/>
            <w:hideMark/>
          </w:tcPr>
          <w:p w14:paraId="0E6FD6A5" w14:textId="09498211"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The name of the SQL Agent proxy. Recommend not changing this value.</w:t>
            </w:r>
          </w:p>
        </w:tc>
      </w:tr>
      <w:tr w:rsidR="00760CE6" w:rsidRPr="00C04D63" w14:paraId="5565CB8C"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1477DCFE" w14:textId="6F825308" w:rsidR="00760CE6" w:rsidRPr="00C04D63" w:rsidRDefault="00760CE6"/>
        </w:tc>
      </w:tr>
      <w:tr w:rsidR="00A35483" w:rsidRPr="00C04D63" w14:paraId="154FE594"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3D3E9A71" w14:textId="77777777" w:rsidR="00A35483" w:rsidRPr="00C04D63" w:rsidRDefault="00A35483">
            <w:r w:rsidRPr="00C04D63">
              <w:t>MaxFiles</w:t>
            </w:r>
          </w:p>
        </w:tc>
        <w:tc>
          <w:tcPr>
            <w:tcW w:w="2993" w:type="dxa"/>
          </w:tcPr>
          <w:p w14:paraId="7B6059DF" w14:textId="5C4E64F4" w:rsidR="00A35483" w:rsidRPr="00C04D63" w:rsidRDefault="00560944">
            <w:pPr>
              <w:cnfStyle w:val="000000100000" w:firstRow="0" w:lastRow="0" w:firstColumn="0" w:lastColumn="0" w:oddVBand="0" w:evenVBand="0" w:oddHBand="1" w:evenHBand="0" w:firstRowFirstColumn="0" w:firstRowLastColumn="0" w:lastRowFirstColumn="0" w:lastRowLastColumn="0"/>
            </w:pPr>
            <w:r>
              <w:t>02CreateAuditObjects.sql</w:t>
            </w:r>
          </w:p>
        </w:tc>
        <w:tc>
          <w:tcPr>
            <w:tcW w:w="3899" w:type="dxa"/>
            <w:noWrap/>
            <w:hideMark/>
          </w:tcPr>
          <w:p w14:paraId="25B7C010" w14:textId="74A50FE9"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The max number of files processed per job run.</w:t>
            </w:r>
            <w:r>
              <w:t xml:space="preserve"> </w:t>
            </w:r>
            <w:r w:rsidRPr="00C04D63">
              <w:t>Only used with PowerShell file copy method (see comments in script)</w:t>
            </w:r>
          </w:p>
        </w:tc>
      </w:tr>
      <w:tr w:rsidR="00760CE6" w:rsidRPr="00C04D63" w14:paraId="55E879CD"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17A9532C" w14:textId="067CE7AE" w:rsidR="00760CE6" w:rsidRPr="00C04D63" w:rsidRDefault="00760CE6"/>
        </w:tc>
      </w:tr>
      <w:tr w:rsidR="00A35483" w:rsidRPr="00C04D63" w14:paraId="3F9C5BC7"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52959DDD" w14:textId="576D0B56" w:rsidR="00A35483" w:rsidRPr="00C04D63" w:rsidRDefault="00A35483">
            <w:r w:rsidRPr="00C04D63">
              <w:t>RenamedSA:</w:t>
            </w:r>
          </w:p>
        </w:tc>
        <w:tc>
          <w:tcPr>
            <w:tcW w:w="2993" w:type="dxa"/>
          </w:tcPr>
          <w:p w14:paraId="34410C90" w14:textId="0B4D3C2F" w:rsidR="003200E7" w:rsidRDefault="00F733D0">
            <w:pPr>
              <w:cnfStyle w:val="000000100000" w:firstRow="0" w:lastRow="0" w:firstColumn="0" w:lastColumn="0" w:oddVBand="0" w:evenVBand="0" w:oddHBand="1" w:evenHBand="0" w:firstRowFirstColumn="0" w:firstRowLastColumn="0" w:lastRowFirstColumn="0" w:lastRowLastColumn="0"/>
            </w:pPr>
            <w:r>
              <w:t>03CreateAuditImportFilesjob.sql</w:t>
            </w:r>
          </w:p>
          <w:p w14:paraId="423E689D" w14:textId="2D0A7ECA" w:rsidR="00A35483" w:rsidRPr="00C04D63" w:rsidRDefault="00F733D0">
            <w:pPr>
              <w:cnfStyle w:val="000000100000" w:firstRow="0" w:lastRow="0" w:firstColumn="0" w:lastColumn="0" w:oddVBand="0" w:evenVBand="0" w:oddHBand="1" w:evenHBand="0" w:firstRowFirstColumn="0" w:firstRowLastColumn="0" w:lastRowFirstColumn="0" w:lastRowLastColumn="0"/>
            </w:pPr>
            <w:r>
              <w:t>04CreateAuditCopyJob.sql</w:t>
            </w:r>
          </w:p>
        </w:tc>
        <w:tc>
          <w:tcPr>
            <w:tcW w:w="3899" w:type="dxa"/>
            <w:noWrap/>
            <w:hideMark/>
          </w:tcPr>
          <w:p w14:paraId="50D612CE" w14:textId="6D9D02F6" w:rsidR="00A35483" w:rsidRPr="00C04D63" w:rsidRDefault="00A35483">
            <w:pPr>
              <w:cnfStyle w:val="000000100000" w:firstRow="0" w:lastRow="0" w:firstColumn="0" w:lastColumn="0" w:oddVBand="0" w:evenVBand="0" w:oddHBand="1" w:evenHBand="0" w:firstRowFirstColumn="0" w:firstRowLastColumn="0" w:lastRowFirstColumn="0" w:lastRowLastColumn="0"/>
            </w:pPr>
            <w:r w:rsidRPr="00C04D63">
              <w:t xml:space="preserve">The current name of the "sa" account. STIGs </w:t>
            </w:r>
            <w:r w:rsidR="00B14C18" w:rsidRPr="00C04D63">
              <w:t>require</w:t>
            </w:r>
            <w:r w:rsidRPr="00C04D63">
              <w:t xml:space="preserve"> it to be renamed</w:t>
            </w:r>
            <w:r>
              <w:t xml:space="preserve"> </w:t>
            </w:r>
            <w:r w:rsidRPr="00C04D63">
              <w:t>and disabled. That is the preferred state for this use.</w:t>
            </w:r>
          </w:p>
        </w:tc>
      </w:tr>
      <w:tr w:rsidR="00760CE6" w:rsidRPr="00C04D63" w14:paraId="684A8EF5"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7E6448D2" w14:textId="6F6EFEB1" w:rsidR="00760CE6" w:rsidRPr="00C04D63" w:rsidRDefault="00760CE6"/>
        </w:tc>
      </w:tr>
      <w:tr w:rsidR="00E25CB3" w:rsidRPr="00C04D63" w14:paraId="3F9C837C"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tcPr>
          <w:p w14:paraId="5D6B05F7" w14:textId="59433D6F" w:rsidR="00E25CB3" w:rsidRPr="00C04D63" w:rsidRDefault="00E25CB3" w:rsidP="00E25CB3">
            <w:r>
              <w:t>ServerList:</w:t>
            </w:r>
          </w:p>
        </w:tc>
        <w:tc>
          <w:tcPr>
            <w:tcW w:w="2993" w:type="dxa"/>
          </w:tcPr>
          <w:p w14:paraId="6DD0CCD7" w14:textId="06AEC934" w:rsidR="00E25CB3" w:rsidRPr="003200E7" w:rsidRDefault="00F733D0" w:rsidP="00E25CB3">
            <w:pPr>
              <w:cnfStyle w:val="000000100000" w:firstRow="0" w:lastRow="0" w:firstColumn="0" w:lastColumn="0" w:oddVBand="0" w:evenVBand="0" w:oddHBand="1" w:evenHBand="0" w:firstRowFirstColumn="0" w:firstRowLastColumn="0" w:lastRowFirstColumn="0" w:lastRowLastColumn="0"/>
            </w:pPr>
            <w:r>
              <w:t>03CreateAuditImportFilesjob.sql</w:t>
            </w:r>
          </w:p>
        </w:tc>
        <w:tc>
          <w:tcPr>
            <w:tcW w:w="3899" w:type="dxa"/>
            <w:noWrap/>
          </w:tcPr>
          <w:p w14:paraId="7E4F3476" w14:textId="5744F311"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t>This is a list of the initial servers being audited separated by commas.</w:t>
            </w:r>
            <w:r w:rsidR="00C86BA0">
              <w:t xml:space="preserve"> One copy job step will be created for each server or server\instance pair in the list.</w:t>
            </w:r>
          </w:p>
        </w:tc>
      </w:tr>
      <w:tr w:rsidR="00E25CB3" w:rsidRPr="00C04D63" w14:paraId="56685B74" w14:textId="77777777" w:rsidTr="004A2446">
        <w:trPr>
          <w:trHeight w:val="300"/>
        </w:trPr>
        <w:tc>
          <w:tcPr>
            <w:cnfStyle w:val="001000000000" w:firstRow="0" w:lastRow="0" w:firstColumn="1" w:lastColumn="0" w:oddVBand="0" w:evenVBand="0" w:oddHBand="0" w:evenHBand="0" w:firstRowFirstColumn="0" w:firstRowLastColumn="0" w:lastRowFirstColumn="0" w:lastRowLastColumn="0"/>
            <w:tcW w:w="2458" w:type="dxa"/>
            <w:noWrap/>
          </w:tcPr>
          <w:p w14:paraId="1FF32DFA" w14:textId="77777777" w:rsidR="00E25CB3" w:rsidRPr="00C04D63" w:rsidRDefault="00E25CB3" w:rsidP="00E25CB3"/>
        </w:tc>
        <w:tc>
          <w:tcPr>
            <w:tcW w:w="2993" w:type="dxa"/>
          </w:tcPr>
          <w:p w14:paraId="4F3788D7" w14:textId="77777777" w:rsidR="00E25CB3" w:rsidRPr="003200E7" w:rsidRDefault="00E25CB3" w:rsidP="00E25CB3">
            <w:pPr>
              <w:cnfStyle w:val="000000000000" w:firstRow="0" w:lastRow="0" w:firstColumn="0" w:lastColumn="0" w:oddVBand="0" w:evenVBand="0" w:oddHBand="0" w:evenHBand="0" w:firstRowFirstColumn="0" w:firstRowLastColumn="0" w:lastRowFirstColumn="0" w:lastRowLastColumn="0"/>
            </w:pPr>
          </w:p>
        </w:tc>
        <w:tc>
          <w:tcPr>
            <w:tcW w:w="3899" w:type="dxa"/>
            <w:noWrap/>
          </w:tcPr>
          <w:p w14:paraId="208982B7" w14:textId="77777777" w:rsidR="00E25CB3" w:rsidRPr="00C04D63" w:rsidRDefault="00E25CB3" w:rsidP="00E25CB3">
            <w:pPr>
              <w:cnfStyle w:val="000000000000" w:firstRow="0" w:lastRow="0" w:firstColumn="0" w:lastColumn="0" w:oddVBand="0" w:evenVBand="0" w:oddHBand="0" w:evenHBand="0" w:firstRowFirstColumn="0" w:firstRowLastColumn="0" w:lastRowFirstColumn="0" w:lastRowLastColumn="0"/>
            </w:pPr>
          </w:p>
        </w:tc>
      </w:tr>
      <w:tr w:rsidR="00E25CB3" w:rsidRPr="00C04D63" w14:paraId="4763E881"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0F5B31C9" w14:textId="4F64AC34" w:rsidR="00E25CB3" w:rsidRPr="00C04D63" w:rsidRDefault="00E25CB3" w:rsidP="00E25CB3">
            <w:r w:rsidRPr="00C04D63">
              <w:t>WorkingPath:</w:t>
            </w:r>
          </w:p>
        </w:tc>
        <w:tc>
          <w:tcPr>
            <w:tcW w:w="2993" w:type="dxa"/>
          </w:tcPr>
          <w:p w14:paraId="35608DC3" w14:textId="7A697DBE" w:rsidR="00E25CB3" w:rsidRPr="00C04D63" w:rsidRDefault="00F733D0" w:rsidP="00E25CB3">
            <w:pPr>
              <w:cnfStyle w:val="000000100000" w:firstRow="0" w:lastRow="0" w:firstColumn="0" w:lastColumn="0" w:oddVBand="0" w:evenVBand="0" w:oddHBand="1" w:evenHBand="0" w:firstRowFirstColumn="0" w:firstRowLastColumn="0" w:lastRowFirstColumn="0" w:lastRowLastColumn="0"/>
            </w:pPr>
            <w:r>
              <w:t>03CreateAuditImportFilesjob.sql</w:t>
            </w:r>
          </w:p>
        </w:tc>
        <w:tc>
          <w:tcPr>
            <w:tcW w:w="3899" w:type="dxa"/>
            <w:noWrap/>
            <w:hideMark/>
          </w:tcPr>
          <w:p w14:paraId="3891AB43" w14:textId="073563FF"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The working path for processing audit output files.</w:t>
            </w:r>
            <w:r>
              <w:t xml:space="preserve"> </w:t>
            </w:r>
            <w:r w:rsidRPr="00C04D63">
              <w:t>Recommend using "Drive:\SQLAudit"</w:t>
            </w:r>
          </w:p>
        </w:tc>
      </w:tr>
      <w:tr w:rsidR="00E25CB3" w:rsidRPr="00C04D63" w14:paraId="0E67B351"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251AC0EB" w14:textId="3B65444F" w:rsidR="00E25CB3" w:rsidRPr="00C04D63" w:rsidRDefault="00E25CB3" w:rsidP="00E25CB3"/>
        </w:tc>
      </w:tr>
      <w:tr w:rsidR="00E25CB3" w:rsidRPr="00C04D63" w14:paraId="51A8D8E4"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2553298E" w14:textId="77777777" w:rsidR="00E25CB3" w:rsidRPr="00C04D63" w:rsidRDefault="00E25CB3" w:rsidP="00E25CB3">
            <w:r w:rsidRPr="00C04D63">
              <w:t>WorkingFolder:</w:t>
            </w:r>
          </w:p>
        </w:tc>
        <w:tc>
          <w:tcPr>
            <w:tcW w:w="2993" w:type="dxa"/>
          </w:tcPr>
          <w:p w14:paraId="1579ACFB" w14:textId="632A11F4" w:rsidR="00E25CB3" w:rsidRPr="00C04D63" w:rsidRDefault="00F733D0" w:rsidP="00E25CB3">
            <w:pPr>
              <w:cnfStyle w:val="000000100000" w:firstRow="0" w:lastRow="0" w:firstColumn="0" w:lastColumn="0" w:oddVBand="0" w:evenVBand="0" w:oddHBand="1" w:evenHBand="0" w:firstRowFirstColumn="0" w:firstRowLastColumn="0" w:lastRowFirstColumn="0" w:lastRowLastColumn="0"/>
            </w:pPr>
            <w:r>
              <w:t>03CreateAuditImportFilesjob.sql</w:t>
            </w:r>
          </w:p>
        </w:tc>
        <w:tc>
          <w:tcPr>
            <w:tcW w:w="3899" w:type="dxa"/>
            <w:noWrap/>
            <w:hideMark/>
          </w:tcPr>
          <w:p w14:paraId="026E0455" w14:textId="0B27EB47"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The folder of the working folder, located in the WorkingPath above.</w:t>
            </w:r>
          </w:p>
        </w:tc>
      </w:tr>
      <w:tr w:rsidR="00E25CB3" w:rsidRPr="00C04D63" w14:paraId="66B852A6"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62D6D50E" w14:textId="7FBC51C9" w:rsidR="00E25CB3" w:rsidRPr="00C04D63" w:rsidRDefault="00E25CB3" w:rsidP="00E25CB3"/>
        </w:tc>
      </w:tr>
      <w:tr w:rsidR="00E25CB3" w:rsidRPr="00C04D63" w14:paraId="699DB3C8"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48479EF8" w14:textId="0A3FB761" w:rsidR="00E25CB3" w:rsidRPr="00C04D63" w:rsidRDefault="00E25CB3" w:rsidP="00E25CB3">
            <w:r w:rsidRPr="00C04D63">
              <w:t>MaxFiles</w:t>
            </w:r>
            <w:r>
              <w:t>Processed</w:t>
            </w:r>
          </w:p>
        </w:tc>
        <w:tc>
          <w:tcPr>
            <w:tcW w:w="2993" w:type="dxa"/>
          </w:tcPr>
          <w:p w14:paraId="5C656929" w14:textId="5FFF9D19" w:rsidR="00E25CB3" w:rsidRPr="00C04D63" w:rsidRDefault="00F733D0" w:rsidP="00E25CB3">
            <w:pPr>
              <w:cnfStyle w:val="000000100000" w:firstRow="0" w:lastRow="0" w:firstColumn="0" w:lastColumn="0" w:oddVBand="0" w:evenVBand="0" w:oddHBand="1" w:evenHBand="0" w:firstRowFirstColumn="0" w:firstRowLastColumn="0" w:lastRowFirstColumn="0" w:lastRowLastColumn="0"/>
            </w:pPr>
            <w:r>
              <w:t>03CreateAuditImportFilesjob.sql</w:t>
            </w:r>
          </w:p>
        </w:tc>
        <w:tc>
          <w:tcPr>
            <w:tcW w:w="3899" w:type="dxa"/>
            <w:noWrap/>
            <w:hideMark/>
          </w:tcPr>
          <w:p w14:paraId="7EAA62D0" w14:textId="0A00D12D"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The max number of files processed per job run.</w:t>
            </w:r>
            <w:r>
              <w:t xml:space="preserve"> </w:t>
            </w:r>
            <w:r w:rsidRPr="00C04D63">
              <w:t>Only used with PowerShell file copy method (see comments in script)</w:t>
            </w:r>
          </w:p>
        </w:tc>
      </w:tr>
      <w:tr w:rsidR="00E25CB3" w:rsidRPr="00C04D63" w14:paraId="300A71A8"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3CF221E0" w14:textId="6E957AF2" w:rsidR="00E25CB3" w:rsidRPr="00C04D63" w:rsidRDefault="00E25CB3" w:rsidP="00E25CB3"/>
        </w:tc>
      </w:tr>
      <w:tr w:rsidR="00E25CB3" w:rsidRPr="00C04D63" w14:paraId="5E4D8494"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164B8519" w14:textId="77777777" w:rsidR="00E25CB3" w:rsidRPr="00C04D63" w:rsidRDefault="00E25CB3" w:rsidP="00E25CB3">
            <w:r w:rsidRPr="00C04D63">
              <w:t>SourceServer:</w:t>
            </w:r>
          </w:p>
        </w:tc>
        <w:tc>
          <w:tcPr>
            <w:tcW w:w="2993" w:type="dxa"/>
          </w:tcPr>
          <w:p w14:paraId="383C4F3A" w14:textId="6D554A53" w:rsidR="00E25CB3" w:rsidRPr="00C04D63" w:rsidRDefault="00F733D0" w:rsidP="00E25CB3">
            <w:pPr>
              <w:cnfStyle w:val="000000100000" w:firstRow="0" w:lastRow="0" w:firstColumn="0" w:lastColumn="0" w:oddVBand="0" w:evenVBand="0" w:oddHBand="1" w:evenHBand="0" w:firstRowFirstColumn="0" w:firstRowLastColumn="0" w:lastRowFirstColumn="0" w:lastRowLastColumn="0"/>
            </w:pPr>
            <w:r>
              <w:t>04CreateAuditCopyJob.sql</w:t>
            </w:r>
          </w:p>
        </w:tc>
        <w:tc>
          <w:tcPr>
            <w:tcW w:w="3899" w:type="dxa"/>
            <w:noWrap/>
            <w:hideMark/>
          </w:tcPr>
          <w:p w14:paraId="6A3DC222" w14:textId="6177491A"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The name of the monitored server</w:t>
            </w:r>
          </w:p>
        </w:tc>
      </w:tr>
      <w:tr w:rsidR="00E25CB3" w:rsidRPr="00C04D63" w14:paraId="4B44CF81"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6D96BFB1" w14:textId="1AB1D9C6" w:rsidR="00E25CB3" w:rsidRPr="00C04D63" w:rsidRDefault="00E25CB3" w:rsidP="00E25CB3"/>
        </w:tc>
      </w:tr>
      <w:tr w:rsidR="00E25CB3" w:rsidRPr="00C04D63" w14:paraId="7D529BA0"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75E6BFD1" w14:textId="77777777" w:rsidR="00E25CB3" w:rsidRPr="00C04D63" w:rsidRDefault="00E25CB3" w:rsidP="00E25CB3">
            <w:r w:rsidRPr="00C04D63">
              <w:t>SourcePath:</w:t>
            </w:r>
          </w:p>
        </w:tc>
        <w:tc>
          <w:tcPr>
            <w:tcW w:w="2993" w:type="dxa"/>
          </w:tcPr>
          <w:p w14:paraId="08BE4A49" w14:textId="7C115234" w:rsidR="00E25CB3" w:rsidRPr="00C04D63" w:rsidRDefault="00F733D0" w:rsidP="00E25CB3">
            <w:pPr>
              <w:cnfStyle w:val="000000100000" w:firstRow="0" w:lastRow="0" w:firstColumn="0" w:lastColumn="0" w:oddVBand="0" w:evenVBand="0" w:oddHBand="1" w:evenHBand="0" w:firstRowFirstColumn="0" w:firstRowLastColumn="0" w:lastRowFirstColumn="0" w:lastRowLastColumn="0"/>
            </w:pPr>
            <w:r>
              <w:t>04CreateAuditCopyJob.sql</w:t>
            </w:r>
          </w:p>
        </w:tc>
        <w:tc>
          <w:tcPr>
            <w:tcW w:w="3899" w:type="dxa"/>
            <w:noWrap/>
            <w:hideMark/>
          </w:tcPr>
          <w:p w14:paraId="3059BA73" w14:textId="1969BE82"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Location where the audit files are created and initially stored.</w:t>
            </w:r>
          </w:p>
        </w:tc>
      </w:tr>
      <w:tr w:rsidR="00E25CB3" w:rsidRPr="00C04D63" w14:paraId="5B4B90FC"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7A599F92" w14:textId="207AAAF1" w:rsidR="00E25CB3" w:rsidRPr="00C04D63" w:rsidRDefault="00E25CB3" w:rsidP="00E25CB3"/>
        </w:tc>
      </w:tr>
      <w:tr w:rsidR="00E25CB3" w:rsidRPr="00C04D63" w14:paraId="4F6EB0E6"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6E1081A1" w14:textId="61CC7AE9" w:rsidR="00E25CB3" w:rsidRPr="00C04D63" w:rsidRDefault="00807A2D" w:rsidP="00E25CB3">
            <w:r>
              <w:t>Main</w:t>
            </w:r>
            <w:r w:rsidR="00E25CB3" w:rsidRPr="00C04D63">
              <w:t>Server:</w:t>
            </w:r>
          </w:p>
        </w:tc>
        <w:tc>
          <w:tcPr>
            <w:tcW w:w="2993" w:type="dxa"/>
          </w:tcPr>
          <w:p w14:paraId="7AB5F891" w14:textId="3F8B7F10" w:rsidR="00E25CB3" w:rsidRDefault="00F733D0" w:rsidP="00E25CB3">
            <w:pPr>
              <w:cnfStyle w:val="000000100000" w:firstRow="0" w:lastRow="0" w:firstColumn="0" w:lastColumn="0" w:oddVBand="0" w:evenVBand="0" w:oddHBand="1" w:evenHBand="0" w:firstRowFirstColumn="0" w:firstRowLastColumn="0" w:lastRowFirstColumn="0" w:lastRowLastColumn="0"/>
            </w:pPr>
            <w:r>
              <w:t>04CreateAuditCopyJob.sql</w:t>
            </w:r>
          </w:p>
          <w:p w14:paraId="7DF06FEB" w14:textId="6596717C" w:rsidR="00E25CB3" w:rsidRDefault="00F733D0" w:rsidP="00E25CB3">
            <w:pPr>
              <w:cnfStyle w:val="000000100000" w:firstRow="0" w:lastRow="0" w:firstColumn="0" w:lastColumn="0" w:oddVBand="0" w:evenVBand="0" w:oddHBand="1" w:evenHBand="0" w:firstRowFirstColumn="0" w:firstRowLastColumn="0" w:lastRowFirstColumn="0" w:lastRowLastColumn="0"/>
            </w:pPr>
            <w:r>
              <w:t>07CreatePolicyObjects.sql</w:t>
            </w:r>
          </w:p>
          <w:p w14:paraId="71384F66" w14:textId="7FDAA902" w:rsidR="00E25CB3" w:rsidRPr="00C04D63" w:rsidRDefault="00324997" w:rsidP="00E25CB3">
            <w:pPr>
              <w:cnfStyle w:val="000000100000" w:firstRow="0" w:lastRow="0" w:firstColumn="0" w:lastColumn="0" w:oddVBand="0" w:evenVBand="0" w:oddHBand="1" w:evenHBand="0" w:firstRowFirstColumn="0" w:firstRowLastColumn="0" w:lastRowFirstColumn="0" w:lastRowLastColumn="0"/>
            </w:pPr>
            <w:r>
              <w:t>08CreatePolicyImportJob.sql</w:t>
            </w:r>
          </w:p>
        </w:tc>
        <w:tc>
          <w:tcPr>
            <w:tcW w:w="3899" w:type="dxa"/>
            <w:noWrap/>
            <w:hideMark/>
          </w:tcPr>
          <w:p w14:paraId="0A49E1F9" w14:textId="5C4B7562"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 xml:space="preserve">The name of the </w:t>
            </w:r>
            <w:r w:rsidR="00CE3677">
              <w:t>Main Server</w:t>
            </w:r>
            <w:r w:rsidRPr="00C04D63">
              <w:t>. Do not include the instance name.</w:t>
            </w:r>
          </w:p>
        </w:tc>
      </w:tr>
      <w:tr w:rsidR="00E25CB3" w:rsidRPr="00C04D63" w14:paraId="6143ACE0"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66AEF6EC" w14:textId="5281AD77" w:rsidR="00E25CB3" w:rsidRPr="00C04D63" w:rsidRDefault="00E25CB3" w:rsidP="00E25CB3"/>
        </w:tc>
      </w:tr>
      <w:tr w:rsidR="00E25CB3" w:rsidRPr="00C04D63" w14:paraId="37386E88"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7C4BF1DA" w14:textId="77777777" w:rsidR="00E25CB3" w:rsidRPr="00C04D63" w:rsidRDefault="00E25CB3" w:rsidP="00E25CB3">
            <w:r w:rsidRPr="00C04D63">
              <w:lastRenderedPageBreak/>
              <w:t>DestShare:</w:t>
            </w:r>
          </w:p>
        </w:tc>
        <w:tc>
          <w:tcPr>
            <w:tcW w:w="2993" w:type="dxa"/>
          </w:tcPr>
          <w:p w14:paraId="4BD4BEF9" w14:textId="02929D1A" w:rsidR="00E25CB3" w:rsidRPr="00C04D63" w:rsidRDefault="00F733D0" w:rsidP="00E25CB3">
            <w:pPr>
              <w:cnfStyle w:val="000000100000" w:firstRow="0" w:lastRow="0" w:firstColumn="0" w:lastColumn="0" w:oddVBand="0" w:evenVBand="0" w:oddHBand="1" w:evenHBand="0" w:firstRowFirstColumn="0" w:firstRowLastColumn="0" w:lastRowFirstColumn="0" w:lastRowLastColumn="0"/>
            </w:pPr>
            <w:r>
              <w:t>04CreateAuditCopyJob.sql</w:t>
            </w:r>
          </w:p>
        </w:tc>
        <w:tc>
          <w:tcPr>
            <w:tcW w:w="3899" w:type="dxa"/>
            <w:noWrap/>
            <w:hideMark/>
          </w:tcPr>
          <w:p w14:paraId="088A284B" w14:textId="55E32437"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 xml:space="preserve">The share on the </w:t>
            </w:r>
            <w:r w:rsidR="00CE3677">
              <w:t>Main Server</w:t>
            </w:r>
            <w:r w:rsidRPr="00C04D63">
              <w:t xml:space="preserve"> that is the target of the copy.</w:t>
            </w:r>
            <w:r>
              <w:t xml:space="preserve"> </w:t>
            </w:r>
            <w:r w:rsidRPr="00C04D63">
              <w:t>Strongly recommend using "SQLAudit"</w:t>
            </w:r>
          </w:p>
        </w:tc>
      </w:tr>
      <w:tr w:rsidR="00E25CB3" w:rsidRPr="00C04D63" w14:paraId="3386ED2D"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05B60914" w14:textId="650B4243" w:rsidR="00E25CB3" w:rsidRPr="00C04D63" w:rsidRDefault="00E25CB3" w:rsidP="00E25CB3"/>
        </w:tc>
      </w:tr>
      <w:tr w:rsidR="00E25CB3" w:rsidRPr="00C04D63" w14:paraId="11EE55B9"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5A45B7EE" w14:textId="77777777" w:rsidR="00E25CB3" w:rsidRPr="00C04D63" w:rsidRDefault="00E25CB3" w:rsidP="00E25CB3">
            <w:r w:rsidRPr="00C04D63">
              <w:t>PolicyDBName:</w:t>
            </w:r>
          </w:p>
        </w:tc>
        <w:tc>
          <w:tcPr>
            <w:tcW w:w="2993" w:type="dxa"/>
          </w:tcPr>
          <w:p w14:paraId="752311B9" w14:textId="4DA1AD29" w:rsidR="00E25CB3" w:rsidRDefault="00F733D0" w:rsidP="00E25CB3">
            <w:pPr>
              <w:cnfStyle w:val="000000100000" w:firstRow="0" w:lastRow="0" w:firstColumn="0" w:lastColumn="0" w:oddVBand="0" w:evenVBand="0" w:oddHBand="1" w:evenHBand="0" w:firstRowFirstColumn="0" w:firstRowLastColumn="0" w:lastRowFirstColumn="0" w:lastRowLastColumn="0"/>
            </w:pPr>
            <w:r>
              <w:t>06CreatePolicyDB.sql</w:t>
            </w:r>
          </w:p>
          <w:p w14:paraId="5ACE7356" w14:textId="6AF7D102"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t>10CreatePolicyImportJob</w:t>
            </w:r>
          </w:p>
        </w:tc>
        <w:tc>
          <w:tcPr>
            <w:tcW w:w="3899" w:type="dxa"/>
            <w:noWrap/>
            <w:hideMark/>
          </w:tcPr>
          <w:p w14:paraId="3FAE0478" w14:textId="2BAE5A64"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Name given to the Policy Database. Highly Recommend "MDW"</w:t>
            </w:r>
          </w:p>
        </w:tc>
      </w:tr>
      <w:tr w:rsidR="00E25CB3" w:rsidRPr="00C04D63" w14:paraId="3093C419"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700FFE18" w14:textId="4C5D5985" w:rsidR="00E25CB3" w:rsidRPr="00C04D63" w:rsidRDefault="00E25CB3" w:rsidP="00E25CB3"/>
        </w:tc>
      </w:tr>
      <w:tr w:rsidR="00E25CB3" w:rsidRPr="00C04D63" w14:paraId="6D4B3782"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2FD6C3C8" w14:textId="77777777" w:rsidR="00E25CB3" w:rsidRPr="00C04D63" w:rsidRDefault="00E25CB3" w:rsidP="00E25CB3">
            <w:r w:rsidRPr="00C04D63">
              <w:t>PolicyDBDataFilePath:</w:t>
            </w:r>
          </w:p>
        </w:tc>
        <w:tc>
          <w:tcPr>
            <w:tcW w:w="2993" w:type="dxa"/>
          </w:tcPr>
          <w:p w14:paraId="63E7038A" w14:textId="4E7CD902" w:rsidR="00E25CB3" w:rsidRPr="00C04D63" w:rsidRDefault="00F733D0" w:rsidP="00E25CB3">
            <w:pPr>
              <w:cnfStyle w:val="000000100000" w:firstRow="0" w:lastRow="0" w:firstColumn="0" w:lastColumn="0" w:oddVBand="0" w:evenVBand="0" w:oddHBand="1" w:evenHBand="0" w:firstRowFirstColumn="0" w:firstRowLastColumn="0" w:lastRowFirstColumn="0" w:lastRowLastColumn="0"/>
            </w:pPr>
            <w:r>
              <w:t>06CreatePolicyDB.sql</w:t>
            </w:r>
          </w:p>
        </w:tc>
        <w:tc>
          <w:tcPr>
            <w:tcW w:w="3899" w:type="dxa"/>
            <w:noWrap/>
            <w:hideMark/>
          </w:tcPr>
          <w:p w14:paraId="5D219B2F" w14:textId="7E60D562"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The Location where the data files will be created.</w:t>
            </w:r>
            <w:r>
              <w:t xml:space="preserve"> </w:t>
            </w:r>
            <w:r w:rsidRPr="00C04D63">
              <w:t>Should not end with "\"</w:t>
            </w:r>
          </w:p>
        </w:tc>
      </w:tr>
      <w:tr w:rsidR="00E25CB3" w:rsidRPr="00C04D63" w14:paraId="075D4075"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01327272" w14:textId="03F64344" w:rsidR="00E25CB3" w:rsidRPr="00C04D63" w:rsidRDefault="00E25CB3" w:rsidP="00E25CB3"/>
        </w:tc>
      </w:tr>
      <w:tr w:rsidR="00E25CB3" w:rsidRPr="00C04D63" w14:paraId="435B4AE7"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1F7E6F18" w14:textId="77777777" w:rsidR="00E25CB3" w:rsidRPr="00C04D63" w:rsidRDefault="00E25CB3" w:rsidP="00E25CB3">
            <w:r w:rsidRPr="00C04D63">
              <w:t>PolicyDBLogFilePath:</w:t>
            </w:r>
          </w:p>
        </w:tc>
        <w:tc>
          <w:tcPr>
            <w:tcW w:w="2993" w:type="dxa"/>
          </w:tcPr>
          <w:p w14:paraId="400C9D9C" w14:textId="269E0DC6" w:rsidR="00E25CB3" w:rsidRPr="00C04D63" w:rsidRDefault="00F733D0" w:rsidP="00E25CB3">
            <w:pPr>
              <w:cnfStyle w:val="000000100000" w:firstRow="0" w:lastRow="0" w:firstColumn="0" w:lastColumn="0" w:oddVBand="0" w:evenVBand="0" w:oddHBand="1" w:evenHBand="0" w:firstRowFirstColumn="0" w:firstRowLastColumn="0" w:lastRowFirstColumn="0" w:lastRowLastColumn="0"/>
            </w:pPr>
            <w:r>
              <w:t>06CreatePolicyDB.sql</w:t>
            </w:r>
          </w:p>
        </w:tc>
        <w:tc>
          <w:tcPr>
            <w:tcW w:w="3899" w:type="dxa"/>
            <w:noWrap/>
            <w:hideMark/>
          </w:tcPr>
          <w:p w14:paraId="5078BF9A" w14:textId="4F671139"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The Location where the log files will be created.</w:t>
            </w:r>
            <w:r>
              <w:t xml:space="preserve"> </w:t>
            </w:r>
            <w:r w:rsidRPr="00C04D63">
              <w:t>Should not end with "\"</w:t>
            </w:r>
          </w:p>
        </w:tc>
      </w:tr>
      <w:tr w:rsidR="00E25CB3" w:rsidRPr="00C04D63" w14:paraId="7C275112"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09CC42B2" w14:textId="125E0AE5" w:rsidR="00E25CB3" w:rsidRPr="00C04D63" w:rsidRDefault="00E25CB3" w:rsidP="00E25CB3"/>
        </w:tc>
      </w:tr>
      <w:tr w:rsidR="004A2446" w:rsidRPr="00C04D63" w14:paraId="0C3428F3" w14:textId="77777777" w:rsidTr="004A2446">
        <w:trPr>
          <w:cnfStyle w:val="000000100000" w:firstRow="0" w:lastRow="0" w:firstColumn="0" w:lastColumn="0" w:oddVBand="0" w:evenVBand="0" w:oddHBand="1" w:evenHBand="0" w:firstRowFirstColumn="0" w:firstRowLastColumn="0" w:lastRowFirstColumn="0" w:lastRowLastColumn="0"/>
          <w:trHeight w:val="300"/>
          <w:ins w:id="25" w:author="Curtis Krumel" w:date="2016-10-26T15:09:00Z"/>
        </w:trPr>
        <w:tc>
          <w:tcPr>
            <w:cnfStyle w:val="001000000000" w:firstRow="0" w:lastRow="0" w:firstColumn="1" w:lastColumn="0" w:oddVBand="0" w:evenVBand="0" w:oddHBand="0" w:evenHBand="0" w:firstRowFirstColumn="0" w:firstRowLastColumn="0" w:lastRowFirstColumn="0" w:lastRowLastColumn="0"/>
            <w:tcW w:w="2458" w:type="dxa"/>
            <w:noWrap/>
          </w:tcPr>
          <w:p w14:paraId="5ADB9DFA" w14:textId="77777777" w:rsidR="004A2446" w:rsidRPr="00C04D63" w:rsidRDefault="004A2446" w:rsidP="00771FAC">
            <w:pPr>
              <w:rPr>
                <w:ins w:id="26" w:author="Curtis Krumel" w:date="2016-10-26T15:09:00Z"/>
              </w:rPr>
            </w:pPr>
            <w:ins w:id="27" w:author="Curtis Krumel" w:date="2016-10-26T15:09:00Z">
              <w:r>
                <w:t>ServerList:</w:t>
              </w:r>
            </w:ins>
          </w:p>
        </w:tc>
        <w:tc>
          <w:tcPr>
            <w:tcW w:w="2993" w:type="dxa"/>
          </w:tcPr>
          <w:p w14:paraId="36486ECB" w14:textId="0AEB4F35" w:rsidR="004A2446" w:rsidRPr="003200E7" w:rsidRDefault="004A2446" w:rsidP="004A2446">
            <w:pPr>
              <w:cnfStyle w:val="000000100000" w:firstRow="0" w:lastRow="0" w:firstColumn="0" w:lastColumn="0" w:oddVBand="0" w:evenVBand="0" w:oddHBand="1" w:evenHBand="0" w:firstRowFirstColumn="0" w:firstRowLastColumn="0" w:lastRowFirstColumn="0" w:lastRowLastColumn="0"/>
              <w:rPr>
                <w:ins w:id="28" w:author="Curtis Krumel" w:date="2016-10-26T15:09:00Z"/>
              </w:rPr>
            </w:pPr>
            <w:ins w:id="29" w:author="Curtis Krumel" w:date="2016-10-26T15:09:00Z">
              <w:r>
                <w:t>06CreatePolicy</w:t>
              </w:r>
            </w:ins>
            <w:ins w:id="30" w:author="Curtis Krumel" w:date="2016-10-26T15:10:00Z">
              <w:r>
                <w:t>DB</w:t>
              </w:r>
            </w:ins>
            <w:ins w:id="31" w:author="Curtis Krumel" w:date="2016-10-26T15:09:00Z">
              <w:r>
                <w:t>.sql</w:t>
              </w:r>
            </w:ins>
          </w:p>
        </w:tc>
        <w:tc>
          <w:tcPr>
            <w:tcW w:w="3899" w:type="dxa"/>
            <w:noWrap/>
          </w:tcPr>
          <w:p w14:paraId="13CF2110" w14:textId="0B69611D" w:rsidR="004A2446" w:rsidRPr="00C04D63" w:rsidRDefault="004A2446" w:rsidP="004A2446">
            <w:pPr>
              <w:cnfStyle w:val="000000100000" w:firstRow="0" w:lastRow="0" w:firstColumn="0" w:lastColumn="0" w:oddVBand="0" w:evenVBand="0" w:oddHBand="1" w:evenHBand="0" w:firstRowFirstColumn="0" w:firstRowLastColumn="0" w:lastRowFirstColumn="0" w:lastRowLastColumn="0"/>
              <w:rPr>
                <w:ins w:id="32" w:author="Curtis Krumel" w:date="2016-10-26T15:09:00Z"/>
              </w:rPr>
            </w:pPr>
            <w:ins w:id="33" w:author="Curtis Krumel" w:date="2016-10-26T15:09:00Z">
              <w:r>
                <w:t xml:space="preserve">This is a list of the </w:t>
              </w:r>
            </w:ins>
            <w:ins w:id="34" w:author="Curtis Krumel" w:date="2016-10-26T15:11:00Z">
              <w:r>
                <w:t xml:space="preserve">remote </w:t>
              </w:r>
            </w:ins>
            <w:ins w:id="35" w:author="Curtis Krumel" w:date="2016-10-26T15:09:00Z">
              <w:r>
                <w:t>server</w:t>
              </w:r>
            </w:ins>
            <w:ins w:id="36" w:author="Curtis Krumel" w:date="2016-10-26T15:11:00Z">
              <w:r>
                <w:t xml:space="preserve"> instances</w:t>
              </w:r>
            </w:ins>
            <w:ins w:id="37" w:author="Curtis Krumel" w:date="2016-10-26T15:09:00Z">
              <w:r>
                <w:t xml:space="preserve"> being </w:t>
              </w:r>
            </w:ins>
            <w:ins w:id="38" w:author="Curtis Krumel" w:date="2016-10-26T15:10:00Z">
              <w:r>
                <w:t>evaluated</w:t>
              </w:r>
            </w:ins>
            <w:ins w:id="39" w:author="Curtis Krumel" w:date="2016-10-26T15:11:00Z">
              <w:r>
                <w:t>,</w:t>
              </w:r>
            </w:ins>
            <w:ins w:id="40" w:author="Curtis Krumel" w:date="2016-10-26T15:09:00Z">
              <w:r>
                <w:t xml:space="preserve"> separated by commas. </w:t>
              </w:r>
            </w:ins>
            <w:ins w:id="41" w:author="Curtis Krumel" w:date="2016-10-26T15:10:00Z">
              <w:r>
                <w:t>It different</w:t>
              </w:r>
            </w:ins>
            <w:ins w:id="42" w:author="Curtis Krumel" w:date="2016-10-26T15:12:00Z">
              <w:r>
                <w:t xml:space="preserve"> from the</w:t>
              </w:r>
            </w:ins>
            <w:ins w:id="43" w:author="Curtis Krumel" w:date="2016-10-26T15:10:00Z">
              <w:r>
                <w:t xml:space="preserve"> list  03CreateAudit</w:t>
              </w:r>
            </w:ins>
            <w:ins w:id="44" w:author="Curtis Krumel" w:date="2016-10-26T15:11:00Z">
              <w:r>
                <w:t>ImportFilesJob in that the Main Server Instance should not be included in th</w:t>
              </w:r>
            </w:ins>
            <w:ins w:id="45" w:author="Curtis Krumel" w:date="2016-10-26T15:12:00Z">
              <w:r>
                <w:t>is</w:t>
              </w:r>
            </w:ins>
            <w:ins w:id="46" w:author="Curtis Krumel" w:date="2016-10-26T15:11:00Z">
              <w:r>
                <w:t xml:space="preserve"> list.</w:t>
              </w:r>
            </w:ins>
          </w:p>
        </w:tc>
      </w:tr>
      <w:tr w:rsidR="004A2446" w:rsidRPr="00C04D63" w14:paraId="5C83C1FE" w14:textId="77777777" w:rsidTr="004A2446">
        <w:trPr>
          <w:trHeight w:val="300"/>
          <w:ins w:id="47" w:author="Curtis Krumel" w:date="2016-10-26T15:09:00Z"/>
        </w:trPr>
        <w:tc>
          <w:tcPr>
            <w:cnfStyle w:val="001000000000" w:firstRow="0" w:lastRow="0" w:firstColumn="1" w:lastColumn="0" w:oddVBand="0" w:evenVBand="0" w:oddHBand="0" w:evenHBand="0" w:firstRowFirstColumn="0" w:firstRowLastColumn="0" w:lastRowFirstColumn="0" w:lastRowLastColumn="0"/>
            <w:tcW w:w="2458" w:type="dxa"/>
            <w:noWrap/>
          </w:tcPr>
          <w:p w14:paraId="4813A65A" w14:textId="77777777" w:rsidR="004A2446" w:rsidRPr="00C04D63" w:rsidRDefault="004A2446" w:rsidP="00771FAC">
            <w:pPr>
              <w:rPr>
                <w:ins w:id="48" w:author="Curtis Krumel" w:date="2016-10-26T15:09:00Z"/>
              </w:rPr>
            </w:pPr>
          </w:p>
        </w:tc>
        <w:tc>
          <w:tcPr>
            <w:tcW w:w="2993" w:type="dxa"/>
          </w:tcPr>
          <w:p w14:paraId="34E1ADC0" w14:textId="77777777" w:rsidR="004A2446" w:rsidRPr="003200E7" w:rsidRDefault="004A2446" w:rsidP="00771FAC">
            <w:pPr>
              <w:cnfStyle w:val="000000000000" w:firstRow="0" w:lastRow="0" w:firstColumn="0" w:lastColumn="0" w:oddVBand="0" w:evenVBand="0" w:oddHBand="0" w:evenHBand="0" w:firstRowFirstColumn="0" w:firstRowLastColumn="0" w:lastRowFirstColumn="0" w:lastRowLastColumn="0"/>
              <w:rPr>
                <w:ins w:id="49" w:author="Curtis Krumel" w:date="2016-10-26T15:09:00Z"/>
              </w:rPr>
            </w:pPr>
          </w:p>
        </w:tc>
        <w:tc>
          <w:tcPr>
            <w:tcW w:w="3899" w:type="dxa"/>
            <w:noWrap/>
          </w:tcPr>
          <w:p w14:paraId="50D37D89" w14:textId="77777777" w:rsidR="004A2446" w:rsidRPr="00C04D63" w:rsidRDefault="004A2446" w:rsidP="00771FAC">
            <w:pPr>
              <w:cnfStyle w:val="000000000000" w:firstRow="0" w:lastRow="0" w:firstColumn="0" w:lastColumn="0" w:oddVBand="0" w:evenVBand="0" w:oddHBand="0" w:evenHBand="0" w:firstRowFirstColumn="0" w:firstRowLastColumn="0" w:lastRowFirstColumn="0" w:lastRowLastColumn="0"/>
              <w:rPr>
                <w:ins w:id="50" w:author="Curtis Krumel" w:date="2016-10-26T15:09:00Z"/>
              </w:rPr>
            </w:pPr>
          </w:p>
        </w:tc>
      </w:tr>
      <w:tr w:rsidR="00E25CB3" w:rsidRPr="00C04D63" w14:paraId="6DFB15A3"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0B5E1867" w14:textId="2459453A" w:rsidR="00E25CB3" w:rsidRPr="00C04D63" w:rsidRDefault="00900EF2" w:rsidP="00E25CB3">
            <w:r>
              <w:t>Main</w:t>
            </w:r>
            <w:r w:rsidR="00E25CB3" w:rsidRPr="00C04D63">
              <w:t>InstName:</w:t>
            </w:r>
          </w:p>
        </w:tc>
        <w:tc>
          <w:tcPr>
            <w:tcW w:w="2993" w:type="dxa"/>
          </w:tcPr>
          <w:p w14:paraId="26BEF670" w14:textId="18833BED" w:rsidR="00E25CB3" w:rsidRDefault="00F733D0" w:rsidP="00E25CB3">
            <w:pPr>
              <w:cnfStyle w:val="000000100000" w:firstRow="0" w:lastRow="0" w:firstColumn="0" w:lastColumn="0" w:oddVBand="0" w:evenVBand="0" w:oddHBand="1" w:evenHBand="0" w:firstRowFirstColumn="0" w:firstRowLastColumn="0" w:lastRowFirstColumn="0" w:lastRowLastColumn="0"/>
            </w:pPr>
            <w:r>
              <w:t>07CreatePolicyObjects.sql</w:t>
            </w:r>
          </w:p>
          <w:p w14:paraId="31A80AFE" w14:textId="49BF8EB4" w:rsidR="00E25CB3" w:rsidRPr="00C04D63" w:rsidRDefault="00324997" w:rsidP="00E25CB3">
            <w:pPr>
              <w:cnfStyle w:val="000000100000" w:firstRow="0" w:lastRow="0" w:firstColumn="0" w:lastColumn="0" w:oddVBand="0" w:evenVBand="0" w:oddHBand="1" w:evenHBand="0" w:firstRowFirstColumn="0" w:firstRowLastColumn="0" w:lastRowFirstColumn="0" w:lastRowLastColumn="0"/>
            </w:pPr>
            <w:r>
              <w:t>08CreatePolicyImportJob.sql</w:t>
            </w:r>
          </w:p>
        </w:tc>
        <w:tc>
          <w:tcPr>
            <w:tcW w:w="3899" w:type="dxa"/>
            <w:noWrap/>
            <w:hideMark/>
          </w:tcPr>
          <w:p w14:paraId="33DADA72" w14:textId="66FE6D60"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 xml:space="preserve">The name of the Instance of the </w:t>
            </w:r>
            <w:r w:rsidR="00CE3677">
              <w:t>Main Server</w:t>
            </w:r>
          </w:p>
        </w:tc>
      </w:tr>
      <w:tr w:rsidR="00E25CB3" w:rsidRPr="00C04D63" w14:paraId="2370FA50"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676B88EE" w14:textId="6E503D3D" w:rsidR="00E25CB3" w:rsidRPr="00C04D63" w:rsidRDefault="00E25CB3" w:rsidP="00E25CB3"/>
        </w:tc>
      </w:tr>
      <w:tr w:rsidR="00E25CB3" w:rsidRPr="00C04D63" w14:paraId="08339706"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403F9F76" w14:textId="77777777" w:rsidR="00E25CB3" w:rsidRPr="00C04D63" w:rsidRDefault="00E25CB3" w:rsidP="00E25CB3">
            <w:r w:rsidRPr="00C04D63">
              <w:t>PolicyCredAcct:</w:t>
            </w:r>
          </w:p>
        </w:tc>
        <w:tc>
          <w:tcPr>
            <w:tcW w:w="2993" w:type="dxa"/>
          </w:tcPr>
          <w:p w14:paraId="017D50A3" w14:textId="54D275D1" w:rsidR="00E25CB3" w:rsidRPr="00C04D63" w:rsidRDefault="00F733D0" w:rsidP="00E25CB3">
            <w:pPr>
              <w:cnfStyle w:val="000000100000" w:firstRow="0" w:lastRow="0" w:firstColumn="0" w:lastColumn="0" w:oddVBand="0" w:evenVBand="0" w:oddHBand="1" w:evenHBand="0" w:firstRowFirstColumn="0" w:firstRowLastColumn="0" w:lastRowFirstColumn="0" w:lastRowLastColumn="0"/>
            </w:pPr>
            <w:r>
              <w:t>07CreatePolicyObjects.sql</w:t>
            </w:r>
          </w:p>
        </w:tc>
        <w:tc>
          <w:tcPr>
            <w:tcW w:w="3899" w:type="dxa"/>
            <w:noWrap/>
            <w:hideMark/>
          </w:tcPr>
          <w:p w14:paraId="63D547E2" w14:textId="13460D6A"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The login to be used in running PowerShell scripts</w:t>
            </w:r>
          </w:p>
        </w:tc>
      </w:tr>
      <w:tr w:rsidR="00E25CB3" w:rsidRPr="00C04D63" w14:paraId="6A0208A5"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267823CC" w14:textId="2937ED62" w:rsidR="00E25CB3" w:rsidRPr="00C04D63" w:rsidRDefault="00E25CB3" w:rsidP="00E25CB3"/>
        </w:tc>
      </w:tr>
      <w:tr w:rsidR="00E25CB3" w:rsidRPr="00C04D63" w14:paraId="402CCB53"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6B12A357" w14:textId="77777777" w:rsidR="00E25CB3" w:rsidRPr="00C04D63" w:rsidRDefault="00E25CB3" w:rsidP="00E25CB3">
            <w:r w:rsidRPr="00C04D63">
              <w:t>PolicyCredPW:</w:t>
            </w:r>
          </w:p>
        </w:tc>
        <w:tc>
          <w:tcPr>
            <w:tcW w:w="2993" w:type="dxa"/>
          </w:tcPr>
          <w:p w14:paraId="75CC6D8D" w14:textId="28FEB861" w:rsidR="00E25CB3" w:rsidRPr="00C04D63" w:rsidRDefault="00F733D0" w:rsidP="00E25CB3">
            <w:pPr>
              <w:cnfStyle w:val="000000100000" w:firstRow="0" w:lastRow="0" w:firstColumn="0" w:lastColumn="0" w:oddVBand="0" w:evenVBand="0" w:oddHBand="1" w:evenHBand="0" w:firstRowFirstColumn="0" w:firstRowLastColumn="0" w:lastRowFirstColumn="0" w:lastRowLastColumn="0"/>
            </w:pPr>
            <w:r>
              <w:t>07CreatePolicyObjects.sql</w:t>
            </w:r>
          </w:p>
        </w:tc>
        <w:tc>
          <w:tcPr>
            <w:tcW w:w="3899" w:type="dxa"/>
            <w:noWrap/>
            <w:hideMark/>
          </w:tcPr>
          <w:p w14:paraId="4511350B" w14:textId="449DD3A0"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The PowerShell login's password.</w:t>
            </w:r>
            <w:r>
              <w:t xml:space="preserve"> Recommend entering a holding password and changing to the correct password using the GUI </w:t>
            </w:r>
            <w:r w:rsidRPr="00C04D63">
              <w:t>after running this script.</w:t>
            </w:r>
          </w:p>
        </w:tc>
      </w:tr>
      <w:tr w:rsidR="00E25CB3" w:rsidRPr="00C04D63" w14:paraId="53D20C2B"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1F81DB98" w14:textId="7F904731" w:rsidR="00E25CB3" w:rsidRPr="00C04D63" w:rsidRDefault="00E25CB3" w:rsidP="00E25CB3"/>
        </w:tc>
      </w:tr>
      <w:tr w:rsidR="00E25CB3" w:rsidRPr="00C04D63" w14:paraId="42EA1C47"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132E3179" w14:textId="77777777" w:rsidR="00E25CB3" w:rsidRPr="00C04D63" w:rsidRDefault="00E25CB3" w:rsidP="00E25CB3">
            <w:r w:rsidRPr="00C04D63">
              <w:t>PolicyCredObj:</w:t>
            </w:r>
          </w:p>
        </w:tc>
        <w:tc>
          <w:tcPr>
            <w:tcW w:w="2993" w:type="dxa"/>
          </w:tcPr>
          <w:p w14:paraId="64D4909D" w14:textId="0A3503D2" w:rsidR="00E25CB3" w:rsidRPr="00C04D63" w:rsidRDefault="00F733D0" w:rsidP="00E25CB3">
            <w:pPr>
              <w:cnfStyle w:val="000000100000" w:firstRow="0" w:lastRow="0" w:firstColumn="0" w:lastColumn="0" w:oddVBand="0" w:evenVBand="0" w:oddHBand="1" w:evenHBand="0" w:firstRowFirstColumn="0" w:firstRowLastColumn="0" w:lastRowFirstColumn="0" w:lastRowLastColumn="0"/>
            </w:pPr>
            <w:r>
              <w:t>07CreatePolicyObjects.sql</w:t>
            </w:r>
          </w:p>
        </w:tc>
        <w:tc>
          <w:tcPr>
            <w:tcW w:w="3899" w:type="dxa"/>
            <w:noWrap/>
            <w:hideMark/>
          </w:tcPr>
          <w:p w14:paraId="6E2CACB2" w14:textId="780B4EA2"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The name given to the credential. No need to change.</w:t>
            </w:r>
          </w:p>
        </w:tc>
      </w:tr>
      <w:tr w:rsidR="00E25CB3" w:rsidRPr="00C04D63" w14:paraId="6FD93FC2"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3549EB6B" w14:textId="6E3B2C54" w:rsidR="00E25CB3" w:rsidRPr="00C04D63" w:rsidRDefault="00E25CB3" w:rsidP="00E25CB3"/>
        </w:tc>
      </w:tr>
      <w:tr w:rsidR="00E25CB3" w:rsidRPr="00C04D63" w14:paraId="1C038EF6"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7C6FF826" w14:textId="77777777" w:rsidR="00E25CB3" w:rsidRPr="00C04D63" w:rsidRDefault="00E25CB3" w:rsidP="00E25CB3">
            <w:r w:rsidRPr="00C04D63">
              <w:t>PolicyProxy:</w:t>
            </w:r>
          </w:p>
        </w:tc>
        <w:tc>
          <w:tcPr>
            <w:tcW w:w="2993" w:type="dxa"/>
          </w:tcPr>
          <w:p w14:paraId="06F604CB" w14:textId="2EE04ADC" w:rsidR="00E25CB3" w:rsidRPr="00C04D63" w:rsidRDefault="00F733D0" w:rsidP="00E25CB3">
            <w:pPr>
              <w:cnfStyle w:val="000000100000" w:firstRow="0" w:lastRow="0" w:firstColumn="0" w:lastColumn="0" w:oddVBand="0" w:evenVBand="0" w:oddHBand="1" w:evenHBand="0" w:firstRowFirstColumn="0" w:firstRowLastColumn="0" w:lastRowFirstColumn="0" w:lastRowLastColumn="0"/>
            </w:pPr>
            <w:r>
              <w:t>07CreatePolicyObjects.sql</w:t>
            </w:r>
          </w:p>
        </w:tc>
        <w:tc>
          <w:tcPr>
            <w:tcW w:w="3899" w:type="dxa"/>
            <w:noWrap/>
            <w:hideMark/>
          </w:tcPr>
          <w:p w14:paraId="6E8FC19D" w14:textId="4FC30079"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The name given to the SQL Agent Proxy. No need to change.</w:t>
            </w:r>
          </w:p>
        </w:tc>
      </w:tr>
      <w:tr w:rsidR="00E25CB3" w:rsidRPr="00C04D63" w14:paraId="3A738919"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6959F0B0" w14:textId="05BAE756" w:rsidR="00E25CB3" w:rsidRPr="00C04D63" w:rsidRDefault="00E25CB3" w:rsidP="00E25CB3"/>
        </w:tc>
      </w:tr>
      <w:tr w:rsidR="00E25CB3" w:rsidRPr="00C04D63" w14:paraId="0AB1B952"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7D5F52E7" w14:textId="77777777" w:rsidR="00E25CB3" w:rsidRPr="00C04D63" w:rsidRDefault="00E25CB3" w:rsidP="00E25CB3">
            <w:r w:rsidRPr="00C04D63">
              <w:t>OwnerLogin:</w:t>
            </w:r>
          </w:p>
        </w:tc>
        <w:tc>
          <w:tcPr>
            <w:tcW w:w="2993" w:type="dxa"/>
          </w:tcPr>
          <w:p w14:paraId="0F53D56B" w14:textId="4772CDC6" w:rsidR="00E25CB3" w:rsidRPr="00C04D63" w:rsidRDefault="00324997" w:rsidP="00E25CB3">
            <w:pPr>
              <w:cnfStyle w:val="000000100000" w:firstRow="0" w:lastRow="0" w:firstColumn="0" w:lastColumn="0" w:oddVBand="0" w:evenVBand="0" w:oddHBand="1" w:evenHBand="0" w:firstRowFirstColumn="0" w:firstRowLastColumn="0" w:lastRowFirstColumn="0" w:lastRowLastColumn="0"/>
            </w:pPr>
            <w:r>
              <w:t>08CreatePolicyImportJob.sql</w:t>
            </w:r>
          </w:p>
        </w:tc>
        <w:tc>
          <w:tcPr>
            <w:tcW w:w="3899" w:type="dxa"/>
            <w:noWrap/>
            <w:hideMark/>
          </w:tcPr>
          <w:p w14:paraId="4CFC6B6B" w14:textId="66636CDA"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The login that owns the SQL Agent job. The "sa" account is recommended,</w:t>
            </w:r>
            <w:r>
              <w:t xml:space="preserve"> </w:t>
            </w:r>
            <w:r w:rsidRPr="00C04D63">
              <w:t>even if disabled. Use the new name for sa if it has been renamed.</w:t>
            </w:r>
          </w:p>
        </w:tc>
      </w:tr>
      <w:tr w:rsidR="00E25CB3" w:rsidRPr="00C04D63" w14:paraId="770CC1B7"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0124ACFB" w14:textId="66E69FC7" w:rsidR="00E25CB3" w:rsidRPr="00C04D63" w:rsidRDefault="00E25CB3" w:rsidP="00E25CB3"/>
        </w:tc>
      </w:tr>
      <w:tr w:rsidR="00E25CB3" w:rsidRPr="00C04D63" w14:paraId="64D13161"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3F7093F3" w14:textId="354F5045" w:rsidR="00E25CB3" w:rsidRPr="00C04D63" w:rsidRDefault="00E25CB3" w:rsidP="00E25CB3">
            <w:r w:rsidRPr="00C04D63">
              <w:t>EvalScriptPath:</w:t>
            </w:r>
          </w:p>
        </w:tc>
        <w:tc>
          <w:tcPr>
            <w:tcW w:w="2993" w:type="dxa"/>
          </w:tcPr>
          <w:p w14:paraId="526ECC0A" w14:textId="18E1C5B4" w:rsidR="00E25CB3" w:rsidRPr="00C04D63" w:rsidRDefault="00324997" w:rsidP="00E25CB3">
            <w:pPr>
              <w:cnfStyle w:val="000000100000" w:firstRow="0" w:lastRow="0" w:firstColumn="0" w:lastColumn="0" w:oddVBand="0" w:evenVBand="0" w:oddHBand="1" w:evenHBand="0" w:firstRowFirstColumn="0" w:firstRowLastColumn="0" w:lastRowFirstColumn="0" w:lastRowLastColumn="0"/>
            </w:pPr>
            <w:r>
              <w:t>08CreatePolicyImportJob.sql</w:t>
            </w:r>
          </w:p>
        </w:tc>
        <w:tc>
          <w:tcPr>
            <w:tcW w:w="3899" w:type="dxa"/>
            <w:noWrap/>
            <w:hideMark/>
          </w:tcPr>
          <w:p w14:paraId="5CE8AA11" w14:textId="65F64F5B"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The Location where the EvalScriptFile is stored.</w:t>
            </w:r>
            <w:r>
              <w:t xml:space="preserve"> </w:t>
            </w:r>
            <w:r w:rsidRPr="00C04D63">
              <w:t>Should not end with "\"</w:t>
            </w:r>
          </w:p>
        </w:tc>
      </w:tr>
      <w:tr w:rsidR="00E25CB3" w:rsidRPr="00C04D63" w14:paraId="7D154D05"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2FF5A059" w14:textId="11CFA0B8" w:rsidR="00E25CB3" w:rsidRPr="00C04D63" w:rsidRDefault="00E25CB3" w:rsidP="00E25CB3"/>
        </w:tc>
      </w:tr>
      <w:tr w:rsidR="00E25CB3" w:rsidRPr="00C04D63" w14:paraId="645EC612"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tcPr>
          <w:p w14:paraId="1CF697EF" w14:textId="4D2E41D1" w:rsidR="00E25CB3" w:rsidRDefault="00E25CB3" w:rsidP="00E25CB3">
            <w:r>
              <w:t>EvalGroup</w:t>
            </w:r>
            <w:r w:rsidR="00561C27">
              <w:t>Name</w:t>
            </w:r>
            <w:r>
              <w:t>:</w:t>
            </w:r>
          </w:p>
        </w:tc>
        <w:tc>
          <w:tcPr>
            <w:tcW w:w="2993" w:type="dxa"/>
          </w:tcPr>
          <w:p w14:paraId="3B2F709C" w14:textId="7D2AADAF" w:rsidR="00E25CB3" w:rsidRDefault="00324997" w:rsidP="00E25CB3">
            <w:pPr>
              <w:cnfStyle w:val="000000100000" w:firstRow="0" w:lastRow="0" w:firstColumn="0" w:lastColumn="0" w:oddVBand="0" w:evenVBand="0" w:oddHBand="1" w:evenHBand="0" w:firstRowFirstColumn="0" w:firstRowLastColumn="0" w:lastRowFirstColumn="0" w:lastRowLastColumn="0"/>
            </w:pPr>
            <w:r>
              <w:t>08CreatePolicyImportJob.sql</w:t>
            </w:r>
          </w:p>
        </w:tc>
        <w:tc>
          <w:tcPr>
            <w:tcW w:w="3899" w:type="dxa"/>
            <w:noWrap/>
          </w:tcPr>
          <w:p w14:paraId="25FFE0C6" w14:textId="27AB0DD0" w:rsidR="00E25CB3" w:rsidRDefault="00E25CB3" w:rsidP="00900EF2">
            <w:pPr>
              <w:cnfStyle w:val="000000100000" w:firstRow="0" w:lastRow="0" w:firstColumn="0" w:lastColumn="0" w:oddVBand="0" w:evenVBand="0" w:oddHBand="1" w:evenHBand="0" w:firstRowFirstColumn="0" w:firstRowLastColumn="0" w:lastRowFirstColumn="0" w:lastRowLastColumn="0"/>
            </w:pPr>
            <w:r>
              <w:t xml:space="preserve">The name of the </w:t>
            </w:r>
            <w:r w:rsidR="00900EF2">
              <w:t xml:space="preserve">Instance </w:t>
            </w:r>
            <w:r>
              <w:t xml:space="preserve">Group to be evaluated. </w:t>
            </w:r>
          </w:p>
        </w:tc>
      </w:tr>
      <w:tr w:rsidR="00E25CB3" w:rsidRPr="00C04D63" w14:paraId="4D77E4D0" w14:textId="77777777" w:rsidTr="00E40100">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tcPr>
          <w:p w14:paraId="1A94C8D7" w14:textId="77777777" w:rsidR="00E25CB3" w:rsidRPr="00C04D63" w:rsidRDefault="00E25CB3" w:rsidP="00E25CB3">
            <w:pPr>
              <w:rPr>
                <w:b w:val="0"/>
                <w:bCs w:val="0"/>
              </w:rPr>
            </w:pPr>
          </w:p>
          <w:p w14:paraId="7A4BEAB4" w14:textId="473A1718" w:rsidR="00E25CB3" w:rsidRPr="00C04D63" w:rsidRDefault="00E25CB3" w:rsidP="00E25CB3"/>
        </w:tc>
      </w:tr>
      <w:tr w:rsidR="00E25CB3" w:rsidRPr="00C04D63" w14:paraId="3980160E"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7719211E" w14:textId="77777777" w:rsidR="00E25CB3" w:rsidRPr="00C04D63" w:rsidRDefault="00E25CB3" w:rsidP="00E25CB3">
            <w:r w:rsidRPr="00C04D63">
              <w:t>EvalScriptFile:</w:t>
            </w:r>
          </w:p>
        </w:tc>
        <w:tc>
          <w:tcPr>
            <w:tcW w:w="2993" w:type="dxa"/>
          </w:tcPr>
          <w:p w14:paraId="05966AA5" w14:textId="25719599" w:rsidR="00E25CB3" w:rsidRPr="00C04D63" w:rsidRDefault="00324997" w:rsidP="00E25CB3">
            <w:pPr>
              <w:cnfStyle w:val="000000100000" w:firstRow="0" w:lastRow="0" w:firstColumn="0" w:lastColumn="0" w:oddVBand="0" w:evenVBand="0" w:oddHBand="1" w:evenHBand="0" w:firstRowFirstColumn="0" w:firstRowLastColumn="0" w:lastRowFirstColumn="0" w:lastRowLastColumn="0"/>
            </w:pPr>
            <w:r>
              <w:t>08CreatePolicyImportJob.sql</w:t>
            </w:r>
          </w:p>
        </w:tc>
        <w:tc>
          <w:tcPr>
            <w:tcW w:w="3899" w:type="dxa"/>
            <w:noWrap/>
            <w:hideMark/>
          </w:tcPr>
          <w:p w14:paraId="1A1883AC" w14:textId="6A6D7E62" w:rsidR="00E25CB3" w:rsidRPr="00C04D63" w:rsidRDefault="00E25CB3" w:rsidP="00E25CB3">
            <w:pPr>
              <w:cnfStyle w:val="000000100000" w:firstRow="0" w:lastRow="0" w:firstColumn="0" w:lastColumn="0" w:oddVBand="0" w:evenVBand="0" w:oddHBand="1" w:evenHBand="0" w:firstRowFirstColumn="0" w:firstRowLastColumn="0" w:lastRowFirstColumn="0" w:lastRowLastColumn="0"/>
            </w:pPr>
            <w:r w:rsidRPr="00C04D63">
              <w:t>The name of the PowerShell script that evaluates the policies</w:t>
            </w:r>
          </w:p>
        </w:tc>
      </w:tr>
      <w:tr w:rsidR="00DE66D6" w:rsidRPr="00C04D63" w14:paraId="65F50E31" w14:textId="77777777" w:rsidTr="00760CE6">
        <w:trPr>
          <w:trHeight w:val="300"/>
        </w:trPr>
        <w:tc>
          <w:tcPr>
            <w:cnfStyle w:val="001000000000" w:firstRow="0" w:lastRow="0" w:firstColumn="1" w:lastColumn="0" w:oddVBand="0" w:evenVBand="0" w:oddHBand="0" w:evenHBand="0" w:firstRowFirstColumn="0" w:firstRowLastColumn="0" w:lastRowFirstColumn="0" w:lastRowLastColumn="0"/>
            <w:tcW w:w="9350" w:type="dxa"/>
            <w:gridSpan w:val="3"/>
            <w:noWrap/>
            <w:hideMark/>
          </w:tcPr>
          <w:p w14:paraId="48259C96" w14:textId="2843F8FF" w:rsidR="00DE66D6" w:rsidRPr="00C04D63" w:rsidRDefault="00DE66D6" w:rsidP="00DE66D6"/>
        </w:tc>
      </w:tr>
      <w:tr w:rsidR="00DE66D6" w:rsidRPr="00C04D63" w14:paraId="1EDE9735"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hideMark/>
          </w:tcPr>
          <w:p w14:paraId="052E6DA2" w14:textId="1D5E5CDD" w:rsidR="00DE66D6" w:rsidRPr="00C04D63" w:rsidRDefault="00DE66D6" w:rsidP="00DE66D6">
            <w:r w:rsidRPr="00C04D63">
              <w:t>JobCategory</w:t>
            </w:r>
          </w:p>
        </w:tc>
        <w:tc>
          <w:tcPr>
            <w:tcW w:w="2993" w:type="dxa"/>
          </w:tcPr>
          <w:p w14:paraId="1D9CEB1B" w14:textId="2EF59586" w:rsidR="00DE66D6" w:rsidRDefault="00324997" w:rsidP="00DE66D6">
            <w:pPr>
              <w:cnfStyle w:val="000000100000" w:firstRow="0" w:lastRow="0" w:firstColumn="0" w:lastColumn="0" w:oddVBand="0" w:evenVBand="0" w:oddHBand="1" w:evenHBand="0" w:firstRowFirstColumn="0" w:firstRowLastColumn="0" w:lastRowFirstColumn="0" w:lastRowLastColumn="0"/>
            </w:pPr>
            <w:r>
              <w:t>08CreatePolicyImportJob.sql</w:t>
            </w:r>
          </w:p>
        </w:tc>
        <w:tc>
          <w:tcPr>
            <w:tcW w:w="3899" w:type="dxa"/>
            <w:noWrap/>
            <w:hideMark/>
          </w:tcPr>
          <w:p w14:paraId="61308EAE" w14:textId="13984F5D" w:rsidR="00DE66D6" w:rsidRPr="00C04D63" w:rsidRDefault="00DE66D6" w:rsidP="00DE66D6">
            <w:pPr>
              <w:cnfStyle w:val="000000100000" w:firstRow="0" w:lastRow="0" w:firstColumn="0" w:lastColumn="0" w:oddVBand="0" w:evenVBand="0" w:oddHBand="1" w:evenHBand="0" w:firstRowFirstColumn="0" w:firstRowLastColumn="0" w:lastRowFirstColumn="0" w:lastRowLastColumn="0"/>
            </w:pPr>
            <w:r w:rsidRPr="00C04D63">
              <w:t>Category of the SQL Agent job</w:t>
            </w:r>
            <w:r>
              <w:t>. No need to change.</w:t>
            </w:r>
          </w:p>
        </w:tc>
      </w:tr>
      <w:tr w:rsidR="00DE66D6" w:rsidRPr="00C04D63" w14:paraId="182234DD" w14:textId="77777777" w:rsidTr="004A2446">
        <w:trPr>
          <w:trHeight w:val="300"/>
        </w:trPr>
        <w:tc>
          <w:tcPr>
            <w:cnfStyle w:val="001000000000" w:firstRow="0" w:lastRow="0" w:firstColumn="1" w:lastColumn="0" w:oddVBand="0" w:evenVBand="0" w:oddHBand="0" w:evenHBand="0" w:firstRowFirstColumn="0" w:firstRowLastColumn="0" w:lastRowFirstColumn="0" w:lastRowLastColumn="0"/>
            <w:tcW w:w="2458" w:type="dxa"/>
            <w:noWrap/>
          </w:tcPr>
          <w:p w14:paraId="44AE6BED" w14:textId="77777777" w:rsidR="00DE66D6" w:rsidRDefault="00DE66D6" w:rsidP="00DE66D6"/>
        </w:tc>
        <w:tc>
          <w:tcPr>
            <w:tcW w:w="2993" w:type="dxa"/>
          </w:tcPr>
          <w:p w14:paraId="726F2B7A" w14:textId="77777777" w:rsidR="00DE66D6" w:rsidRPr="00C04D63" w:rsidRDefault="00DE66D6" w:rsidP="00DE66D6">
            <w:pPr>
              <w:cnfStyle w:val="000000000000" w:firstRow="0" w:lastRow="0" w:firstColumn="0" w:lastColumn="0" w:oddVBand="0" w:evenVBand="0" w:oddHBand="0" w:evenHBand="0" w:firstRowFirstColumn="0" w:firstRowLastColumn="0" w:lastRowFirstColumn="0" w:lastRowLastColumn="0"/>
            </w:pPr>
          </w:p>
        </w:tc>
        <w:tc>
          <w:tcPr>
            <w:tcW w:w="3899" w:type="dxa"/>
            <w:noWrap/>
          </w:tcPr>
          <w:p w14:paraId="2DE3D2FE" w14:textId="77777777" w:rsidR="00DE66D6" w:rsidRPr="00C04D63" w:rsidRDefault="00DE66D6" w:rsidP="00DE66D6">
            <w:pPr>
              <w:cnfStyle w:val="000000000000" w:firstRow="0" w:lastRow="0" w:firstColumn="0" w:lastColumn="0" w:oddVBand="0" w:evenVBand="0" w:oddHBand="0" w:evenHBand="0" w:firstRowFirstColumn="0" w:firstRowLastColumn="0" w:lastRowFirstColumn="0" w:lastRowLastColumn="0"/>
            </w:pPr>
          </w:p>
        </w:tc>
      </w:tr>
      <w:tr w:rsidR="00DE66D6" w:rsidRPr="00C04D63" w14:paraId="06232C7B" w14:textId="77777777" w:rsidTr="004A24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8" w:type="dxa"/>
            <w:noWrap/>
          </w:tcPr>
          <w:p w14:paraId="5E5326FB" w14:textId="7D122058" w:rsidR="00DE66D6" w:rsidRDefault="00DE66D6" w:rsidP="00DE66D6">
            <w:r>
              <w:t>GroupSqlVer</w:t>
            </w:r>
          </w:p>
        </w:tc>
        <w:tc>
          <w:tcPr>
            <w:tcW w:w="2993" w:type="dxa"/>
          </w:tcPr>
          <w:p w14:paraId="370B65FE" w14:textId="32860FC2" w:rsidR="00DE66D6" w:rsidRPr="00C04D63" w:rsidRDefault="00324997" w:rsidP="00DE66D6">
            <w:pPr>
              <w:cnfStyle w:val="000000100000" w:firstRow="0" w:lastRow="0" w:firstColumn="0" w:lastColumn="0" w:oddVBand="0" w:evenVBand="0" w:oddHBand="1" w:evenHBand="0" w:firstRowFirstColumn="0" w:firstRowLastColumn="0" w:lastRowFirstColumn="0" w:lastRowLastColumn="0"/>
            </w:pPr>
            <w:r>
              <w:t>08CreatePolicyImportJob.sql</w:t>
            </w:r>
          </w:p>
        </w:tc>
        <w:tc>
          <w:tcPr>
            <w:tcW w:w="3899" w:type="dxa"/>
            <w:noWrap/>
          </w:tcPr>
          <w:p w14:paraId="4B548FF3" w14:textId="33B9D3C3" w:rsidR="00DE66D6" w:rsidRDefault="00DE66D6" w:rsidP="00DE66D6">
            <w:pPr>
              <w:cnfStyle w:val="000000100000" w:firstRow="0" w:lastRow="0" w:firstColumn="0" w:lastColumn="0" w:oddVBand="0" w:evenVBand="0" w:oddHBand="1" w:evenHBand="0" w:firstRowFirstColumn="0" w:firstRowLastColumn="0" w:lastRowFirstColumn="0" w:lastRowLastColumn="0"/>
            </w:pPr>
            <w:r>
              <w:t>Version of SQL Server in the group being evaluated. 2012 and 2014 are valid values.</w:t>
            </w:r>
          </w:p>
        </w:tc>
      </w:tr>
    </w:tbl>
    <w:p w14:paraId="7D9D8CDC" w14:textId="1A250D05" w:rsidR="005C61EC" w:rsidRDefault="005C61EC" w:rsidP="006239CA"/>
    <w:p w14:paraId="0678F96E" w14:textId="4700C45C" w:rsidR="00760CE6" w:rsidRDefault="00760CE6" w:rsidP="00760CE6">
      <w:r w:rsidRPr="00760CE6">
        <w:rPr>
          <w:b/>
        </w:rPr>
        <w:t>How to use the RSS files</w:t>
      </w:r>
      <w:r>
        <w:t xml:space="preserve">: There are two .RSS files included in the setup scripts. They are </w:t>
      </w:r>
      <w:r w:rsidRPr="00760CE6">
        <w:t>05PublishAuditReports.rss</w:t>
      </w:r>
      <w:r>
        <w:t xml:space="preserve"> and </w:t>
      </w:r>
      <w:r w:rsidR="003332DA">
        <w:t>09PublishPolicyReports.rss</w:t>
      </w:r>
      <w:r>
        <w:t>. They are used with the rs.exe utility to deploy reports directly to the ReportServer service. They are run from an administrative command prompt. Here is an example command line:</w:t>
      </w:r>
    </w:p>
    <w:p w14:paraId="06F4FB75" w14:textId="4B4E32D0" w:rsidR="00760CE6" w:rsidRDefault="00760CE6" w:rsidP="00760CE6">
      <w:r>
        <w:t xml:space="preserve">rs -i </w:t>
      </w:r>
      <w:r w:rsidRPr="00760CE6">
        <w:t>05PublishAuditReports.rss</w:t>
      </w:r>
      <w:r>
        <w:t xml:space="preserve"> -s </w:t>
      </w:r>
      <w:hyperlink r:id="rId12" w:history="1">
        <w:r w:rsidRPr="00EB2AF5">
          <w:rPr>
            <w:rStyle w:val="Hyperlink"/>
          </w:rPr>
          <w:t>http://RptServerName/ReportServer</w:t>
        </w:r>
      </w:hyperlink>
    </w:p>
    <w:p w14:paraId="74158EAB" w14:textId="77777777" w:rsidR="00D93597" w:rsidRDefault="00760CE6" w:rsidP="00760CE6">
      <w:r>
        <w:t>Each RSS file has several variables at the top of the script that need to be set for your environment prior to running.</w:t>
      </w:r>
      <w:r w:rsidR="0084259E">
        <w:t xml:space="preserve"> </w:t>
      </w:r>
      <w:r w:rsidR="00D93597">
        <w:t>They look like the following in the script:</w:t>
      </w:r>
    </w:p>
    <w:p w14:paraId="61B6492D" w14:textId="77777777" w:rsidR="00D93597" w:rsidRPr="00D93597" w:rsidRDefault="00D93597" w:rsidP="00D93597">
      <w:pPr>
        <w:ind w:firstLine="708"/>
        <w:rPr>
          <w:rFonts w:ascii="Courier New" w:hAnsi="Courier New" w:cs="Courier New"/>
        </w:rPr>
      </w:pPr>
      <w:r w:rsidRPr="00D93597">
        <w:rPr>
          <w:rFonts w:ascii="Courier New" w:hAnsi="Courier New" w:cs="Courier New"/>
        </w:rPr>
        <w:t>Dim SvrInst as String = "DBServer\Instance"</w:t>
      </w:r>
    </w:p>
    <w:p w14:paraId="3378ED5A" w14:textId="6E046B28" w:rsidR="00D93597" w:rsidRPr="00D93597" w:rsidRDefault="00D93597" w:rsidP="00D93597">
      <w:pPr>
        <w:rPr>
          <w:rFonts w:ascii="Courier New" w:hAnsi="Courier New" w:cs="Courier New"/>
        </w:rPr>
      </w:pPr>
      <w:r w:rsidRPr="00D93597">
        <w:rPr>
          <w:rFonts w:ascii="Courier New" w:hAnsi="Courier New" w:cs="Courier New"/>
        </w:rPr>
        <w:t xml:space="preserve"> </w:t>
      </w:r>
      <w:r>
        <w:rPr>
          <w:rFonts w:ascii="Courier New" w:hAnsi="Courier New" w:cs="Courier New"/>
        </w:rPr>
        <w:tab/>
      </w:r>
      <w:r w:rsidRPr="00D93597">
        <w:rPr>
          <w:rFonts w:ascii="Courier New" w:hAnsi="Courier New" w:cs="Courier New"/>
        </w:rPr>
        <w:t>Dim PrjDB As String = "SQLAudit"</w:t>
      </w:r>
    </w:p>
    <w:p w14:paraId="2B467110" w14:textId="7A0F2E87" w:rsidR="00760CE6" w:rsidRDefault="0084259E" w:rsidP="00760CE6">
      <w:r>
        <w:t>Those that need to possibly be changed are:</w:t>
      </w:r>
    </w:p>
    <w:tbl>
      <w:tblPr>
        <w:tblStyle w:val="ListTable3"/>
        <w:tblW w:w="0" w:type="auto"/>
        <w:tblLook w:val="04A0" w:firstRow="1" w:lastRow="0" w:firstColumn="1" w:lastColumn="0" w:noHBand="0" w:noVBand="1"/>
      </w:tblPr>
      <w:tblGrid>
        <w:gridCol w:w="1182"/>
        <w:gridCol w:w="2374"/>
        <w:gridCol w:w="3627"/>
      </w:tblGrid>
      <w:tr w:rsidR="00D93597" w:rsidRPr="00D93597" w14:paraId="3E291C07" w14:textId="77777777" w:rsidTr="007B69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76341F3A" w14:textId="76AA3B0C" w:rsidR="00D93597" w:rsidRPr="00D93597" w:rsidRDefault="00D93597" w:rsidP="00657DBA">
            <w:r>
              <w:t>Variable</w:t>
            </w:r>
          </w:p>
        </w:tc>
        <w:tc>
          <w:tcPr>
            <w:tcW w:w="0" w:type="auto"/>
          </w:tcPr>
          <w:p w14:paraId="489EDB79" w14:textId="6E56CA06" w:rsidR="00D93597" w:rsidRPr="00D93597" w:rsidRDefault="00D93597" w:rsidP="00657DBA">
            <w:pPr>
              <w:cnfStyle w:val="100000000000" w:firstRow="1" w:lastRow="0" w:firstColumn="0" w:lastColumn="0" w:oddVBand="0" w:evenVBand="0" w:oddHBand="0" w:evenHBand="0" w:firstRowFirstColumn="0" w:firstRowLastColumn="0" w:lastRowFirstColumn="0" w:lastRowLastColumn="0"/>
            </w:pPr>
            <w:r>
              <w:t>Value Examples</w:t>
            </w:r>
          </w:p>
        </w:tc>
        <w:tc>
          <w:tcPr>
            <w:tcW w:w="0" w:type="auto"/>
          </w:tcPr>
          <w:p w14:paraId="11567DE9" w14:textId="04B6CD5D" w:rsidR="00D93597" w:rsidRPr="00D93597" w:rsidRDefault="00D93597" w:rsidP="00657DBA">
            <w:pPr>
              <w:cnfStyle w:val="100000000000" w:firstRow="1" w:lastRow="0" w:firstColumn="0" w:lastColumn="0" w:oddVBand="0" w:evenVBand="0" w:oddHBand="0" w:evenHBand="0" w:firstRowFirstColumn="0" w:firstRowLastColumn="0" w:lastRowFirstColumn="0" w:lastRowLastColumn="0"/>
            </w:pPr>
            <w:r>
              <w:t>Description</w:t>
            </w:r>
          </w:p>
        </w:tc>
      </w:tr>
      <w:tr w:rsidR="00D93597" w:rsidRPr="00D93597" w14:paraId="4EAF5E36" w14:textId="77777777" w:rsidTr="00D93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F2DF3E" w14:textId="77777777" w:rsidR="00D93597" w:rsidRPr="00D93597" w:rsidRDefault="00D93597" w:rsidP="00657DBA">
            <w:r w:rsidRPr="00D93597">
              <w:t>SvrInst</w:t>
            </w:r>
          </w:p>
        </w:tc>
        <w:tc>
          <w:tcPr>
            <w:tcW w:w="0" w:type="auto"/>
          </w:tcPr>
          <w:p w14:paraId="016B4DBB" w14:textId="77777777" w:rsidR="00D93597" w:rsidRPr="00D93597" w:rsidRDefault="00D93597" w:rsidP="00657DBA">
            <w:pPr>
              <w:cnfStyle w:val="000000100000" w:firstRow="0" w:lastRow="0" w:firstColumn="0" w:lastColumn="0" w:oddVBand="0" w:evenVBand="0" w:oddHBand="1" w:evenHBand="0" w:firstRowFirstColumn="0" w:firstRowLastColumn="0" w:lastRowFirstColumn="0" w:lastRowLastColumn="0"/>
            </w:pPr>
            <w:r w:rsidRPr="00D93597">
              <w:t>"DBServer\Instance"</w:t>
            </w:r>
          </w:p>
        </w:tc>
        <w:tc>
          <w:tcPr>
            <w:tcW w:w="0" w:type="auto"/>
          </w:tcPr>
          <w:p w14:paraId="0C91C140" w14:textId="1B450888" w:rsidR="00D93597" w:rsidRPr="00D93597" w:rsidRDefault="00CE3677" w:rsidP="00657DBA">
            <w:pPr>
              <w:cnfStyle w:val="000000100000" w:firstRow="0" w:lastRow="0" w:firstColumn="0" w:lastColumn="0" w:oddVBand="0" w:evenVBand="0" w:oddHBand="1" w:evenHBand="0" w:firstRowFirstColumn="0" w:firstRowLastColumn="0" w:lastRowFirstColumn="0" w:lastRowLastColumn="0"/>
            </w:pPr>
            <w:r>
              <w:t>Main Server</w:t>
            </w:r>
            <w:r w:rsidR="00D93597" w:rsidRPr="00D93597">
              <w:t xml:space="preserve"> and Instance Name</w:t>
            </w:r>
          </w:p>
        </w:tc>
      </w:tr>
      <w:tr w:rsidR="00D93597" w:rsidRPr="00D93597" w14:paraId="7118A95D" w14:textId="77777777" w:rsidTr="007B691C">
        <w:tc>
          <w:tcPr>
            <w:cnfStyle w:val="001000000000" w:firstRow="0" w:lastRow="0" w:firstColumn="1" w:lastColumn="0" w:oddVBand="0" w:evenVBand="0" w:oddHBand="0" w:evenHBand="0" w:firstRowFirstColumn="0" w:firstRowLastColumn="0" w:lastRowFirstColumn="0" w:lastRowLastColumn="0"/>
            <w:tcW w:w="0" w:type="auto"/>
          </w:tcPr>
          <w:p w14:paraId="765B4FF4" w14:textId="77777777" w:rsidR="00D93597" w:rsidRPr="00D93597" w:rsidRDefault="00D93597" w:rsidP="00657DBA"/>
        </w:tc>
        <w:tc>
          <w:tcPr>
            <w:tcW w:w="0" w:type="auto"/>
          </w:tcPr>
          <w:p w14:paraId="28173B9A" w14:textId="77777777" w:rsidR="00D93597" w:rsidRPr="00D93597" w:rsidRDefault="00D93597" w:rsidP="00657DBA">
            <w:pPr>
              <w:cnfStyle w:val="000000000000" w:firstRow="0" w:lastRow="0" w:firstColumn="0" w:lastColumn="0" w:oddVBand="0" w:evenVBand="0" w:oddHBand="0" w:evenHBand="0" w:firstRowFirstColumn="0" w:firstRowLastColumn="0" w:lastRowFirstColumn="0" w:lastRowLastColumn="0"/>
            </w:pPr>
          </w:p>
        </w:tc>
        <w:tc>
          <w:tcPr>
            <w:tcW w:w="0" w:type="auto"/>
          </w:tcPr>
          <w:p w14:paraId="1E565572" w14:textId="77777777" w:rsidR="00D93597" w:rsidRPr="00D93597" w:rsidRDefault="00D93597" w:rsidP="00657DBA">
            <w:pPr>
              <w:cnfStyle w:val="000000000000" w:firstRow="0" w:lastRow="0" w:firstColumn="0" w:lastColumn="0" w:oddVBand="0" w:evenVBand="0" w:oddHBand="0" w:evenHBand="0" w:firstRowFirstColumn="0" w:firstRowLastColumn="0" w:lastRowFirstColumn="0" w:lastRowLastColumn="0"/>
            </w:pPr>
          </w:p>
        </w:tc>
      </w:tr>
      <w:tr w:rsidR="00D93597" w:rsidRPr="00D93597" w14:paraId="5C1E47D5" w14:textId="77777777" w:rsidTr="007B6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BE182B" w14:textId="77777777" w:rsidR="00D93597" w:rsidRPr="00D93597" w:rsidRDefault="00D93597" w:rsidP="00657DBA">
            <w:r w:rsidRPr="00D93597">
              <w:t>PrjDB</w:t>
            </w:r>
          </w:p>
        </w:tc>
        <w:tc>
          <w:tcPr>
            <w:tcW w:w="0" w:type="auto"/>
          </w:tcPr>
          <w:p w14:paraId="6FB203FB" w14:textId="77777777" w:rsidR="00D93597" w:rsidRPr="00D93597" w:rsidRDefault="00D93597" w:rsidP="00657DBA">
            <w:pPr>
              <w:cnfStyle w:val="000000100000" w:firstRow="0" w:lastRow="0" w:firstColumn="0" w:lastColumn="0" w:oddVBand="0" w:evenVBand="0" w:oddHBand="1" w:evenHBand="0" w:firstRowFirstColumn="0" w:firstRowLastColumn="0" w:lastRowFirstColumn="0" w:lastRowLastColumn="0"/>
            </w:pPr>
            <w:r w:rsidRPr="00D93597">
              <w:t>"SQLAudit"</w:t>
            </w:r>
          </w:p>
        </w:tc>
        <w:tc>
          <w:tcPr>
            <w:tcW w:w="0" w:type="auto"/>
          </w:tcPr>
          <w:p w14:paraId="1B4FB6A3" w14:textId="77777777" w:rsidR="00D93597" w:rsidRPr="00D93597" w:rsidRDefault="00D93597" w:rsidP="00657DBA">
            <w:pPr>
              <w:cnfStyle w:val="000000100000" w:firstRow="0" w:lastRow="0" w:firstColumn="0" w:lastColumn="0" w:oddVBand="0" w:evenVBand="0" w:oddHBand="1" w:evenHBand="0" w:firstRowFirstColumn="0" w:firstRowLastColumn="0" w:lastRowFirstColumn="0" w:lastRowLastColumn="0"/>
            </w:pPr>
            <w:r w:rsidRPr="00D93597">
              <w:t>Same as AuditDBName variable above</w:t>
            </w:r>
          </w:p>
        </w:tc>
      </w:tr>
      <w:tr w:rsidR="00D93597" w:rsidRPr="00D93597" w14:paraId="5CA26B71" w14:textId="77777777" w:rsidTr="007B691C">
        <w:tc>
          <w:tcPr>
            <w:cnfStyle w:val="001000000000" w:firstRow="0" w:lastRow="0" w:firstColumn="1" w:lastColumn="0" w:oddVBand="0" w:evenVBand="0" w:oddHBand="0" w:evenHBand="0" w:firstRowFirstColumn="0" w:firstRowLastColumn="0" w:lastRowFirstColumn="0" w:lastRowLastColumn="0"/>
            <w:tcW w:w="0" w:type="auto"/>
          </w:tcPr>
          <w:p w14:paraId="30324426" w14:textId="77777777" w:rsidR="00D93597" w:rsidRPr="00D93597" w:rsidRDefault="00D93597" w:rsidP="00657DBA"/>
        </w:tc>
        <w:tc>
          <w:tcPr>
            <w:tcW w:w="0" w:type="auto"/>
          </w:tcPr>
          <w:p w14:paraId="136D2905" w14:textId="77777777" w:rsidR="00D93597" w:rsidRPr="00D93597" w:rsidRDefault="00D93597" w:rsidP="00657DBA">
            <w:pPr>
              <w:cnfStyle w:val="000000000000" w:firstRow="0" w:lastRow="0" w:firstColumn="0" w:lastColumn="0" w:oddVBand="0" w:evenVBand="0" w:oddHBand="0" w:evenHBand="0" w:firstRowFirstColumn="0" w:firstRowLastColumn="0" w:lastRowFirstColumn="0" w:lastRowLastColumn="0"/>
            </w:pPr>
          </w:p>
        </w:tc>
        <w:tc>
          <w:tcPr>
            <w:tcW w:w="0" w:type="auto"/>
          </w:tcPr>
          <w:p w14:paraId="5DCB55AB" w14:textId="77777777" w:rsidR="00D93597" w:rsidRPr="00D93597" w:rsidRDefault="00D93597" w:rsidP="00657DBA">
            <w:pPr>
              <w:cnfStyle w:val="000000000000" w:firstRow="0" w:lastRow="0" w:firstColumn="0" w:lastColumn="0" w:oddVBand="0" w:evenVBand="0" w:oddHBand="0" w:evenHBand="0" w:firstRowFirstColumn="0" w:firstRowLastColumn="0" w:lastRowFirstColumn="0" w:lastRowLastColumn="0"/>
            </w:pPr>
          </w:p>
        </w:tc>
      </w:tr>
      <w:tr w:rsidR="00D93597" w:rsidRPr="006239CA" w14:paraId="591FFFE1" w14:textId="77777777" w:rsidTr="0080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367B1A" w14:textId="3BBDDEED" w:rsidR="00D93597" w:rsidRPr="00D93597" w:rsidRDefault="0062163E" w:rsidP="00657DBA">
            <w:r>
              <w:t>rptrpt</w:t>
            </w:r>
            <w:r w:rsidR="00D93597" w:rsidRPr="00D93597">
              <w:t>Path</w:t>
            </w:r>
          </w:p>
        </w:tc>
        <w:tc>
          <w:tcPr>
            <w:tcW w:w="0" w:type="auto"/>
          </w:tcPr>
          <w:p w14:paraId="491D6F2F" w14:textId="77777777" w:rsidR="00D93597" w:rsidRPr="00D93597" w:rsidRDefault="00D93597" w:rsidP="00657DBA">
            <w:pPr>
              <w:cnfStyle w:val="000000100000" w:firstRow="0" w:lastRow="0" w:firstColumn="0" w:lastColumn="0" w:oddVBand="0" w:evenVBand="0" w:oddHBand="1" w:evenHBand="0" w:firstRowFirstColumn="0" w:firstRowLastColumn="0" w:lastRowFirstColumn="0" w:lastRowLastColumn="0"/>
            </w:pPr>
            <w:r w:rsidRPr="00D93597">
              <w:t>"C:\LocationOfRDLFiles"</w:t>
            </w:r>
          </w:p>
        </w:tc>
        <w:tc>
          <w:tcPr>
            <w:tcW w:w="0" w:type="auto"/>
          </w:tcPr>
          <w:p w14:paraId="093F36A5" w14:textId="77777777" w:rsidR="00D93597" w:rsidRPr="006239CA" w:rsidRDefault="00D93597" w:rsidP="00657DBA">
            <w:pPr>
              <w:cnfStyle w:val="000000100000" w:firstRow="0" w:lastRow="0" w:firstColumn="0" w:lastColumn="0" w:oddVBand="0" w:evenVBand="0" w:oddHBand="1" w:evenHBand="0" w:firstRowFirstColumn="0" w:firstRowLastColumn="0" w:lastRowFirstColumn="0" w:lastRowLastColumn="0"/>
            </w:pPr>
            <w:r w:rsidRPr="00D93597">
              <w:t>Location of .RDL files</w:t>
            </w:r>
          </w:p>
        </w:tc>
      </w:tr>
    </w:tbl>
    <w:p w14:paraId="6CBBFD6E" w14:textId="12914131" w:rsidR="0084259E" w:rsidRDefault="0084259E" w:rsidP="0084259E"/>
    <w:p w14:paraId="697EB5C3" w14:textId="356D7D06" w:rsidR="00D93597" w:rsidRDefault="002D7760" w:rsidP="0084259E">
      <w:r w:rsidRPr="002D7760">
        <w:rPr>
          <w:b/>
        </w:rPr>
        <w:t>Use of PowerShell scripts</w:t>
      </w:r>
      <w:r>
        <w:t xml:space="preserve">: The provided PowerShell scripts, </w:t>
      </w:r>
      <w:r w:rsidR="003332DA">
        <w:t>EvalPolicies.ps1</w:t>
      </w:r>
      <w:r w:rsidR="00B87356" w:rsidRPr="00B87356" w:rsidDel="00B87356">
        <w:t xml:space="preserve"> </w:t>
      </w:r>
      <w:r>
        <w:t xml:space="preserve">and </w:t>
      </w:r>
      <w:r w:rsidRPr="002D7760">
        <w:t>ImportPolicies.ps1</w:t>
      </w:r>
      <w:r>
        <w:t>, are used within SQL Agent jobs. Their configuration into the system is described in the relevant sections below.</w:t>
      </w:r>
    </w:p>
    <w:p w14:paraId="6D6542FB" w14:textId="2926B023" w:rsidR="00D93597" w:rsidRDefault="00676BD1" w:rsidP="00676BD1">
      <w:pPr>
        <w:pStyle w:val="Heading1"/>
      </w:pPr>
      <w:bookmarkStart w:id="51" w:name="_Toc465253147"/>
      <w:r>
        <w:lastRenderedPageBreak/>
        <w:t>Installation Steps</w:t>
      </w:r>
      <w:bookmarkEnd w:id="51"/>
    </w:p>
    <w:p w14:paraId="4C3FF1DA" w14:textId="626F9956" w:rsidR="00676BD1" w:rsidRDefault="00676BD1" w:rsidP="00676BD1">
      <w:pPr>
        <w:pStyle w:val="Heading2"/>
      </w:pPr>
      <w:bookmarkStart w:id="52" w:name="_Toc465253148"/>
      <w:commentRangeStart w:id="53"/>
      <w:commentRangeStart w:id="54"/>
      <w:commentRangeStart w:id="55"/>
      <w:r>
        <w:t>Audit Setup on the Central Management Server</w:t>
      </w:r>
      <w:commentRangeEnd w:id="53"/>
      <w:r w:rsidR="00477F10">
        <w:rPr>
          <w:rStyle w:val="CommentReference"/>
          <w:rFonts w:ascii="Times New Roman" w:eastAsia="Times New Roman" w:hAnsi="Times New Roman" w:cs="Times New Roman"/>
          <w:b w:val="0"/>
          <w:bCs w:val="0"/>
          <w:smallCaps w:val="0"/>
          <w:color w:val="auto"/>
          <w:lang w:eastAsia="en-US"/>
        </w:rPr>
        <w:commentReference w:id="53"/>
      </w:r>
      <w:commentRangeEnd w:id="54"/>
      <w:r w:rsidR="009756C2">
        <w:rPr>
          <w:rStyle w:val="CommentReference"/>
          <w:rFonts w:ascii="Times New Roman" w:eastAsia="Times New Roman" w:hAnsi="Times New Roman" w:cs="Times New Roman"/>
          <w:b w:val="0"/>
          <w:bCs w:val="0"/>
          <w:smallCaps w:val="0"/>
          <w:color w:val="auto"/>
          <w:lang w:eastAsia="en-US"/>
        </w:rPr>
        <w:commentReference w:id="54"/>
      </w:r>
      <w:commentRangeEnd w:id="55"/>
      <w:r w:rsidR="00F267D8">
        <w:rPr>
          <w:rStyle w:val="CommentReference"/>
          <w:rFonts w:ascii="Times New Roman" w:eastAsia="Times New Roman" w:hAnsi="Times New Roman" w:cs="Times New Roman"/>
          <w:b w:val="0"/>
          <w:bCs w:val="0"/>
          <w:smallCaps w:val="0"/>
          <w:color w:val="auto"/>
          <w:lang w:eastAsia="en-US"/>
        </w:rPr>
        <w:commentReference w:id="55"/>
      </w:r>
      <w:bookmarkEnd w:id="52"/>
    </w:p>
    <w:p w14:paraId="60B56070" w14:textId="277FC3A9" w:rsidR="00676BD1" w:rsidRDefault="00676BD1" w:rsidP="00676BD1">
      <w:pPr>
        <w:pStyle w:val="Heading3"/>
        <w:rPr>
          <w:rStyle w:val="Hyperlink"/>
        </w:rPr>
      </w:pPr>
      <w:bookmarkStart w:id="56" w:name="_Create_the_audit"/>
      <w:bookmarkStart w:id="57" w:name="_Toc465253149"/>
      <w:bookmarkEnd w:id="56"/>
      <w:r>
        <w:t xml:space="preserve">Create the audit database, tables, and stored procedures. </w:t>
      </w:r>
      <w:hyperlink w:anchor="_On_the_Central" w:history="1">
        <w:r w:rsidRPr="00676BD1">
          <w:rPr>
            <w:rStyle w:val="Hyperlink"/>
          </w:rPr>
          <w:t>Link</w:t>
        </w:r>
        <w:bookmarkEnd w:id="57"/>
      </w:hyperlink>
    </w:p>
    <w:p w14:paraId="5E8E3A74" w14:textId="36C3E1B7" w:rsidR="00217E44" w:rsidRDefault="00217E44" w:rsidP="00217E44"/>
    <w:p w14:paraId="13B6F802" w14:textId="753C5FC1" w:rsidR="00217E44" w:rsidRDefault="00217E44" w:rsidP="00217E44">
      <w:pPr>
        <w:pStyle w:val="step"/>
      </w:pPr>
      <w:r>
        <w:t xml:space="preserve">Open the 01CreateAuditDB.sql script in an SSMS query window with a connection to the </w:t>
      </w:r>
      <w:r w:rsidR="00CE3677">
        <w:t>Main Server</w:t>
      </w:r>
      <w:r>
        <w:t>.</w:t>
      </w:r>
    </w:p>
    <w:p w14:paraId="5FF9FCF4" w14:textId="6DE583AC" w:rsidR="00217E44" w:rsidRDefault="00217E44" w:rsidP="00217E44">
      <w:pPr>
        <w:pStyle w:val="step"/>
      </w:pPr>
      <w:r>
        <w:t xml:space="preserve">Set the script variables to the desired values as noted in the </w:t>
      </w:r>
      <w:hyperlink w:anchor="_Running_the_Scripts" w:history="1">
        <w:r w:rsidRPr="00217E44">
          <w:rPr>
            <w:rStyle w:val="Hyperlink"/>
          </w:rPr>
          <w:t>table</w:t>
        </w:r>
      </w:hyperlink>
      <w:r>
        <w:t xml:space="preserve"> above.</w:t>
      </w:r>
      <w:r w:rsidR="00E55E40">
        <w:t xml:space="preserve"> You will likely only want to edit the files location for the data and log file of the database.</w:t>
      </w:r>
      <w:r>
        <w:t xml:space="preserve"> The variables and default values from the script are:</w:t>
      </w:r>
    </w:p>
    <w:p w14:paraId="70A5A84F" w14:textId="096FBD20" w:rsidR="00F267D8" w:rsidRPr="007B691C" w:rsidRDefault="00F267D8" w:rsidP="007B691C">
      <w:pPr>
        <w:autoSpaceDE w:val="0"/>
        <w:autoSpaceDN w:val="0"/>
        <w:adjustRightInd w:val="0"/>
        <w:spacing w:after="0" w:line="240" w:lineRule="auto"/>
        <w:ind w:left="1416"/>
        <w:rPr>
          <w:rFonts w:ascii="Consolas" w:hAnsi="Consolas"/>
          <w:highlight w:val="lightGray"/>
        </w:rPr>
      </w:pPr>
      <w:r w:rsidRPr="007B691C">
        <w:rPr>
          <w:rFonts w:ascii="Consolas" w:hAnsi="Consolas"/>
          <w:sz w:val="24"/>
          <w:highlight w:val="lightGray"/>
        </w:rPr>
        <w:t>:setvar</w:t>
      </w:r>
      <w:r w:rsidRPr="007B691C">
        <w:rPr>
          <w:rFonts w:ascii="Consolas" w:hAnsi="Consolas"/>
          <w:sz w:val="24"/>
          <w:highlight w:val="lightGray"/>
        </w:rPr>
        <w:tab/>
        <w:t>AuditDBName</w:t>
      </w:r>
      <w:r w:rsidRPr="007B691C">
        <w:rPr>
          <w:rFonts w:ascii="Consolas" w:hAnsi="Consolas"/>
          <w:sz w:val="24"/>
          <w:highlight w:val="lightGray"/>
        </w:rPr>
        <w:tab/>
      </w:r>
      <w:r w:rsidRPr="007B691C">
        <w:rPr>
          <w:rFonts w:ascii="Consolas" w:hAnsi="Consolas"/>
          <w:sz w:val="24"/>
          <w:highlight w:val="lightGray"/>
        </w:rPr>
        <w:tab/>
      </w:r>
      <w:r>
        <w:rPr>
          <w:rFonts w:ascii="Consolas" w:hAnsi="Consolas" w:cs="Consolas"/>
          <w:sz w:val="24"/>
          <w:szCs w:val="24"/>
          <w:highlight w:val="lightGray"/>
        </w:rPr>
        <w:tab/>
      </w:r>
      <w:r w:rsidRPr="007B691C">
        <w:rPr>
          <w:rFonts w:ascii="Consolas" w:hAnsi="Consolas"/>
          <w:sz w:val="24"/>
          <w:highlight w:val="lightGray"/>
        </w:rPr>
        <w:t>"SQLAudit"</w:t>
      </w:r>
    </w:p>
    <w:p w14:paraId="1E36CB59" w14:textId="26CC5F46" w:rsidR="00F267D8" w:rsidRPr="007B691C" w:rsidRDefault="00F267D8" w:rsidP="007B691C">
      <w:pPr>
        <w:autoSpaceDE w:val="0"/>
        <w:autoSpaceDN w:val="0"/>
        <w:adjustRightInd w:val="0"/>
        <w:spacing w:after="0" w:line="240" w:lineRule="auto"/>
        <w:ind w:left="1416"/>
        <w:rPr>
          <w:rFonts w:ascii="Consolas" w:hAnsi="Consolas"/>
          <w:highlight w:val="lightGray"/>
        </w:rPr>
      </w:pPr>
      <w:r w:rsidRPr="007B691C">
        <w:rPr>
          <w:rFonts w:ascii="Consolas" w:hAnsi="Consolas"/>
          <w:sz w:val="24"/>
          <w:highlight w:val="lightGray"/>
        </w:rPr>
        <w:t>:setvar</w:t>
      </w:r>
      <w:r w:rsidRPr="007B691C">
        <w:rPr>
          <w:rFonts w:ascii="Consolas" w:hAnsi="Consolas"/>
          <w:sz w:val="24"/>
          <w:highlight w:val="lightGray"/>
        </w:rPr>
        <w:tab/>
        <w:t>AuditDBDataFilePath</w:t>
      </w:r>
      <w:r w:rsidRPr="007B691C">
        <w:rPr>
          <w:rFonts w:ascii="Consolas" w:hAnsi="Consolas"/>
          <w:sz w:val="24"/>
          <w:highlight w:val="lightGray"/>
        </w:rPr>
        <w:tab/>
      </w:r>
      <w:r>
        <w:rPr>
          <w:rFonts w:ascii="Consolas" w:hAnsi="Consolas" w:cs="Consolas"/>
          <w:sz w:val="24"/>
          <w:szCs w:val="24"/>
          <w:highlight w:val="lightGray"/>
        </w:rPr>
        <w:tab/>
      </w:r>
      <w:r w:rsidRPr="007B691C">
        <w:rPr>
          <w:rFonts w:ascii="Consolas" w:hAnsi="Consolas"/>
          <w:sz w:val="24"/>
          <w:highlight w:val="lightGray"/>
        </w:rPr>
        <w:t>"C:\{Path}\DATA"</w:t>
      </w:r>
    </w:p>
    <w:p w14:paraId="3723D77F" w14:textId="3F271A89" w:rsidR="00F267D8" w:rsidRPr="007B691C" w:rsidRDefault="00F267D8" w:rsidP="007B691C">
      <w:pPr>
        <w:autoSpaceDE w:val="0"/>
        <w:autoSpaceDN w:val="0"/>
        <w:adjustRightInd w:val="0"/>
        <w:spacing w:after="0" w:line="240" w:lineRule="auto"/>
        <w:ind w:left="1416"/>
        <w:rPr>
          <w:rFonts w:ascii="Consolas" w:hAnsi="Consolas"/>
          <w:highlight w:val="lightGray"/>
        </w:rPr>
      </w:pPr>
      <w:r w:rsidRPr="007B691C">
        <w:rPr>
          <w:rFonts w:ascii="Consolas" w:hAnsi="Consolas"/>
          <w:sz w:val="24"/>
          <w:highlight w:val="lightGray"/>
        </w:rPr>
        <w:t>:setvar</w:t>
      </w:r>
      <w:r w:rsidRPr="007B691C">
        <w:rPr>
          <w:rFonts w:ascii="Consolas" w:hAnsi="Consolas"/>
          <w:sz w:val="24"/>
          <w:highlight w:val="lightGray"/>
        </w:rPr>
        <w:tab/>
        <w:t>AuditDBLogFilePath</w:t>
      </w:r>
      <w:r w:rsidRPr="007B691C">
        <w:rPr>
          <w:rFonts w:ascii="Consolas" w:hAnsi="Consolas"/>
          <w:sz w:val="24"/>
          <w:highlight w:val="lightGray"/>
        </w:rPr>
        <w:tab/>
      </w:r>
      <w:r w:rsidRPr="007B691C">
        <w:rPr>
          <w:rFonts w:ascii="Consolas" w:hAnsi="Consolas"/>
          <w:sz w:val="24"/>
          <w:highlight w:val="lightGray"/>
        </w:rPr>
        <w:tab/>
        <w:t>"C:\ {Path}\DATA"</w:t>
      </w:r>
    </w:p>
    <w:p w14:paraId="57881CF8" w14:textId="622B00D9" w:rsidR="00F267D8" w:rsidRPr="007B691C" w:rsidRDefault="00F267D8" w:rsidP="007B691C">
      <w:pPr>
        <w:autoSpaceDE w:val="0"/>
        <w:autoSpaceDN w:val="0"/>
        <w:adjustRightInd w:val="0"/>
        <w:spacing w:after="0" w:line="240" w:lineRule="auto"/>
        <w:ind w:left="1416"/>
        <w:rPr>
          <w:rFonts w:ascii="Consolas" w:hAnsi="Consolas"/>
          <w:highlight w:val="lightGray"/>
        </w:rPr>
      </w:pPr>
      <w:r w:rsidRPr="007B691C">
        <w:rPr>
          <w:rFonts w:ascii="Consolas" w:hAnsi="Consolas"/>
          <w:sz w:val="24"/>
          <w:highlight w:val="lightGray"/>
        </w:rPr>
        <w:t xml:space="preserve">:setvar </w:t>
      </w:r>
      <w:r>
        <w:rPr>
          <w:rFonts w:ascii="Consolas" w:hAnsi="Consolas" w:cs="Consolas"/>
          <w:sz w:val="24"/>
          <w:szCs w:val="24"/>
          <w:highlight w:val="lightGray"/>
        </w:rPr>
        <w:tab/>
      </w:r>
      <w:r w:rsidRPr="007B691C">
        <w:rPr>
          <w:rFonts w:ascii="Consolas" w:hAnsi="Consolas"/>
          <w:sz w:val="24"/>
          <w:highlight w:val="lightGray"/>
        </w:rPr>
        <w:t>AuditRetentionTimeLow</w:t>
      </w:r>
      <w:r>
        <w:rPr>
          <w:rFonts w:ascii="Consolas" w:hAnsi="Consolas" w:cs="Consolas"/>
          <w:sz w:val="24"/>
          <w:szCs w:val="24"/>
          <w:highlight w:val="lightGray"/>
        </w:rPr>
        <w:tab/>
      </w:r>
      <w:r w:rsidRPr="007B691C">
        <w:rPr>
          <w:rFonts w:ascii="Consolas" w:hAnsi="Consolas"/>
          <w:sz w:val="24"/>
          <w:highlight w:val="lightGray"/>
        </w:rPr>
        <w:tab/>
        <w:t>2</w:t>
      </w:r>
    </w:p>
    <w:p w14:paraId="19388432" w14:textId="754B3B33" w:rsidR="00F267D8" w:rsidRPr="007B691C" w:rsidRDefault="00F267D8" w:rsidP="007B691C">
      <w:pPr>
        <w:autoSpaceDE w:val="0"/>
        <w:autoSpaceDN w:val="0"/>
        <w:adjustRightInd w:val="0"/>
        <w:spacing w:after="0" w:line="240" w:lineRule="auto"/>
        <w:ind w:left="1416"/>
        <w:rPr>
          <w:rFonts w:ascii="Consolas" w:hAnsi="Consolas"/>
          <w:highlight w:val="lightGray"/>
        </w:rPr>
      </w:pPr>
      <w:r w:rsidRPr="007B691C">
        <w:rPr>
          <w:rFonts w:ascii="Consolas" w:hAnsi="Consolas"/>
          <w:sz w:val="24"/>
          <w:highlight w:val="lightGray"/>
        </w:rPr>
        <w:t xml:space="preserve">:setvar </w:t>
      </w:r>
      <w:r>
        <w:rPr>
          <w:rFonts w:ascii="Consolas" w:hAnsi="Consolas" w:cs="Consolas"/>
          <w:sz w:val="24"/>
          <w:szCs w:val="24"/>
          <w:highlight w:val="lightGray"/>
        </w:rPr>
        <w:tab/>
      </w:r>
      <w:r w:rsidRPr="007B691C">
        <w:rPr>
          <w:rFonts w:ascii="Consolas" w:hAnsi="Consolas"/>
          <w:sz w:val="24"/>
          <w:highlight w:val="lightGray"/>
        </w:rPr>
        <w:t>AuditRetentionTimeMed</w:t>
      </w:r>
      <w:r w:rsidRPr="007B691C">
        <w:rPr>
          <w:rFonts w:ascii="Consolas" w:hAnsi="Consolas"/>
          <w:sz w:val="24"/>
          <w:highlight w:val="lightGray"/>
        </w:rPr>
        <w:tab/>
      </w:r>
      <w:r>
        <w:rPr>
          <w:rFonts w:ascii="Consolas" w:hAnsi="Consolas" w:cs="Consolas"/>
          <w:sz w:val="24"/>
          <w:szCs w:val="24"/>
          <w:highlight w:val="lightGray"/>
        </w:rPr>
        <w:tab/>
      </w:r>
      <w:r w:rsidRPr="007B691C">
        <w:rPr>
          <w:rFonts w:ascii="Consolas" w:hAnsi="Consolas"/>
          <w:sz w:val="24"/>
          <w:highlight w:val="lightGray"/>
        </w:rPr>
        <w:t>2</w:t>
      </w:r>
    </w:p>
    <w:p w14:paraId="283442F0" w14:textId="0A9D3BE8" w:rsidR="00F267D8" w:rsidRPr="007B691C" w:rsidRDefault="00F267D8" w:rsidP="007B691C">
      <w:pPr>
        <w:autoSpaceDE w:val="0"/>
        <w:autoSpaceDN w:val="0"/>
        <w:adjustRightInd w:val="0"/>
        <w:spacing w:after="0" w:line="240" w:lineRule="auto"/>
        <w:ind w:left="1416"/>
        <w:rPr>
          <w:rFonts w:ascii="Consolas" w:hAnsi="Consolas"/>
          <w:highlight w:val="lightGray"/>
        </w:rPr>
      </w:pPr>
      <w:r w:rsidRPr="007B691C">
        <w:rPr>
          <w:rFonts w:ascii="Consolas" w:hAnsi="Consolas"/>
          <w:sz w:val="24"/>
          <w:highlight w:val="lightGray"/>
        </w:rPr>
        <w:t xml:space="preserve">:setvar </w:t>
      </w:r>
      <w:r>
        <w:rPr>
          <w:rFonts w:ascii="Consolas" w:hAnsi="Consolas" w:cs="Consolas"/>
          <w:sz w:val="24"/>
          <w:szCs w:val="24"/>
          <w:highlight w:val="lightGray"/>
        </w:rPr>
        <w:tab/>
      </w:r>
      <w:r w:rsidRPr="007B691C">
        <w:rPr>
          <w:rFonts w:ascii="Consolas" w:hAnsi="Consolas"/>
          <w:sz w:val="24"/>
          <w:highlight w:val="lightGray"/>
        </w:rPr>
        <w:t>AuditRetentionTimeHigh</w:t>
      </w:r>
      <w:r w:rsidRPr="007B691C">
        <w:rPr>
          <w:rFonts w:ascii="Consolas" w:hAnsi="Consolas"/>
          <w:sz w:val="24"/>
          <w:highlight w:val="lightGray"/>
        </w:rPr>
        <w:tab/>
        <w:t>1</w:t>
      </w:r>
    </w:p>
    <w:p w14:paraId="77F8C3AE" w14:textId="4D0FE183" w:rsidR="00F267D8" w:rsidRPr="007B691C" w:rsidRDefault="00F267D8" w:rsidP="007B691C">
      <w:pPr>
        <w:autoSpaceDE w:val="0"/>
        <w:autoSpaceDN w:val="0"/>
        <w:adjustRightInd w:val="0"/>
        <w:spacing w:after="0" w:line="240" w:lineRule="auto"/>
        <w:ind w:left="1416"/>
        <w:rPr>
          <w:rFonts w:ascii="Consolas" w:hAnsi="Consolas"/>
          <w:highlight w:val="lightGray"/>
        </w:rPr>
      </w:pPr>
      <w:r w:rsidRPr="007B691C">
        <w:rPr>
          <w:rFonts w:ascii="Consolas" w:hAnsi="Consolas"/>
          <w:sz w:val="24"/>
          <w:highlight w:val="lightGray"/>
        </w:rPr>
        <w:t xml:space="preserve">:setvar </w:t>
      </w:r>
      <w:r>
        <w:rPr>
          <w:rFonts w:ascii="Consolas" w:hAnsi="Consolas" w:cs="Consolas"/>
          <w:sz w:val="24"/>
          <w:szCs w:val="24"/>
          <w:highlight w:val="lightGray"/>
        </w:rPr>
        <w:tab/>
      </w:r>
      <w:r w:rsidRPr="007B691C">
        <w:rPr>
          <w:rFonts w:ascii="Consolas" w:hAnsi="Consolas"/>
          <w:sz w:val="24"/>
          <w:highlight w:val="lightGray"/>
        </w:rPr>
        <w:t>AuditRetentionTimeYear</w:t>
      </w:r>
      <w:r w:rsidRPr="007B691C">
        <w:rPr>
          <w:rFonts w:ascii="Consolas" w:hAnsi="Consolas"/>
          <w:sz w:val="24"/>
          <w:highlight w:val="lightGray"/>
        </w:rPr>
        <w:tab/>
        <w:t>1</w:t>
      </w:r>
    </w:p>
    <w:p w14:paraId="0152DE6B" w14:textId="514CE525" w:rsidR="00217E44" w:rsidRDefault="00217E44" w:rsidP="00475284">
      <w:pPr>
        <w:autoSpaceDE w:val="0"/>
        <w:autoSpaceDN w:val="0"/>
        <w:adjustRightInd w:val="0"/>
        <w:spacing w:after="0" w:line="240" w:lineRule="auto"/>
        <w:ind w:left="1416"/>
        <w:rPr>
          <w:rFonts w:ascii="Consolas" w:hAnsi="Consolas" w:cs="Consolas"/>
          <w:sz w:val="24"/>
          <w:szCs w:val="24"/>
        </w:rPr>
      </w:pPr>
    </w:p>
    <w:p w14:paraId="7C8C06D5" w14:textId="239C3E28" w:rsidR="00E55E40" w:rsidRDefault="00E55E40" w:rsidP="00E55E40">
      <w:pPr>
        <w:pStyle w:val="step"/>
      </w:pPr>
      <w:r w:rsidRPr="00E55E40">
        <w:t>Set the script to run in SQLCMD mode</w:t>
      </w:r>
    </w:p>
    <w:p w14:paraId="0C342986" w14:textId="3AB3656E" w:rsidR="00E55E40" w:rsidRDefault="00E55E40" w:rsidP="00F60A57">
      <w:pPr>
        <w:pStyle w:val="step"/>
        <w:numPr>
          <w:ilvl w:val="1"/>
          <w:numId w:val="7"/>
        </w:numPr>
      </w:pPr>
      <w:r>
        <w:t>With the focus on the query window, select the ‘Query’ menu from the top of the SSMS.</w:t>
      </w:r>
    </w:p>
    <w:p w14:paraId="0F470382" w14:textId="0917258E" w:rsidR="00E55E40" w:rsidRDefault="00E55E40" w:rsidP="00F60A57">
      <w:pPr>
        <w:pStyle w:val="step"/>
        <w:numPr>
          <w:ilvl w:val="1"/>
          <w:numId w:val="7"/>
        </w:numPr>
      </w:pPr>
      <w:r>
        <w:t>The SQLCMD selection will be third from the bottom. Click it. The background of the variables will turn to dark gray.</w:t>
      </w:r>
    </w:p>
    <w:p w14:paraId="58085FFF" w14:textId="2286BC5A" w:rsidR="00E55E40" w:rsidRDefault="00E55E40" w:rsidP="00E55E40">
      <w:pPr>
        <w:pStyle w:val="step"/>
      </w:pPr>
      <w:r>
        <w:t>Execute the Query.</w:t>
      </w:r>
    </w:p>
    <w:p w14:paraId="25F48397" w14:textId="09878746" w:rsidR="00E55E40" w:rsidRDefault="00E55E40" w:rsidP="00E55E40">
      <w:pPr>
        <w:pStyle w:val="step"/>
      </w:pPr>
      <w:r>
        <w:t>When finished, check for the existence of the ‘SQLAudit’ database.</w:t>
      </w:r>
    </w:p>
    <w:p w14:paraId="6EBEA438" w14:textId="589A4716" w:rsidR="00E55E40" w:rsidRDefault="00E55E40" w:rsidP="00F60A57">
      <w:pPr>
        <w:pStyle w:val="step"/>
        <w:numPr>
          <w:ilvl w:val="1"/>
          <w:numId w:val="7"/>
        </w:numPr>
      </w:pPr>
      <w:r>
        <w:t>In the SSMS Object Explorer, refresh the databases folder.</w:t>
      </w:r>
    </w:p>
    <w:p w14:paraId="31A60F67" w14:textId="73E34DB9" w:rsidR="00E55E40" w:rsidRDefault="00E55E40" w:rsidP="00F60A57">
      <w:pPr>
        <w:pStyle w:val="step"/>
        <w:numPr>
          <w:ilvl w:val="1"/>
          <w:numId w:val="7"/>
        </w:numPr>
      </w:pPr>
      <w:r>
        <w:t>Expand the list of databases.</w:t>
      </w:r>
    </w:p>
    <w:p w14:paraId="722997A8" w14:textId="04CE1D6C" w:rsidR="00E55E40" w:rsidRDefault="00E55E40" w:rsidP="00F60A57">
      <w:pPr>
        <w:pStyle w:val="step"/>
        <w:numPr>
          <w:ilvl w:val="1"/>
          <w:numId w:val="7"/>
        </w:numPr>
      </w:pPr>
      <w:r>
        <w:t>Confirm the existence of the new ‘SQLAudit’ database.</w:t>
      </w:r>
    </w:p>
    <w:p w14:paraId="724B7A05" w14:textId="00754AE7" w:rsidR="00F267D8" w:rsidRDefault="00F267D8" w:rsidP="007B691C">
      <w:pPr>
        <w:pStyle w:val="step"/>
        <w:numPr>
          <w:ilvl w:val="0"/>
          <w:numId w:val="0"/>
        </w:numPr>
        <w:ind w:left="1440"/>
      </w:pPr>
    </w:p>
    <w:p w14:paraId="24911ED2" w14:textId="77777777" w:rsidR="00E55E40" w:rsidRPr="00E55E40" w:rsidRDefault="00E55E40" w:rsidP="00E55E40">
      <w:pPr>
        <w:pStyle w:val="step"/>
        <w:numPr>
          <w:ilvl w:val="0"/>
          <w:numId w:val="0"/>
        </w:numPr>
        <w:ind w:left="1440"/>
      </w:pPr>
    </w:p>
    <w:p w14:paraId="294188AC" w14:textId="37480050" w:rsidR="00676BD1" w:rsidRDefault="00676BD1" w:rsidP="00676BD1">
      <w:pPr>
        <w:pStyle w:val="Heading3"/>
        <w:rPr>
          <w:rStyle w:val="Hyperlink"/>
        </w:rPr>
      </w:pPr>
      <w:bookmarkStart w:id="58" w:name="_Create_the_folders"/>
      <w:bookmarkStart w:id="59" w:name="_Toc465253150"/>
      <w:bookmarkEnd w:id="58"/>
      <w:r>
        <w:t xml:space="preserve">Create the folders and the share to hold the audit files on the </w:t>
      </w:r>
      <w:r w:rsidR="00CE3677">
        <w:t>Main Server</w:t>
      </w:r>
      <w:r>
        <w:t xml:space="preserve">. </w:t>
      </w:r>
      <w:hyperlink w:anchor="_On_the_Central" w:history="1">
        <w:r w:rsidRPr="00657DBA">
          <w:rPr>
            <w:rStyle w:val="Hyperlink"/>
          </w:rPr>
          <w:t>Link</w:t>
        </w:r>
        <w:bookmarkEnd w:id="59"/>
      </w:hyperlink>
    </w:p>
    <w:p w14:paraId="17833333" w14:textId="77777777" w:rsidR="00EA5B03" w:rsidRDefault="00EA5B03" w:rsidP="00EA5B03"/>
    <w:p w14:paraId="20CE3DDE" w14:textId="6E7EF4D3" w:rsidR="00EA5B03" w:rsidRDefault="00EA5B03" w:rsidP="00EA5B03">
      <w:r>
        <w:rPr>
          <w:highlight w:val="lightGray"/>
        </w:rPr>
        <w:t>NOTE:  Files are copied to these</w:t>
      </w:r>
      <w:r w:rsidRPr="002C4FDB">
        <w:rPr>
          <w:highlight w:val="lightGray"/>
        </w:rPr>
        <w:t xml:space="preserve"> folder</w:t>
      </w:r>
      <w:r>
        <w:rPr>
          <w:highlight w:val="lightGray"/>
        </w:rPr>
        <w:t>s</w:t>
      </w:r>
      <w:r w:rsidRPr="002C4FDB">
        <w:rPr>
          <w:highlight w:val="lightGray"/>
        </w:rPr>
        <w:t xml:space="preserve"> from each of the </w:t>
      </w:r>
      <w:r>
        <w:rPr>
          <w:highlight w:val="lightGray"/>
        </w:rPr>
        <w:t>server’s folders</w:t>
      </w:r>
      <w:r w:rsidRPr="002C4FDB">
        <w:rPr>
          <w:highlight w:val="lightGray"/>
        </w:rPr>
        <w:t xml:space="preserve">.  </w:t>
      </w:r>
    </w:p>
    <w:p w14:paraId="232824F3" w14:textId="4D07FAC6" w:rsidR="00EA5B03" w:rsidRDefault="00EA5B03" w:rsidP="00250291">
      <w:pPr>
        <w:pStyle w:val="step"/>
        <w:numPr>
          <w:ilvl w:val="0"/>
          <w:numId w:val="28"/>
        </w:numPr>
      </w:pPr>
      <w:r>
        <w:t>On a drive with over 20 GB of free space, create a folder called ‘SQLAudit’</w:t>
      </w:r>
    </w:p>
    <w:p w14:paraId="462C67E1" w14:textId="5B845A35" w:rsidR="003050AE" w:rsidRDefault="003050AE" w:rsidP="00F60A57">
      <w:pPr>
        <w:pStyle w:val="step"/>
        <w:numPr>
          <w:ilvl w:val="1"/>
          <w:numId w:val="7"/>
        </w:numPr>
      </w:pPr>
      <w:r>
        <w:t>Note: You will need this name in some of the upcoming scripts. Keep it handy.</w:t>
      </w:r>
    </w:p>
    <w:p w14:paraId="6BF264A7" w14:textId="77777777" w:rsidR="003050AE" w:rsidRDefault="003050AE" w:rsidP="003050AE">
      <w:pPr>
        <w:pStyle w:val="step"/>
        <w:numPr>
          <w:ilvl w:val="0"/>
          <w:numId w:val="0"/>
        </w:numPr>
        <w:ind w:left="1440"/>
      </w:pPr>
    </w:p>
    <w:p w14:paraId="1ED4ED2F" w14:textId="77777777" w:rsidR="00F267D8" w:rsidRDefault="00EA5B03" w:rsidP="00EA5B03">
      <w:pPr>
        <w:pStyle w:val="step"/>
      </w:pPr>
      <w:r>
        <w:t>Under this folder create a new folder for each SQL instance</w:t>
      </w:r>
      <w:r w:rsidR="00F267D8">
        <w:t xml:space="preserve"> to be monitored</w:t>
      </w:r>
      <w:r>
        <w:t xml:space="preserve"> as shown in the image below. </w:t>
      </w:r>
    </w:p>
    <w:p w14:paraId="11C997CD" w14:textId="77777777" w:rsidR="00F267D8" w:rsidRPr="007B691C" w:rsidRDefault="00F267D8" w:rsidP="007B691C">
      <w:pPr>
        <w:pStyle w:val="step"/>
        <w:numPr>
          <w:ilvl w:val="1"/>
          <w:numId w:val="7"/>
        </w:numPr>
      </w:pPr>
      <w:r w:rsidRPr="007B691C">
        <w:t>Name each subfolder after the Server Name and Instance name with an underscore between the two. Example: MyServer_SQL2012.</w:t>
      </w:r>
    </w:p>
    <w:p w14:paraId="5FB2476C" w14:textId="1836098B" w:rsidR="00EA5B03" w:rsidRDefault="00EA5B03" w:rsidP="007B691C">
      <w:pPr>
        <w:pStyle w:val="step"/>
        <w:numPr>
          <w:ilvl w:val="1"/>
          <w:numId w:val="27"/>
        </w:numPr>
      </w:pPr>
      <w:r w:rsidRPr="00EA5B03">
        <w:rPr>
          <w:shd w:val="clear" w:color="auto" w:fill="CBCBCB" w:themeFill="text2" w:themeFillTint="40"/>
        </w:rPr>
        <w:t>Important: For default instances, use MSSQL for the instance name.</w:t>
      </w:r>
      <w:r w:rsidR="009D020D">
        <w:rPr>
          <w:shd w:val="clear" w:color="auto" w:fill="CBCBCB" w:themeFill="text2" w:themeFillTint="40"/>
        </w:rPr>
        <w:t xml:space="preserve"> Example: MyServer_MSSQL</w:t>
      </w:r>
    </w:p>
    <w:p w14:paraId="556ADB91" w14:textId="6FE5C63C" w:rsidR="00EA5B03" w:rsidRDefault="00EA5B03" w:rsidP="00EA5B03">
      <w:pPr>
        <w:pStyle w:val="Substep"/>
        <w:numPr>
          <w:ilvl w:val="0"/>
          <w:numId w:val="0"/>
        </w:numPr>
        <w:ind w:left="720"/>
      </w:pPr>
    </w:p>
    <w:p w14:paraId="7F7621A3" w14:textId="4458CB2A" w:rsidR="00EA5B03" w:rsidRDefault="003050AE" w:rsidP="00475284">
      <w:pPr>
        <w:pStyle w:val="Substep"/>
        <w:numPr>
          <w:ilvl w:val="0"/>
          <w:numId w:val="0"/>
        </w:numPr>
        <w:ind w:left="1416"/>
      </w:pPr>
      <w:r>
        <w:rPr>
          <w:noProof/>
          <w:lang w:bidi="ar-SA"/>
        </w:rPr>
        <w:drawing>
          <wp:inline distT="0" distB="0" distL="0" distR="0" wp14:anchorId="1D76EEBD" wp14:editId="19C9FA95">
            <wp:extent cx="3781425" cy="1946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3918" cy="1953300"/>
                    </a:xfrm>
                    <a:prstGeom prst="rect">
                      <a:avLst/>
                    </a:prstGeom>
                  </pic:spPr>
                </pic:pic>
              </a:graphicData>
            </a:graphic>
          </wp:inline>
        </w:drawing>
      </w:r>
    </w:p>
    <w:p w14:paraId="09E49752" w14:textId="50AAE70B" w:rsidR="003050AE" w:rsidRDefault="00EA5B03" w:rsidP="003050AE">
      <w:pPr>
        <w:pStyle w:val="step"/>
      </w:pPr>
      <w:r>
        <w:t>In File Explorer</w:t>
      </w:r>
      <w:r w:rsidR="00626B2B">
        <w:t xml:space="preserve"> under the SQLAudit folder,</w:t>
      </w:r>
      <w:r>
        <w:t xml:space="preserve"> create a folder called </w:t>
      </w:r>
      <w:r w:rsidR="002E12EB">
        <w:t>‘</w:t>
      </w:r>
      <w:r w:rsidR="002E12EB" w:rsidRPr="00324997">
        <w:rPr>
          <w:b/>
        </w:rPr>
        <w:t>W</w:t>
      </w:r>
      <w:r w:rsidRPr="00324997">
        <w:rPr>
          <w:b/>
        </w:rPr>
        <w:t>orking</w:t>
      </w:r>
      <w:r w:rsidR="002E12EB" w:rsidRPr="00324997">
        <w:rPr>
          <w:b/>
        </w:rPr>
        <w:t>’</w:t>
      </w:r>
      <w:r>
        <w:t xml:space="preserve"> for the Audit Import job to use.</w:t>
      </w:r>
    </w:p>
    <w:p w14:paraId="2720D783" w14:textId="021974FB" w:rsidR="00EA5B03" w:rsidRDefault="003050AE" w:rsidP="003050AE">
      <w:pPr>
        <w:pStyle w:val="Substep"/>
        <w:numPr>
          <w:ilvl w:val="0"/>
          <w:numId w:val="0"/>
        </w:numPr>
        <w:jc w:val="center"/>
      </w:pPr>
      <w:r>
        <w:rPr>
          <w:noProof/>
          <w:lang w:bidi="ar-SA"/>
        </w:rPr>
        <w:drawing>
          <wp:inline distT="0" distB="0" distL="0" distR="0" wp14:anchorId="25A96F91" wp14:editId="10E8C631">
            <wp:extent cx="4048125" cy="20841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3037" cy="2091856"/>
                    </a:xfrm>
                    <a:prstGeom prst="rect">
                      <a:avLst/>
                    </a:prstGeom>
                  </pic:spPr>
                </pic:pic>
              </a:graphicData>
            </a:graphic>
          </wp:inline>
        </w:drawing>
      </w:r>
    </w:p>
    <w:p w14:paraId="31F88DBD" w14:textId="77777777" w:rsidR="00EA5B03" w:rsidRDefault="00EA5B03" w:rsidP="00EA5B03">
      <w:pPr>
        <w:pStyle w:val="Substep"/>
        <w:numPr>
          <w:ilvl w:val="0"/>
          <w:numId w:val="0"/>
        </w:numPr>
        <w:ind w:left="2016"/>
      </w:pPr>
    </w:p>
    <w:p w14:paraId="2BA3C43B" w14:textId="3BB7B96C" w:rsidR="00EA5B03" w:rsidRDefault="00EA5B03" w:rsidP="00447F8B">
      <w:pPr>
        <w:pStyle w:val="step"/>
      </w:pPr>
      <w:commentRangeStart w:id="60"/>
      <w:commentRangeStart w:id="61"/>
      <w:r>
        <w:t xml:space="preserve">Create a share for the </w:t>
      </w:r>
      <w:r w:rsidR="003050AE">
        <w:t xml:space="preserve">‘SQLAudit’ </w:t>
      </w:r>
      <w:r>
        <w:t>directory created above.</w:t>
      </w:r>
      <w:commentRangeEnd w:id="60"/>
      <w:r w:rsidR="00477F10">
        <w:rPr>
          <w:rStyle w:val="CommentReference"/>
          <w:lang w:bidi="ar-SA"/>
        </w:rPr>
        <w:commentReference w:id="60"/>
      </w:r>
      <w:commentRangeEnd w:id="61"/>
      <w:r w:rsidR="004A2446">
        <w:rPr>
          <w:rStyle w:val="CommentReference"/>
          <w:lang w:bidi="ar-SA"/>
        </w:rPr>
        <w:commentReference w:id="61"/>
      </w:r>
    </w:p>
    <w:p w14:paraId="12513948" w14:textId="5932D78B" w:rsidR="00447F8B" w:rsidRDefault="00447F8B" w:rsidP="00F60A57">
      <w:pPr>
        <w:pStyle w:val="step"/>
        <w:numPr>
          <w:ilvl w:val="1"/>
          <w:numId w:val="7"/>
        </w:numPr>
      </w:pPr>
      <w:r>
        <w:t>In Windows Explorer, right-click on the ‘SQLAudit’ folder and choose ‘Share With…’. The following dialog box will appear.</w:t>
      </w:r>
    </w:p>
    <w:p w14:paraId="14BC2411" w14:textId="1D76FB3A" w:rsidR="003050AE" w:rsidRDefault="003050AE" w:rsidP="003050AE">
      <w:pPr>
        <w:pStyle w:val="step"/>
        <w:numPr>
          <w:ilvl w:val="0"/>
          <w:numId w:val="0"/>
        </w:numPr>
        <w:ind w:left="1440"/>
      </w:pPr>
    </w:p>
    <w:p w14:paraId="78908FDF" w14:textId="1E9143B9" w:rsidR="0035464B" w:rsidRDefault="0043378F" w:rsidP="007B691C">
      <w:pPr>
        <w:pStyle w:val="step"/>
        <w:numPr>
          <w:ilvl w:val="0"/>
          <w:numId w:val="0"/>
        </w:numPr>
        <w:ind w:left="1440"/>
        <w:jc w:val="center"/>
      </w:pPr>
      <w:del w:id="62" w:author="Curtis Krumel" w:date="2016-10-26T15:14:00Z">
        <w:r w:rsidDel="004A2446">
          <w:rPr>
            <w:noProof/>
            <w:lang w:bidi="ar-SA"/>
          </w:rPr>
          <w:lastRenderedPageBreak/>
          <w:drawing>
            <wp:inline distT="0" distB="0" distL="0" distR="0" wp14:anchorId="60A01DFF" wp14:editId="6AFA58DC">
              <wp:extent cx="4212359" cy="3114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2069" cy="3144037"/>
                      </a:xfrm>
                      <a:prstGeom prst="rect">
                        <a:avLst/>
                      </a:prstGeom>
                    </pic:spPr>
                  </pic:pic>
                </a:graphicData>
              </a:graphic>
            </wp:inline>
          </w:drawing>
        </w:r>
      </w:del>
      <w:ins w:id="63" w:author="Curtis Krumel" w:date="2016-10-26T15:14:00Z">
        <w:r w:rsidR="004A2446">
          <w:rPr>
            <w:noProof/>
            <w:lang w:bidi="ar-SA"/>
          </w:rPr>
          <w:drawing>
            <wp:inline distT="0" distB="0" distL="0" distR="0" wp14:anchorId="45DFE134" wp14:editId="4FEE78E5">
              <wp:extent cx="4191000" cy="35238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5618" cy="3544542"/>
                      </a:xfrm>
                      <a:prstGeom prst="rect">
                        <a:avLst/>
                      </a:prstGeom>
                    </pic:spPr>
                  </pic:pic>
                </a:graphicData>
              </a:graphic>
            </wp:inline>
          </w:drawing>
        </w:r>
      </w:ins>
    </w:p>
    <w:p w14:paraId="44ABC9B4" w14:textId="15EAE514" w:rsidR="00EA5B03" w:rsidRDefault="00EA5B03" w:rsidP="00475284">
      <w:pPr>
        <w:pStyle w:val="step"/>
        <w:numPr>
          <w:ilvl w:val="0"/>
          <w:numId w:val="0"/>
        </w:numPr>
        <w:ind w:left="2856" w:hanging="1440"/>
      </w:pPr>
    </w:p>
    <w:p w14:paraId="6C520058" w14:textId="6819B35B" w:rsidR="00447F8B" w:rsidRDefault="00447F8B" w:rsidP="00447F8B">
      <w:pPr>
        <w:pStyle w:val="step"/>
        <w:numPr>
          <w:ilvl w:val="0"/>
          <w:numId w:val="0"/>
        </w:numPr>
        <w:ind w:left="1440" w:hanging="1440"/>
      </w:pPr>
    </w:p>
    <w:p w14:paraId="62B24989" w14:textId="7435A938" w:rsidR="0035464B" w:rsidRDefault="00EA5B03">
      <w:pPr>
        <w:pStyle w:val="Substep"/>
      </w:pPr>
      <w:r>
        <w:t xml:space="preserve">Add </w:t>
      </w:r>
      <w:r w:rsidR="0035464B">
        <w:t>Read/Write</w:t>
      </w:r>
      <w:r>
        <w:t xml:space="preserve"> permissions for the </w:t>
      </w:r>
      <w:r w:rsidR="00900EF2">
        <w:t>Main Server</w:t>
      </w:r>
      <w:r>
        <w:t xml:space="preserve">’s SQL Agent Service account. </w:t>
      </w:r>
    </w:p>
    <w:p w14:paraId="7B61A97A" w14:textId="1BA3E1D3" w:rsidR="00EA5B03" w:rsidRDefault="007B691C" w:rsidP="00EA5B03">
      <w:pPr>
        <w:pStyle w:val="Substep"/>
      </w:pPr>
      <w:r>
        <w:t xml:space="preserve">Click </w:t>
      </w:r>
      <w:r w:rsidR="00EA5B03">
        <w:t>“</w:t>
      </w:r>
      <w:r w:rsidR="00855B53">
        <w:t>Share</w:t>
      </w:r>
      <w:r w:rsidR="00EA5B03">
        <w:t>”to accept.</w:t>
      </w:r>
    </w:p>
    <w:p w14:paraId="30FE0A9F" w14:textId="4F0F5B0F" w:rsidR="00855B53" w:rsidRDefault="00855B53" w:rsidP="007B691C">
      <w:pPr>
        <w:pStyle w:val="Substep"/>
        <w:numPr>
          <w:ilvl w:val="0"/>
          <w:numId w:val="0"/>
        </w:numPr>
        <w:ind w:left="2016"/>
      </w:pPr>
      <w:r>
        <w:rPr>
          <w:noProof/>
          <w:lang w:bidi="ar-SA"/>
        </w:rPr>
        <w:drawing>
          <wp:inline distT="0" distB="0" distL="0" distR="0" wp14:anchorId="02E52151" wp14:editId="09CE6BEF">
            <wp:extent cx="4267200" cy="315522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0759" cy="3165252"/>
                    </a:xfrm>
                    <a:prstGeom prst="rect">
                      <a:avLst/>
                    </a:prstGeom>
                  </pic:spPr>
                </pic:pic>
              </a:graphicData>
            </a:graphic>
          </wp:inline>
        </w:drawing>
      </w:r>
    </w:p>
    <w:p w14:paraId="13E97108" w14:textId="41811BC4" w:rsidR="00855B53" w:rsidRDefault="00855B53" w:rsidP="007B691C">
      <w:pPr>
        <w:pStyle w:val="Substep"/>
        <w:ind w:left="2016"/>
      </w:pPr>
      <w:r>
        <w:lastRenderedPageBreak/>
        <w:t>Click “Done” to complete.</w:t>
      </w:r>
    </w:p>
    <w:p w14:paraId="6CAFB4CA" w14:textId="77777777" w:rsidR="00EA5B03" w:rsidRDefault="00EA5B03" w:rsidP="00EA5B03">
      <w:pPr>
        <w:pStyle w:val="Substep"/>
        <w:numPr>
          <w:ilvl w:val="0"/>
          <w:numId w:val="0"/>
        </w:numPr>
        <w:ind w:left="2016"/>
      </w:pPr>
    </w:p>
    <w:p w14:paraId="2BB792CF" w14:textId="77777777" w:rsidR="00EA5B03" w:rsidRDefault="00EA5B03" w:rsidP="00447F8B">
      <w:pPr>
        <w:pStyle w:val="step"/>
      </w:pPr>
      <w:commentRangeStart w:id="64"/>
      <w:commentRangeStart w:id="65"/>
      <w:r>
        <w:t xml:space="preserve">Add Permissions for the </w:t>
      </w:r>
      <w:r w:rsidR="009756C2">
        <w:t xml:space="preserve">Audit </w:t>
      </w:r>
      <w:r>
        <w:t>Proxy Account</w:t>
      </w:r>
      <w:commentRangeEnd w:id="64"/>
      <w:r w:rsidR="00A63971">
        <w:rPr>
          <w:rStyle w:val="CommentReference"/>
          <w:lang w:bidi="ar-SA"/>
        </w:rPr>
        <w:commentReference w:id="64"/>
      </w:r>
      <w:commentRangeEnd w:id="65"/>
      <w:r w:rsidR="009756C2">
        <w:rPr>
          <w:rStyle w:val="CommentReference"/>
          <w:lang w:bidi="ar-SA"/>
        </w:rPr>
        <w:commentReference w:id="65"/>
      </w:r>
    </w:p>
    <w:p w14:paraId="348D9E6A" w14:textId="77777777" w:rsidR="00447F8B" w:rsidRDefault="00EA5B03" w:rsidP="00EA5B03">
      <w:pPr>
        <w:pStyle w:val="Substep"/>
      </w:pPr>
      <w:r>
        <w:t>In the Windows Explorer window, right-click on the node for the local computer (“My Computer” by default) and choose “Manage”</w:t>
      </w:r>
    </w:p>
    <w:p w14:paraId="3C87D88E" w14:textId="5E5CE40D" w:rsidR="00EA5B03" w:rsidRDefault="00EA5B03" w:rsidP="00EA5B03">
      <w:pPr>
        <w:pStyle w:val="Substep"/>
      </w:pPr>
      <w:r>
        <w:t>Open the “Server Manager”</w:t>
      </w:r>
      <w:r w:rsidR="00855B53">
        <w:t xml:space="preserve"> (or Computer Management)</w:t>
      </w:r>
      <w:r>
        <w:t xml:space="preserve"> node, then the “Configuration” (could</w:t>
      </w:r>
      <w:r w:rsidR="00855B53">
        <w:t xml:space="preserve"> be </w:t>
      </w:r>
      <w:r>
        <w:t>System Tools))</w:t>
      </w:r>
      <w:r w:rsidR="00855B53">
        <w:t xml:space="preserve"> node</w:t>
      </w:r>
      <w:r>
        <w:t>, then the “Local Users and Groups” node, and finally</w:t>
      </w:r>
      <w:r w:rsidR="00855B53">
        <w:t>, click on</w:t>
      </w:r>
      <w:r>
        <w:t xml:space="preserve"> the “Groups” node.</w:t>
      </w:r>
    </w:p>
    <w:p w14:paraId="0336A56C" w14:textId="7A45E79A" w:rsidR="00855B53" w:rsidRDefault="00855B53" w:rsidP="007B691C">
      <w:pPr>
        <w:pStyle w:val="Substep"/>
        <w:numPr>
          <w:ilvl w:val="0"/>
          <w:numId w:val="0"/>
        </w:numPr>
        <w:ind w:left="1284"/>
      </w:pPr>
      <w:r>
        <w:rPr>
          <w:noProof/>
          <w:lang w:bidi="ar-SA"/>
        </w:rPr>
        <w:drawing>
          <wp:inline distT="0" distB="0" distL="0" distR="0" wp14:anchorId="66D2E931" wp14:editId="27DC0619">
            <wp:extent cx="4505325" cy="2695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2167" cy="2706053"/>
                    </a:xfrm>
                    <a:prstGeom prst="rect">
                      <a:avLst/>
                    </a:prstGeom>
                  </pic:spPr>
                </pic:pic>
              </a:graphicData>
            </a:graphic>
          </wp:inline>
        </w:drawing>
      </w:r>
    </w:p>
    <w:p w14:paraId="428B92C2" w14:textId="42510E47" w:rsidR="00EA5B03" w:rsidRDefault="00EA5B03" w:rsidP="00EA5B03">
      <w:pPr>
        <w:pStyle w:val="Substep"/>
      </w:pPr>
      <w:r>
        <w:t>Double click on the “Administrators”</w:t>
      </w:r>
      <w:r w:rsidR="00013CE1">
        <w:t xml:space="preserve"> group name</w:t>
      </w:r>
      <w:r>
        <w:t xml:space="preserve"> to open the “Administrators Properties” box.</w:t>
      </w:r>
    </w:p>
    <w:p w14:paraId="7F89E7C7" w14:textId="77777777" w:rsidR="00EA5B03" w:rsidRDefault="00EA5B03" w:rsidP="00EA5B03">
      <w:pPr>
        <w:pStyle w:val="Substep"/>
      </w:pPr>
      <w:r>
        <w:t>Click the “Add” button.</w:t>
      </w:r>
    </w:p>
    <w:p w14:paraId="688DAC2F" w14:textId="77777777" w:rsidR="00EA5B03" w:rsidRDefault="00EA5B03" w:rsidP="00EA5B03">
      <w:pPr>
        <w:pStyle w:val="Substep"/>
        <w:numPr>
          <w:ilvl w:val="0"/>
          <w:numId w:val="0"/>
        </w:numPr>
        <w:ind w:left="1440"/>
      </w:pPr>
      <w:r>
        <w:rPr>
          <w:noProof/>
          <w:lang w:bidi="ar-SA"/>
        </w:rPr>
        <w:lastRenderedPageBreak/>
        <w:drawing>
          <wp:inline distT="0" distB="0" distL="0" distR="0" wp14:anchorId="60DA6A65" wp14:editId="36309742">
            <wp:extent cx="4648077" cy="2532380"/>
            <wp:effectExtent l="0" t="0" r="635"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4677131" cy="2548209"/>
                    </a:xfrm>
                    <a:prstGeom prst="rect">
                      <a:avLst/>
                    </a:prstGeom>
                    <a:ln>
                      <a:noFill/>
                    </a:ln>
                    <a:extLst>
                      <a:ext uri="{53640926-AAD7-44D8-BBD7-CCE9431645EC}">
                        <a14:shadowObscured xmlns:a14="http://schemas.microsoft.com/office/drawing/2010/main"/>
                      </a:ext>
                    </a:extLst>
                  </pic:spPr>
                </pic:pic>
              </a:graphicData>
            </a:graphic>
          </wp:inline>
        </w:drawing>
      </w:r>
    </w:p>
    <w:p w14:paraId="1E1380AF" w14:textId="3E2128CD" w:rsidR="00EA5B03" w:rsidRDefault="00EA5B03" w:rsidP="00EA5B03">
      <w:pPr>
        <w:pStyle w:val="Substep"/>
      </w:pPr>
      <w:r>
        <w:t xml:space="preserve">Type in the name of the </w:t>
      </w:r>
      <w:r w:rsidR="009756C2">
        <w:t xml:space="preserve">audit </w:t>
      </w:r>
      <w:r>
        <w:t>proxy account.</w:t>
      </w:r>
      <w:r w:rsidR="00013CE1">
        <w:t xml:space="preserve"> (See </w:t>
      </w:r>
      <w:hyperlink w:anchor="_Prerequisites" w:history="1">
        <w:r w:rsidR="00013CE1" w:rsidRPr="00013CE1">
          <w:rPr>
            <w:rStyle w:val="Hyperlink"/>
          </w:rPr>
          <w:t>Prerequisites</w:t>
        </w:r>
      </w:hyperlink>
      <w:r w:rsidR="00013CE1">
        <w:t xml:space="preserve"> above) </w:t>
      </w:r>
    </w:p>
    <w:p w14:paraId="6D3C8BD8" w14:textId="77777777" w:rsidR="00EA5B03" w:rsidRDefault="00EA5B03" w:rsidP="00EA5B03">
      <w:pPr>
        <w:pStyle w:val="Substep"/>
      </w:pPr>
      <w:r>
        <w:t>Click the “Check Names” button to verify.</w:t>
      </w:r>
    </w:p>
    <w:p w14:paraId="46CDC83E" w14:textId="77777777" w:rsidR="00EA5B03" w:rsidRDefault="00EA5B03" w:rsidP="00EA5B03">
      <w:pPr>
        <w:pStyle w:val="Substep"/>
      </w:pPr>
      <w:r>
        <w:t>Click “OK” to accept.</w:t>
      </w:r>
    </w:p>
    <w:p w14:paraId="17120939" w14:textId="77777777" w:rsidR="00EA5B03" w:rsidRPr="00EA5B03" w:rsidRDefault="00EA5B03" w:rsidP="00EA5B03"/>
    <w:p w14:paraId="4A24F0DD" w14:textId="1E3DF668" w:rsidR="00676BD1" w:rsidRDefault="00676BD1" w:rsidP="00676BD1">
      <w:pPr>
        <w:pStyle w:val="Heading3"/>
      </w:pPr>
      <w:bookmarkStart w:id="66" w:name="_Create_the_SQL_1"/>
      <w:bookmarkStart w:id="67" w:name="_Toc465253151"/>
      <w:bookmarkEnd w:id="66"/>
      <w:commentRangeStart w:id="68"/>
      <w:commentRangeStart w:id="69"/>
      <w:commentRangeStart w:id="70"/>
      <w:commentRangeStart w:id="71"/>
      <w:commentRangeStart w:id="72"/>
      <w:commentRangeStart w:id="73"/>
      <w:r>
        <w:t xml:space="preserve">Create the SQL instance Audit, the instance Audit specification, </w:t>
      </w:r>
      <w:del w:id="74" w:author="Curtis Krumel" w:date="2016-10-26T14:47:00Z">
        <w:r w:rsidDel="00560944">
          <w:delText xml:space="preserve">and the </w:delText>
        </w:r>
      </w:del>
      <w:r>
        <w:t xml:space="preserve">Database Audit. </w:t>
      </w:r>
      <w:commentRangeEnd w:id="68"/>
      <w:r w:rsidR="00033DA4">
        <w:rPr>
          <w:rStyle w:val="CommentReference"/>
          <w:rFonts w:ascii="Times New Roman" w:eastAsia="Times New Roman" w:hAnsi="Times New Roman" w:cs="Times New Roman"/>
          <w:b w:val="0"/>
          <w:bCs w:val="0"/>
          <w:color w:val="auto"/>
          <w:lang w:eastAsia="en-US"/>
        </w:rPr>
        <w:commentReference w:id="68"/>
      </w:r>
      <w:commentRangeEnd w:id="69"/>
      <w:r w:rsidR="009756C2">
        <w:rPr>
          <w:rStyle w:val="CommentReference"/>
          <w:rFonts w:ascii="Times New Roman" w:eastAsia="Times New Roman" w:hAnsi="Times New Roman" w:cs="Times New Roman"/>
          <w:b w:val="0"/>
          <w:bCs w:val="0"/>
          <w:color w:val="auto"/>
          <w:lang w:eastAsia="en-US"/>
        </w:rPr>
        <w:commentReference w:id="69"/>
      </w:r>
      <w:commentRangeEnd w:id="70"/>
      <w:r w:rsidR="002E12EB">
        <w:rPr>
          <w:rStyle w:val="CommentReference"/>
          <w:rFonts w:ascii="Times New Roman" w:eastAsia="Times New Roman" w:hAnsi="Times New Roman" w:cs="Times New Roman"/>
          <w:b w:val="0"/>
          <w:bCs w:val="0"/>
          <w:color w:val="auto"/>
          <w:lang w:eastAsia="en-US"/>
        </w:rPr>
        <w:commentReference w:id="70"/>
      </w:r>
      <w:commentRangeEnd w:id="71"/>
      <w:r w:rsidR="00724856">
        <w:rPr>
          <w:rStyle w:val="CommentReference"/>
          <w:rFonts w:ascii="Times New Roman" w:eastAsia="Times New Roman" w:hAnsi="Times New Roman" w:cs="Times New Roman"/>
          <w:b w:val="0"/>
          <w:bCs w:val="0"/>
          <w:color w:val="auto"/>
          <w:lang w:eastAsia="en-US"/>
        </w:rPr>
        <w:commentReference w:id="71"/>
      </w:r>
      <w:commentRangeEnd w:id="72"/>
      <w:r w:rsidR="00724856">
        <w:rPr>
          <w:rStyle w:val="CommentReference"/>
          <w:rFonts w:ascii="Times New Roman" w:eastAsia="Times New Roman" w:hAnsi="Times New Roman" w:cs="Times New Roman"/>
          <w:b w:val="0"/>
          <w:bCs w:val="0"/>
          <w:color w:val="auto"/>
          <w:lang w:eastAsia="en-US"/>
        </w:rPr>
        <w:commentReference w:id="72"/>
      </w:r>
      <w:commentRangeEnd w:id="73"/>
      <w:r w:rsidR="004A2446">
        <w:rPr>
          <w:rStyle w:val="CommentReference"/>
          <w:rFonts w:ascii="Times New Roman" w:eastAsia="Times New Roman" w:hAnsi="Times New Roman" w:cs="Times New Roman"/>
          <w:b w:val="0"/>
          <w:bCs w:val="0"/>
          <w:color w:val="auto"/>
          <w:lang w:eastAsia="en-US"/>
        </w:rPr>
        <w:commentReference w:id="73"/>
      </w:r>
      <w:r>
        <w:t>specifications</w:t>
      </w:r>
      <w:ins w:id="75" w:author="Curtis Krumel" w:date="2016-10-26T14:47:00Z">
        <w:r w:rsidR="00560944">
          <w:t xml:space="preserve">, </w:t>
        </w:r>
      </w:ins>
      <w:ins w:id="76" w:author="Curtis Krumel" w:date="2016-10-26T14:54:00Z">
        <w:r w:rsidR="00C47AC7">
          <w:t xml:space="preserve">Audit </w:t>
        </w:r>
      </w:ins>
      <w:ins w:id="77" w:author="Curtis Krumel" w:date="2016-10-26T14:47:00Z">
        <w:r w:rsidR="00C47AC7">
          <w:t>Prox</w:t>
        </w:r>
      </w:ins>
      <w:ins w:id="78" w:author="Curtis Krumel" w:date="2016-10-26T14:54:00Z">
        <w:r w:rsidR="00C47AC7">
          <w:t>y</w:t>
        </w:r>
      </w:ins>
      <w:ins w:id="79" w:author="Curtis Krumel" w:date="2016-10-26T14:48:00Z">
        <w:r w:rsidR="00C47AC7">
          <w:t>,</w:t>
        </w:r>
      </w:ins>
      <w:ins w:id="80" w:author="Curtis Krumel" w:date="2016-10-26T14:47:00Z">
        <w:r w:rsidR="00560944">
          <w:t xml:space="preserve"> and </w:t>
        </w:r>
      </w:ins>
      <w:ins w:id="81" w:author="Curtis Krumel" w:date="2016-10-26T14:54:00Z">
        <w:r w:rsidR="00C47AC7">
          <w:t xml:space="preserve">Audit </w:t>
        </w:r>
      </w:ins>
      <w:ins w:id="82" w:author="Curtis Krumel" w:date="2016-10-26T14:47:00Z">
        <w:r w:rsidR="00560944">
          <w:t>Credentials</w:t>
        </w:r>
      </w:ins>
      <w:r>
        <w:t>.</w:t>
      </w:r>
      <w:r w:rsidR="00AB60FF">
        <w:t xml:space="preserve"> </w:t>
      </w:r>
      <w:hyperlink w:anchor="_On_the_Central" w:history="1">
        <w:r w:rsidR="00AB60FF" w:rsidRPr="00676BD1">
          <w:rPr>
            <w:rStyle w:val="Hyperlink"/>
          </w:rPr>
          <w:t>Link</w:t>
        </w:r>
        <w:bookmarkEnd w:id="67"/>
      </w:hyperlink>
    </w:p>
    <w:p w14:paraId="7AD3844D" w14:textId="27A699CA" w:rsidR="00AB60FF" w:rsidRDefault="00AB60FF" w:rsidP="00F60A57">
      <w:pPr>
        <w:pStyle w:val="step"/>
        <w:numPr>
          <w:ilvl w:val="0"/>
          <w:numId w:val="9"/>
        </w:numPr>
      </w:pPr>
      <w:r>
        <w:t xml:space="preserve">Open the </w:t>
      </w:r>
      <w:r w:rsidR="00560944">
        <w:t>02CreateAuditObjects.sql</w:t>
      </w:r>
      <w:r>
        <w:t xml:space="preserve"> script in an SSMS query window with a connection to the </w:t>
      </w:r>
      <w:r w:rsidR="00CE3677">
        <w:t>Main Server</w:t>
      </w:r>
      <w:r w:rsidR="00626B2B">
        <w:t xml:space="preserve"> Instance</w:t>
      </w:r>
      <w:r>
        <w:t>.</w:t>
      </w:r>
    </w:p>
    <w:p w14:paraId="1F8771F7" w14:textId="681FB023" w:rsidR="00AB60FF" w:rsidRDefault="00AB60FF" w:rsidP="00AB60FF">
      <w:pPr>
        <w:pStyle w:val="step"/>
      </w:pPr>
      <w:r>
        <w:t xml:space="preserve">Set the script variables to the desired values as noted in the </w:t>
      </w:r>
      <w:hyperlink w:anchor="_Running_the_Scripts" w:history="1">
        <w:r w:rsidRPr="00217E44">
          <w:rPr>
            <w:rStyle w:val="Hyperlink"/>
          </w:rPr>
          <w:t>table</w:t>
        </w:r>
      </w:hyperlink>
      <w:r>
        <w:t xml:space="preserve"> above. You will likely only want to edit the files location for the files of the audit</w:t>
      </w:r>
      <w:ins w:id="83" w:author="Curtis Krumel" w:date="2016-10-26T14:54:00Z">
        <w:r w:rsidR="00C47AC7">
          <w:t xml:space="preserve"> (</w:t>
        </w:r>
        <w:r w:rsidR="00C47AC7">
          <w:rPr>
            <w:rFonts w:ascii="Consolas" w:hAnsi="Consolas" w:cs="Consolas"/>
            <w:highlight w:val="lightGray"/>
          </w:rPr>
          <w:t>AuditFilePath</w:t>
        </w:r>
      </w:ins>
      <w:ins w:id="84" w:author="Curtis Krumel" w:date="2016-10-26T14:53:00Z">
        <w:r w:rsidR="00C47AC7">
          <w:t>) and the Audit Credential Account (</w:t>
        </w:r>
        <w:r w:rsidR="00C47AC7">
          <w:rPr>
            <w:rFonts w:ascii="Consolas" w:hAnsi="Consolas" w:cs="Consolas"/>
            <w:highlight w:val="lightGray"/>
          </w:rPr>
          <w:t>AuditCredAcct</w:t>
        </w:r>
        <w:r w:rsidR="00C47AC7">
          <w:rPr>
            <w:rFonts w:ascii="Consolas" w:hAnsi="Consolas" w:cs="Consolas"/>
          </w:rPr>
          <w:t>)</w:t>
        </w:r>
        <w:r w:rsidR="00C47AC7">
          <w:t>.</w:t>
        </w:r>
      </w:ins>
      <w:del w:id="85" w:author="Curtis Krumel" w:date="2016-10-26T14:53:00Z">
        <w:r w:rsidDel="00C47AC7">
          <w:delText>.</w:delText>
        </w:r>
      </w:del>
      <w:r w:rsidR="002E12EB">
        <w:t xml:space="preserve"> </w:t>
      </w:r>
      <w:r w:rsidR="002E12EB" w:rsidRPr="007B691C">
        <w:rPr>
          <w:shd w:val="clear" w:color="auto" w:fill="CBCBCB" w:themeFill="text2" w:themeFillTint="40"/>
        </w:rPr>
        <w:t xml:space="preserve">Note that the </w:t>
      </w:r>
      <w:r w:rsidR="002E12EB" w:rsidRPr="00560944">
        <w:rPr>
          <w:b/>
          <w:shd w:val="clear" w:color="auto" w:fill="CBCBCB" w:themeFill="text2" w:themeFillTint="40"/>
        </w:rPr>
        <w:t>AuditFilePath</w:t>
      </w:r>
      <w:r w:rsidR="002E12EB" w:rsidRPr="007B691C">
        <w:rPr>
          <w:shd w:val="clear" w:color="auto" w:fill="CBCBCB" w:themeFill="text2" w:themeFillTint="40"/>
        </w:rPr>
        <w:t xml:space="preserve"> is a </w:t>
      </w:r>
      <w:r w:rsidR="00560944">
        <w:rPr>
          <w:shd w:val="clear" w:color="auto" w:fill="CBCBCB" w:themeFill="text2" w:themeFillTint="40"/>
        </w:rPr>
        <w:t xml:space="preserve">local </w:t>
      </w:r>
      <w:r w:rsidR="002E12EB" w:rsidRPr="007B691C">
        <w:rPr>
          <w:shd w:val="clear" w:color="auto" w:fill="CBCBCB" w:themeFill="text2" w:themeFillTint="40"/>
        </w:rPr>
        <w:t xml:space="preserve">holding place for the local audit output. The </w:t>
      </w:r>
      <w:r w:rsidR="002E12EB" w:rsidRPr="00560944">
        <w:rPr>
          <w:b/>
          <w:shd w:val="clear" w:color="auto" w:fill="CBCBCB" w:themeFill="text2" w:themeFillTint="40"/>
        </w:rPr>
        <w:t>SQLAudit</w:t>
      </w:r>
      <w:r w:rsidR="002E12EB" w:rsidRPr="007B691C">
        <w:rPr>
          <w:shd w:val="clear" w:color="auto" w:fill="CBCBCB" w:themeFill="text2" w:themeFillTint="40"/>
        </w:rPr>
        <w:t xml:space="preserve"> folder created above will only exist on the </w:t>
      </w:r>
      <w:r w:rsidR="00CE3677">
        <w:rPr>
          <w:shd w:val="clear" w:color="auto" w:fill="CBCBCB" w:themeFill="text2" w:themeFillTint="40"/>
        </w:rPr>
        <w:t>Main Server</w:t>
      </w:r>
      <w:r w:rsidR="002E12EB" w:rsidRPr="007B691C">
        <w:rPr>
          <w:shd w:val="clear" w:color="auto" w:fill="CBCBCB" w:themeFill="text2" w:themeFillTint="40"/>
        </w:rPr>
        <w:t xml:space="preserve"> and will be used in processing all audit data into the database for reporting.</w:t>
      </w:r>
      <w:r w:rsidR="009D020D">
        <w:rPr>
          <w:shd w:val="clear" w:color="auto" w:fill="CBCBCB" w:themeFill="text2" w:themeFillTint="40"/>
        </w:rPr>
        <w:t xml:space="preserve"> They are two different folders.</w:t>
      </w:r>
      <w:r>
        <w:t xml:space="preserve"> The variables and default values from the script are:</w:t>
      </w:r>
    </w:p>
    <w:p w14:paraId="7F9E2A00" w14:textId="77777777" w:rsidR="00AB60FF" w:rsidRDefault="00AB60FF" w:rsidP="00AB60FF">
      <w:pPr>
        <w:pStyle w:val="step"/>
        <w:numPr>
          <w:ilvl w:val="0"/>
          <w:numId w:val="0"/>
        </w:numPr>
        <w:ind w:left="1440"/>
      </w:pPr>
    </w:p>
    <w:p w14:paraId="791922B7" w14:textId="77777777" w:rsidR="00560944" w:rsidRDefault="00560944" w:rsidP="00560944">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AuditCredAcct</w:t>
      </w:r>
      <w:r>
        <w:rPr>
          <w:rFonts w:ascii="Consolas" w:hAnsi="Consolas" w:cs="Consolas"/>
          <w:sz w:val="24"/>
          <w:szCs w:val="24"/>
          <w:highlight w:val="lightGray"/>
        </w:rPr>
        <w:tab/>
      </w:r>
      <w:r>
        <w:rPr>
          <w:rFonts w:ascii="Consolas" w:hAnsi="Consolas" w:cs="Consolas"/>
          <w:sz w:val="24"/>
          <w:szCs w:val="24"/>
          <w:highlight w:val="lightGray"/>
        </w:rPr>
        <w:tab/>
        <w:t>"DOMAIN\UserName"</w:t>
      </w:r>
    </w:p>
    <w:p w14:paraId="5455AE7B" w14:textId="77777777" w:rsidR="00560944" w:rsidRDefault="00560944" w:rsidP="00560944">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AuditCredPW</w:t>
      </w:r>
      <w:r>
        <w:rPr>
          <w:rFonts w:ascii="Consolas" w:hAnsi="Consolas" w:cs="Consolas"/>
          <w:sz w:val="24"/>
          <w:szCs w:val="24"/>
          <w:highlight w:val="lightGray"/>
        </w:rPr>
        <w:tab/>
      </w:r>
      <w:r>
        <w:rPr>
          <w:rFonts w:ascii="Consolas" w:hAnsi="Consolas" w:cs="Consolas"/>
          <w:sz w:val="24"/>
          <w:szCs w:val="24"/>
          <w:highlight w:val="lightGray"/>
        </w:rPr>
        <w:tab/>
        <w:t>"PasswordHere"</w:t>
      </w:r>
    </w:p>
    <w:p w14:paraId="76138304" w14:textId="77777777" w:rsidR="00560944" w:rsidRDefault="00560944" w:rsidP="00560944">
      <w:pPr>
        <w:autoSpaceDE w:val="0"/>
        <w:autoSpaceDN w:val="0"/>
        <w:adjustRightInd w:val="0"/>
        <w:spacing w:after="0" w:line="240" w:lineRule="auto"/>
        <w:ind w:left="1416"/>
        <w:rPr>
          <w:rFonts w:ascii="Consolas" w:hAnsi="Consolas" w:cs="Consolas"/>
          <w:sz w:val="24"/>
          <w:szCs w:val="24"/>
        </w:rPr>
      </w:pPr>
      <w:r>
        <w:rPr>
          <w:rFonts w:ascii="Consolas" w:hAnsi="Consolas" w:cs="Consolas"/>
          <w:color w:val="008000"/>
          <w:sz w:val="24"/>
          <w:szCs w:val="24"/>
        </w:rPr>
        <w:t>-- Recommend using wrong PW here and changing in UI (more secure)</w:t>
      </w:r>
    </w:p>
    <w:p w14:paraId="65962497" w14:textId="77777777" w:rsidR="00560944" w:rsidRDefault="00560944" w:rsidP="00560944">
      <w:pPr>
        <w:autoSpaceDE w:val="0"/>
        <w:autoSpaceDN w:val="0"/>
        <w:adjustRightInd w:val="0"/>
        <w:spacing w:after="0" w:line="240" w:lineRule="auto"/>
        <w:ind w:left="1416"/>
        <w:rPr>
          <w:rFonts w:ascii="Consolas" w:hAnsi="Consolas" w:cs="Consolas"/>
          <w:sz w:val="24"/>
          <w:szCs w:val="24"/>
        </w:rPr>
      </w:pPr>
      <w:r>
        <w:rPr>
          <w:rFonts w:ascii="Consolas" w:hAnsi="Consolas" w:cs="Consolas"/>
          <w:color w:val="008000"/>
          <w:sz w:val="24"/>
          <w:szCs w:val="24"/>
        </w:rPr>
        <w:t>-- Probably no need to change the values below</w:t>
      </w:r>
    </w:p>
    <w:p w14:paraId="01CD224D" w14:textId="62DDD860" w:rsidR="00AB60FF" w:rsidRDefault="00AB60FF" w:rsidP="00AB60FF">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:setvar AuditFilePath "C:\Audit"</w:t>
      </w:r>
    </w:p>
    <w:p w14:paraId="63E250B9" w14:textId="75313CB0" w:rsidR="003E547D" w:rsidRDefault="003E547D" w:rsidP="00AB60FF">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InstanceName "InstanceName"</w:t>
      </w:r>
    </w:p>
    <w:p w14:paraId="35A998A6" w14:textId="77777777" w:rsidR="00AB60FF" w:rsidRDefault="00AB60FF" w:rsidP="00AB60FF">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IsMirrored "False"</w:t>
      </w:r>
    </w:p>
    <w:p w14:paraId="4651E662" w14:textId="77777777" w:rsidR="00AB60FF" w:rsidRDefault="00AB60FF" w:rsidP="00AB60FF">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MaxSize 100</w:t>
      </w:r>
    </w:p>
    <w:p w14:paraId="4F00126B" w14:textId="77777777" w:rsidR="00AB60FF" w:rsidRDefault="00AB60FF" w:rsidP="00AB60FF">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MaxRolloverFiles 255</w:t>
      </w:r>
    </w:p>
    <w:p w14:paraId="50CF8463" w14:textId="77777777" w:rsidR="00AB60FF" w:rsidRDefault="00AB60FF" w:rsidP="00AB60FF">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lastRenderedPageBreak/>
        <w:t>:setvar ReserveDiskSpace "OFF"</w:t>
      </w:r>
    </w:p>
    <w:p w14:paraId="4416AAEC" w14:textId="77777777" w:rsidR="00AB60FF" w:rsidRDefault="00AB60FF" w:rsidP="00AB60FF">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QueueDelay 1000</w:t>
      </w:r>
    </w:p>
    <w:p w14:paraId="34A7FB39" w14:textId="77777777" w:rsidR="00AB60FF" w:rsidRDefault="00AB60FF" w:rsidP="00AB60FF">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OnFailure CONTINUE </w:t>
      </w:r>
    </w:p>
    <w:p w14:paraId="2B5D8B3B" w14:textId="77777777" w:rsidR="00AB60FF" w:rsidRDefault="00AB60FF" w:rsidP="00AB60FF">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:setvar EnabledState ON</w:t>
      </w:r>
    </w:p>
    <w:p w14:paraId="40C04169" w14:textId="42C84FF5" w:rsidR="00560944" w:rsidRDefault="00560944" w:rsidP="00560944">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AuditCredObj</w:t>
      </w:r>
      <w:r>
        <w:rPr>
          <w:rFonts w:ascii="Consolas" w:hAnsi="Consolas" w:cs="Consolas"/>
          <w:sz w:val="24"/>
          <w:szCs w:val="24"/>
          <w:highlight w:val="lightGray"/>
        </w:rPr>
        <w:tab/>
      </w:r>
      <w:r>
        <w:rPr>
          <w:rFonts w:ascii="Consolas" w:hAnsi="Consolas" w:cs="Consolas"/>
          <w:sz w:val="24"/>
          <w:szCs w:val="24"/>
          <w:highlight w:val="lightGray"/>
        </w:rPr>
        <w:tab/>
        <w:t>"AuditCredential"</w:t>
      </w:r>
    </w:p>
    <w:p w14:paraId="2A9A202E" w14:textId="77777777" w:rsidR="00560944" w:rsidRDefault="00560944" w:rsidP="00560944">
      <w:pPr>
        <w:autoSpaceDE w:val="0"/>
        <w:autoSpaceDN w:val="0"/>
        <w:adjustRightInd w:val="0"/>
        <w:spacing w:after="0" w:line="240" w:lineRule="auto"/>
        <w:ind w:left="1416"/>
        <w:rPr>
          <w:ins w:id="86" w:author="Curtis Krumel" w:date="2016-10-26T14:46:00Z"/>
          <w:rFonts w:ascii="Consolas" w:hAnsi="Consolas" w:cs="Consolas"/>
          <w:sz w:val="24"/>
          <w:szCs w:val="24"/>
          <w:highlight w:val="lightGray"/>
        </w:rPr>
      </w:pPr>
      <w:r>
        <w:rPr>
          <w:rFonts w:ascii="Consolas" w:hAnsi="Consolas" w:cs="Consolas"/>
          <w:sz w:val="24"/>
          <w:szCs w:val="24"/>
          <w:highlight w:val="lightGray"/>
        </w:rPr>
        <w:t>:setvar AuditProxy</w:t>
      </w:r>
      <w:r>
        <w:rPr>
          <w:rFonts w:ascii="Consolas" w:hAnsi="Consolas" w:cs="Consolas"/>
          <w:sz w:val="24"/>
          <w:szCs w:val="24"/>
          <w:highlight w:val="lightGray"/>
        </w:rPr>
        <w:tab/>
      </w:r>
      <w:r>
        <w:rPr>
          <w:rFonts w:ascii="Consolas" w:hAnsi="Consolas" w:cs="Consolas"/>
          <w:sz w:val="24"/>
          <w:szCs w:val="24"/>
          <w:highlight w:val="lightGray"/>
        </w:rPr>
        <w:tab/>
        <w:t>"AuditProxy"</w:t>
      </w:r>
    </w:p>
    <w:p w14:paraId="68D69D0C" w14:textId="0893B6D5" w:rsidR="00AB60FF" w:rsidRDefault="00AB60FF" w:rsidP="00AB60FF">
      <w:pPr>
        <w:pStyle w:val="step"/>
        <w:numPr>
          <w:ilvl w:val="0"/>
          <w:numId w:val="0"/>
        </w:numPr>
      </w:pPr>
    </w:p>
    <w:p w14:paraId="0C53BA11" w14:textId="77777777" w:rsidR="00AB60FF" w:rsidRDefault="00AB60FF" w:rsidP="00AB60FF">
      <w:pPr>
        <w:pStyle w:val="step"/>
      </w:pPr>
      <w:r w:rsidRPr="00E55E40">
        <w:t>Set the script to run in SQLCMD mode</w:t>
      </w:r>
    </w:p>
    <w:p w14:paraId="0315D673" w14:textId="77777777" w:rsidR="00AB60FF" w:rsidRDefault="00AB60FF" w:rsidP="00F60A57">
      <w:pPr>
        <w:pStyle w:val="step"/>
        <w:numPr>
          <w:ilvl w:val="1"/>
          <w:numId w:val="7"/>
        </w:numPr>
      </w:pPr>
      <w:r>
        <w:t>With the focus on the query window, select the ‘Query’ menu from the top of the SSMS.</w:t>
      </w:r>
    </w:p>
    <w:p w14:paraId="77D0BD0F" w14:textId="77777777" w:rsidR="00AB60FF" w:rsidRDefault="00AB60FF" w:rsidP="00F60A57">
      <w:pPr>
        <w:pStyle w:val="step"/>
        <w:numPr>
          <w:ilvl w:val="1"/>
          <w:numId w:val="7"/>
        </w:numPr>
      </w:pPr>
      <w:r>
        <w:t>The SQLCMD selection will be third from the bottom. Click it. The background of the variables will turn to dark gray.</w:t>
      </w:r>
    </w:p>
    <w:p w14:paraId="1DF1ED01" w14:textId="77777777" w:rsidR="00AB60FF" w:rsidRDefault="00AB60FF" w:rsidP="00AB60FF">
      <w:pPr>
        <w:pStyle w:val="step"/>
      </w:pPr>
      <w:r>
        <w:t>Execute the Query.</w:t>
      </w:r>
    </w:p>
    <w:p w14:paraId="651DEFD7" w14:textId="23BB5C72" w:rsidR="00AB60FF" w:rsidRDefault="00AB60FF" w:rsidP="00AB60FF">
      <w:pPr>
        <w:pStyle w:val="step"/>
      </w:pPr>
      <w:r>
        <w:t>When finished, check for the existence of the instance audit, instance audit specification, and the database audit. specifications.</w:t>
      </w:r>
    </w:p>
    <w:p w14:paraId="65D65149" w14:textId="31D9DAF9" w:rsidR="00AB60FF" w:rsidRDefault="00AB60FF" w:rsidP="00F60A57">
      <w:pPr>
        <w:pStyle w:val="step"/>
        <w:numPr>
          <w:ilvl w:val="1"/>
          <w:numId w:val="7"/>
        </w:numPr>
      </w:pPr>
      <w:r>
        <w:t>In the SSMS Object Explorer, refresh the Security node.</w:t>
      </w:r>
    </w:p>
    <w:p w14:paraId="0DB25B2D" w14:textId="35065728" w:rsidR="00AB60FF" w:rsidRDefault="00AB60FF" w:rsidP="00F60A57">
      <w:pPr>
        <w:pStyle w:val="step"/>
        <w:numPr>
          <w:ilvl w:val="1"/>
          <w:numId w:val="7"/>
        </w:numPr>
      </w:pPr>
      <w:r>
        <w:t xml:space="preserve">In the Security node, expand the Audits node and confirm the existence of the audit named </w:t>
      </w:r>
      <w:r w:rsidRPr="00AB60FF">
        <w:t>STIG_COMPLIANT_SERVER_AUDIT</w:t>
      </w:r>
      <w:r>
        <w:t>.</w:t>
      </w:r>
    </w:p>
    <w:p w14:paraId="4F4A60B6" w14:textId="40F191A6" w:rsidR="00AB60FF" w:rsidRDefault="00AB60FF" w:rsidP="00F60A57">
      <w:pPr>
        <w:pStyle w:val="step"/>
        <w:numPr>
          <w:ilvl w:val="1"/>
          <w:numId w:val="7"/>
        </w:numPr>
      </w:pPr>
      <w:r>
        <w:t xml:space="preserve">In the Server Audit Specifications node, expand the node and confirm the existence of the audit specification named </w:t>
      </w:r>
      <w:r w:rsidRPr="00AB60FF">
        <w:t>STIG_COMPLIANT_SERVER_AUDIT</w:t>
      </w:r>
    </w:p>
    <w:p w14:paraId="0E6D7768" w14:textId="62C3B9D8" w:rsidR="00AB60FF" w:rsidRDefault="00AB60FF" w:rsidP="00F60A57">
      <w:pPr>
        <w:pStyle w:val="step"/>
        <w:numPr>
          <w:ilvl w:val="1"/>
          <w:numId w:val="7"/>
        </w:numPr>
      </w:pPr>
      <w:r>
        <w:t xml:space="preserve">(Enterprise Edition only) In any of the user database, expand the database node, the Security node, and the Database Audit Specification node to confirm the existence of </w:t>
      </w:r>
      <w:r w:rsidR="00E94D03">
        <w:t xml:space="preserve">an audit specification named </w:t>
      </w:r>
      <w:r w:rsidR="00E94D03" w:rsidRPr="00E94D03">
        <w:t>STIG_COMPLIANT_</w:t>
      </w:r>
      <w:r w:rsidR="00E94D03">
        <w:t>DATABASE</w:t>
      </w:r>
      <w:r w:rsidR="00E94D03" w:rsidRPr="00E94D03">
        <w:t>_AUDIT</w:t>
      </w:r>
    </w:p>
    <w:p w14:paraId="09BD91CD" w14:textId="2C7D2942" w:rsidR="002E12EB" w:rsidRDefault="002E12EB" w:rsidP="00F60A57">
      <w:pPr>
        <w:pStyle w:val="step"/>
        <w:numPr>
          <w:ilvl w:val="1"/>
          <w:numId w:val="7"/>
        </w:numPr>
      </w:pPr>
      <w:r>
        <w:t>In the Windows explorer, check for the existence of the AuditFilePath as specified in the AuditFilePath script variable.</w:t>
      </w:r>
    </w:p>
    <w:p w14:paraId="0D18298D" w14:textId="77777777" w:rsidR="00C47AC7" w:rsidRDefault="0043378F" w:rsidP="00C47AC7">
      <w:pPr>
        <w:pStyle w:val="step"/>
        <w:numPr>
          <w:ilvl w:val="1"/>
          <w:numId w:val="7"/>
        </w:numPr>
      </w:pPr>
      <w:r>
        <w:t>In some versions of SQL Server covered by this utility, database audits are not available. These are not required for the STIGs.</w:t>
      </w:r>
      <w:r w:rsidR="00C47AC7" w:rsidRPr="00C47AC7">
        <w:t xml:space="preserve"> </w:t>
      </w:r>
    </w:p>
    <w:p w14:paraId="67507F7E" w14:textId="51322DE9" w:rsidR="00C47AC7" w:rsidRDefault="00C47AC7" w:rsidP="00C47AC7">
      <w:pPr>
        <w:pStyle w:val="step"/>
        <w:numPr>
          <w:ilvl w:val="1"/>
          <w:numId w:val="7"/>
        </w:numPr>
      </w:pPr>
      <w:r>
        <w:t>In the SSMS Object Explorer, refresh the Security node and expand the Credentials node to confirm the existence of the “</w:t>
      </w:r>
      <w:r>
        <w:rPr>
          <w:rFonts w:ascii="Consolas" w:hAnsi="Consolas" w:cs="Consolas"/>
          <w:highlight w:val="lightGray"/>
        </w:rPr>
        <w:t>AuditCredential</w:t>
      </w:r>
      <w:r>
        <w:t>”. If you entered an incorrect password for the credential in the creation script, open the credential’s properties dialog and change the password.</w:t>
      </w:r>
    </w:p>
    <w:p w14:paraId="58A48106" w14:textId="163801FB" w:rsidR="0043378F" w:rsidRDefault="00C47AC7" w:rsidP="00C47AC7">
      <w:pPr>
        <w:pStyle w:val="step"/>
        <w:numPr>
          <w:ilvl w:val="1"/>
          <w:numId w:val="7"/>
        </w:numPr>
      </w:pPr>
      <w:r>
        <w:t>In the SSMS Object Explorer, refresh the SQL Agent node and expand the SQL Agent and Proxies nodes for Operating System (CmdExec) and PowerShell to confirm the existence of the “</w:t>
      </w:r>
      <w:r>
        <w:rPr>
          <w:rFonts w:ascii="Consolas" w:hAnsi="Consolas" w:cs="Consolas"/>
          <w:highlight w:val="lightGray"/>
        </w:rPr>
        <w:t>AuditProxy</w:t>
      </w:r>
      <w:r>
        <w:t>”.</w:t>
      </w:r>
    </w:p>
    <w:p w14:paraId="1AC73E40" w14:textId="47EDFF48" w:rsidR="00AB60FF" w:rsidRPr="00AB60FF" w:rsidDel="00C47AC7" w:rsidRDefault="00AB60FF" w:rsidP="00AB60FF">
      <w:pPr>
        <w:rPr>
          <w:del w:id="87" w:author="Curtis Krumel" w:date="2016-10-26T14:49:00Z"/>
        </w:rPr>
      </w:pPr>
    </w:p>
    <w:p w14:paraId="18A89710" w14:textId="31FCBD11" w:rsidR="00377C9B" w:rsidRPr="00377C9B" w:rsidRDefault="00377C9B" w:rsidP="00377C9B">
      <w:bookmarkStart w:id="88" w:name="_Create_the_Proxy_1"/>
      <w:bookmarkEnd w:id="88"/>
    </w:p>
    <w:p w14:paraId="5A661E0E" w14:textId="75CF18B7" w:rsidR="00676BD1" w:rsidRDefault="00676BD1" w:rsidP="00676BD1">
      <w:pPr>
        <w:pStyle w:val="Heading3"/>
      </w:pPr>
      <w:bookmarkStart w:id="89" w:name="_Create_the_Import_1"/>
      <w:bookmarkStart w:id="90" w:name="_Toc465253153"/>
      <w:bookmarkEnd w:id="89"/>
      <w:commentRangeStart w:id="91"/>
      <w:commentRangeStart w:id="92"/>
      <w:commentRangeStart w:id="93"/>
      <w:commentRangeStart w:id="94"/>
      <w:commentRangeStart w:id="95"/>
      <w:commentRangeStart w:id="96"/>
      <w:r>
        <w:lastRenderedPageBreak/>
        <w:t xml:space="preserve">Create the Import Job which will move the audit data from folders on the </w:t>
      </w:r>
      <w:r w:rsidR="00CE3677">
        <w:t>Main Server</w:t>
      </w:r>
      <w:r>
        <w:t xml:space="preserve"> into the repository </w:t>
      </w:r>
      <w:r w:rsidR="002F424A">
        <w:t>database. (</w:t>
      </w:r>
      <w:r w:rsidR="00F733D0">
        <w:t>03CreateAuditImportFilesjob.sql</w:t>
      </w:r>
      <w:r>
        <w:t xml:space="preserve">) </w:t>
      </w:r>
      <w:hyperlink w:anchor="_On_the_Central" w:history="1">
        <w:r w:rsidRPr="00676BD1">
          <w:rPr>
            <w:rStyle w:val="Hyperlink"/>
          </w:rPr>
          <w:t>Link</w:t>
        </w:r>
      </w:hyperlink>
      <w:commentRangeEnd w:id="91"/>
      <w:r w:rsidR="00115C54">
        <w:rPr>
          <w:rStyle w:val="CommentReference"/>
          <w:rFonts w:ascii="Times New Roman" w:eastAsia="Times New Roman" w:hAnsi="Times New Roman" w:cs="Times New Roman"/>
          <w:b w:val="0"/>
          <w:bCs w:val="0"/>
          <w:color w:val="auto"/>
          <w:lang w:eastAsia="en-US"/>
        </w:rPr>
        <w:commentReference w:id="91"/>
      </w:r>
      <w:commentRangeEnd w:id="92"/>
      <w:r w:rsidR="00463103">
        <w:rPr>
          <w:rStyle w:val="CommentReference"/>
          <w:rFonts w:ascii="Times New Roman" w:eastAsia="Times New Roman" w:hAnsi="Times New Roman" w:cs="Times New Roman"/>
          <w:b w:val="0"/>
          <w:bCs w:val="0"/>
          <w:color w:val="auto"/>
          <w:lang w:eastAsia="en-US"/>
        </w:rPr>
        <w:commentReference w:id="92"/>
      </w:r>
      <w:commentRangeEnd w:id="93"/>
      <w:r w:rsidR="00433FA2">
        <w:rPr>
          <w:rStyle w:val="CommentReference"/>
          <w:rFonts w:ascii="Times New Roman" w:eastAsia="Times New Roman" w:hAnsi="Times New Roman" w:cs="Times New Roman"/>
          <w:b w:val="0"/>
          <w:bCs w:val="0"/>
          <w:color w:val="auto"/>
          <w:lang w:eastAsia="en-US"/>
        </w:rPr>
        <w:commentReference w:id="93"/>
      </w:r>
      <w:commentRangeEnd w:id="94"/>
      <w:r w:rsidR="008B5886">
        <w:rPr>
          <w:rStyle w:val="CommentReference"/>
          <w:rFonts w:ascii="Times New Roman" w:eastAsia="Times New Roman" w:hAnsi="Times New Roman" w:cs="Times New Roman"/>
          <w:b w:val="0"/>
          <w:bCs w:val="0"/>
          <w:color w:val="auto"/>
          <w:lang w:eastAsia="en-US"/>
        </w:rPr>
        <w:commentReference w:id="94"/>
      </w:r>
      <w:commentRangeEnd w:id="95"/>
      <w:r w:rsidR="008B5886">
        <w:rPr>
          <w:rStyle w:val="CommentReference"/>
          <w:rFonts w:ascii="Times New Roman" w:eastAsia="Times New Roman" w:hAnsi="Times New Roman" w:cs="Times New Roman"/>
          <w:b w:val="0"/>
          <w:bCs w:val="0"/>
          <w:color w:val="auto"/>
          <w:lang w:eastAsia="en-US"/>
        </w:rPr>
        <w:commentReference w:id="95"/>
      </w:r>
      <w:commentRangeEnd w:id="96"/>
      <w:r w:rsidR="00DE099A">
        <w:rPr>
          <w:rStyle w:val="CommentReference"/>
          <w:rFonts w:ascii="Times New Roman" w:eastAsia="Times New Roman" w:hAnsi="Times New Roman" w:cs="Times New Roman"/>
          <w:b w:val="0"/>
          <w:bCs w:val="0"/>
          <w:color w:val="auto"/>
          <w:lang w:eastAsia="en-US"/>
        </w:rPr>
        <w:commentReference w:id="96"/>
      </w:r>
      <w:bookmarkEnd w:id="90"/>
    </w:p>
    <w:p w14:paraId="1A9BD7E1" w14:textId="44D41422" w:rsidR="00676BD1" w:rsidRDefault="00377C9B" w:rsidP="00676BD1">
      <w:pPr>
        <w:pStyle w:val="ListParagraph"/>
        <w:spacing w:after="200" w:line="276" w:lineRule="auto"/>
        <w:ind w:firstLine="696"/>
      </w:pPr>
      <w:r>
        <w:t>Note: You will need to c</w:t>
      </w:r>
      <w:r w:rsidR="00676BD1">
        <w:t>reate one INSERT statement for each monitored instance</w:t>
      </w:r>
      <w:r w:rsidR="00F776FD">
        <w:t xml:space="preserve"> in Step #3</w:t>
      </w:r>
      <w:r w:rsidR="00676BD1">
        <w:t xml:space="preserve">. </w:t>
      </w:r>
    </w:p>
    <w:p w14:paraId="32BD6A32" w14:textId="24F42E33" w:rsidR="00377C9B" w:rsidRDefault="00377C9B" w:rsidP="00F60A57">
      <w:pPr>
        <w:pStyle w:val="step"/>
        <w:numPr>
          <w:ilvl w:val="0"/>
          <w:numId w:val="11"/>
        </w:numPr>
      </w:pPr>
      <w:r>
        <w:t xml:space="preserve">Open the </w:t>
      </w:r>
      <w:r w:rsidR="00F733D0">
        <w:t>03CreateAuditImportFilesjob.sql</w:t>
      </w:r>
      <w:r>
        <w:t xml:space="preserve"> script in an SSMS query window with a connection to the </w:t>
      </w:r>
      <w:r w:rsidR="00CE3677">
        <w:t>Main Server</w:t>
      </w:r>
      <w:r>
        <w:t>.</w:t>
      </w:r>
    </w:p>
    <w:p w14:paraId="279FD296" w14:textId="5F21FDDC" w:rsidR="00377C9B" w:rsidRDefault="00377C9B" w:rsidP="00377C9B">
      <w:pPr>
        <w:pStyle w:val="step"/>
      </w:pPr>
      <w:r>
        <w:t xml:space="preserve">Set the script variables to the desired values as noted in the </w:t>
      </w:r>
      <w:hyperlink w:anchor="_Running_the_Scripts" w:history="1">
        <w:r w:rsidRPr="00217E44">
          <w:rPr>
            <w:rStyle w:val="Hyperlink"/>
          </w:rPr>
          <w:t>table</w:t>
        </w:r>
      </w:hyperlink>
      <w:r>
        <w:t xml:space="preserve"> above. You will likely only want to edit the </w:t>
      </w:r>
      <w:r w:rsidR="00342891">
        <w:rPr>
          <w:rFonts w:ascii="Consolas" w:hAnsi="Consolas" w:cs="Consolas"/>
          <w:highlight w:val="lightGray"/>
        </w:rPr>
        <w:t>RenamedSA</w:t>
      </w:r>
      <w:r w:rsidR="00E25CB3">
        <w:rPr>
          <w:rFonts w:ascii="Consolas" w:hAnsi="Consolas" w:cs="Consolas"/>
        </w:rPr>
        <w:t xml:space="preserve">, </w:t>
      </w:r>
      <w:r w:rsidR="00E25CB3">
        <w:rPr>
          <w:rFonts w:ascii="Consolas" w:hAnsi="Consolas" w:cs="Consolas"/>
          <w:highlight w:val="lightGray"/>
        </w:rPr>
        <w:t>ServerList</w:t>
      </w:r>
      <w:r w:rsidR="00342891">
        <w:rPr>
          <w:rFonts w:ascii="Consolas" w:hAnsi="Consolas" w:cs="Consolas"/>
        </w:rPr>
        <w:t xml:space="preserve"> </w:t>
      </w:r>
      <w:r>
        <w:rPr>
          <w:rFonts w:ascii="Consolas" w:hAnsi="Consolas" w:cs="Consolas"/>
        </w:rPr>
        <w:t xml:space="preserve">and </w:t>
      </w:r>
      <w:r w:rsidR="00342891">
        <w:rPr>
          <w:rFonts w:ascii="Consolas" w:hAnsi="Consolas" w:cs="Consolas"/>
          <w:highlight w:val="lightGray"/>
        </w:rPr>
        <w:t>WorkingPath</w:t>
      </w:r>
      <w:r w:rsidR="00342891">
        <w:rPr>
          <w:rFonts w:ascii="Consolas" w:hAnsi="Consolas" w:cs="Consolas"/>
        </w:rPr>
        <w:t xml:space="preserve"> </w:t>
      </w:r>
      <w:r w:rsidR="00342891" w:rsidRPr="00342891">
        <w:t>values</w:t>
      </w:r>
      <w:r>
        <w:t>. The variables and default values from the script are:</w:t>
      </w:r>
    </w:p>
    <w:p w14:paraId="24555D66" w14:textId="6B5A0D7D" w:rsidR="00342891" w:rsidRDefault="00342891" w:rsidP="003428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t>RenamedSA</w:t>
      </w:r>
      <w:r>
        <w:rPr>
          <w:rFonts w:ascii="Consolas" w:hAnsi="Consolas" w:cs="Consolas"/>
          <w:sz w:val="24"/>
          <w:szCs w:val="24"/>
          <w:highlight w:val="lightGray"/>
        </w:rPr>
        <w:tab/>
      </w:r>
      <w:r>
        <w:rPr>
          <w:rFonts w:ascii="Consolas" w:hAnsi="Consolas" w:cs="Consolas"/>
          <w:sz w:val="24"/>
          <w:szCs w:val="24"/>
          <w:highlight w:val="lightGray"/>
        </w:rPr>
        <w:tab/>
        <w:t>"nosa"</w:t>
      </w:r>
    </w:p>
    <w:p w14:paraId="7B5AB112" w14:textId="67E7186C" w:rsidR="00E25CB3" w:rsidRDefault="00E25CB3" w:rsidP="00CB23AE">
      <w:pPr>
        <w:autoSpaceDE w:val="0"/>
        <w:autoSpaceDN w:val="0"/>
        <w:adjustRightInd w:val="0"/>
        <w:spacing w:after="0" w:line="240" w:lineRule="auto"/>
        <w:ind w:left="708" w:firstLine="708"/>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ServerList</w:t>
      </w:r>
      <w:r>
        <w:rPr>
          <w:rFonts w:ascii="Consolas" w:hAnsi="Consolas" w:cs="Consolas"/>
          <w:sz w:val="24"/>
          <w:szCs w:val="24"/>
          <w:highlight w:val="lightGray"/>
        </w:rPr>
        <w:tab/>
        <w:t xml:space="preserve">   "Server\Inst, Server2,Server2\Inst"</w:t>
      </w:r>
    </w:p>
    <w:p w14:paraId="79ECD3D7" w14:textId="61800E6C" w:rsidR="00342891" w:rsidRDefault="00342891" w:rsidP="003428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WorkingPath</w:t>
      </w:r>
      <w:r>
        <w:rPr>
          <w:rFonts w:ascii="Consolas" w:hAnsi="Consolas" w:cs="Consolas"/>
          <w:sz w:val="24"/>
          <w:szCs w:val="24"/>
          <w:highlight w:val="lightGray"/>
        </w:rPr>
        <w:tab/>
        <w:t>"C:\SQLAudit"</w:t>
      </w:r>
    </w:p>
    <w:p w14:paraId="0D87CB61" w14:textId="50DDEA87" w:rsidR="00342891" w:rsidRDefault="00342891" w:rsidP="003428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WorkingFolder</w:t>
      </w:r>
      <w:r>
        <w:rPr>
          <w:rFonts w:ascii="Consolas" w:hAnsi="Consolas" w:cs="Consolas"/>
          <w:sz w:val="24"/>
          <w:szCs w:val="24"/>
          <w:highlight w:val="lightGray"/>
        </w:rPr>
        <w:tab/>
        <w:t>"Working"</w:t>
      </w:r>
    </w:p>
    <w:p w14:paraId="2D920DD9" w14:textId="487495EC" w:rsidR="00342891" w:rsidRDefault="00342891" w:rsidP="003428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AuditDBName</w:t>
      </w:r>
      <w:r>
        <w:rPr>
          <w:rFonts w:ascii="Consolas" w:hAnsi="Consolas" w:cs="Consolas"/>
          <w:sz w:val="24"/>
          <w:szCs w:val="24"/>
          <w:highlight w:val="lightGray"/>
        </w:rPr>
        <w:tab/>
        <w:t>"SQLAudit"</w:t>
      </w:r>
    </w:p>
    <w:p w14:paraId="572A0DDB" w14:textId="76A47CE4" w:rsidR="00342891" w:rsidRDefault="00342891" w:rsidP="003428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t>AuditProxy</w:t>
      </w:r>
      <w:r>
        <w:rPr>
          <w:rFonts w:ascii="Consolas" w:hAnsi="Consolas" w:cs="Consolas"/>
          <w:sz w:val="24"/>
          <w:szCs w:val="24"/>
          <w:highlight w:val="lightGray"/>
        </w:rPr>
        <w:tab/>
      </w:r>
      <w:r>
        <w:rPr>
          <w:rFonts w:ascii="Consolas" w:hAnsi="Consolas" w:cs="Consolas"/>
          <w:sz w:val="24"/>
          <w:szCs w:val="24"/>
          <w:highlight w:val="lightGray"/>
        </w:rPr>
        <w:tab/>
        <w:t>"AuditProxy"</w:t>
      </w:r>
    </w:p>
    <w:p w14:paraId="0362641A" w14:textId="00F854DB" w:rsidR="00342891" w:rsidRDefault="00342891" w:rsidP="003428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MaxFilesProcessed "5"</w:t>
      </w:r>
    </w:p>
    <w:p w14:paraId="70A6EF3E" w14:textId="77777777" w:rsidR="00342891" w:rsidRDefault="00342891" w:rsidP="00342891">
      <w:pPr>
        <w:autoSpaceDE w:val="0"/>
        <w:autoSpaceDN w:val="0"/>
        <w:adjustRightInd w:val="0"/>
        <w:spacing w:after="0" w:line="240" w:lineRule="auto"/>
        <w:rPr>
          <w:rFonts w:ascii="Consolas" w:hAnsi="Consolas" w:cs="Consolas"/>
          <w:sz w:val="24"/>
          <w:szCs w:val="24"/>
        </w:rPr>
      </w:pPr>
    </w:p>
    <w:p w14:paraId="4F350766" w14:textId="46B6E9D0" w:rsidR="00342891" w:rsidRDefault="00342891" w:rsidP="00342891">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The 2 variables below are only used if the archive steps below are uncommented. This option is not fully functional in this version.</w:t>
      </w:r>
    </w:p>
    <w:p w14:paraId="4069A0DB" w14:textId="2EA38C29" w:rsidR="00342891" w:rsidRDefault="00342891" w:rsidP="003428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FullArchivePath</w:t>
      </w:r>
      <w:r>
        <w:rPr>
          <w:rFonts w:ascii="Consolas" w:hAnsi="Consolas" w:cs="Consolas"/>
          <w:sz w:val="24"/>
          <w:szCs w:val="24"/>
          <w:highlight w:val="lightGray"/>
        </w:rPr>
        <w:tab/>
      </w:r>
      <w:r>
        <w:rPr>
          <w:rFonts w:ascii="Consolas" w:hAnsi="Consolas" w:cs="Consolas"/>
          <w:sz w:val="24"/>
          <w:szCs w:val="24"/>
          <w:highlight w:val="lightGray"/>
        </w:rPr>
        <w:tab/>
        <w:t>"\\ArchiveName\Share"</w:t>
      </w:r>
    </w:p>
    <w:p w14:paraId="2F4CD25E" w14:textId="5344D7BC" w:rsidR="00342891" w:rsidRDefault="00342891" w:rsidP="003428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ArchiveRetentionDays </w:t>
      </w:r>
      <w:r>
        <w:rPr>
          <w:rFonts w:ascii="Consolas" w:hAnsi="Consolas" w:cs="Consolas"/>
          <w:sz w:val="24"/>
          <w:szCs w:val="24"/>
          <w:highlight w:val="lightGray"/>
        </w:rPr>
        <w:tab/>
        <w:t>"30"</w:t>
      </w:r>
    </w:p>
    <w:p w14:paraId="312F2DB3" w14:textId="3779E377" w:rsidR="00342891" w:rsidRDefault="00342891" w:rsidP="00342891">
      <w:pPr>
        <w:autoSpaceDE w:val="0"/>
        <w:autoSpaceDN w:val="0"/>
        <w:adjustRightInd w:val="0"/>
        <w:spacing w:after="0" w:line="240" w:lineRule="auto"/>
        <w:rPr>
          <w:rFonts w:ascii="Consolas" w:hAnsi="Consolas" w:cs="Consolas"/>
          <w:sz w:val="24"/>
          <w:szCs w:val="24"/>
        </w:rPr>
      </w:pPr>
    </w:p>
    <w:p w14:paraId="40DD00A4" w14:textId="157C07DD" w:rsidR="00377C9B" w:rsidRDefault="00377C9B" w:rsidP="007B691C">
      <w:pPr>
        <w:autoSpaceDE w:val="0"/>
        <w:autoSpaceDN w:val="0"/>
        <w:adjustRightInd w:val="0"/>
        <w:spacing w:after="0" w:line="240" w:lineRule="auto"/>
        <w:ind w:left="1416"/>
      </w:pPr>
    </w:p>
    <w:p w14:paraId="796E6660" w14:textId="77777777" w:rsidR="00377C9B" w:rsidRDefault="00377C9B" w:rsidP="00377C9B">
      <w:pPr>
        <w:pStyle w:val="step"/>
      </w:pPr>
      <w:r w:rsidRPr="00E55E40">
        <w:t>Set the script to run in SQLCMD mode</w:t>
      </w:r>
    </w:p>
    <w:p w14:paraId="1B5A56B5" w14:textId="77777777" w:rsidR="00377C9B" w:rsidRDefault="00377C9B" w:rsidP="00F60A57">
      <w:pPr>
        <w:pStyle w:val="step"/>
        <w:numPr>
          <w:ilvl w:val="1"/>
          <w:numId w:val="7"/>
        </w:numPr>
      </w:pPr>
      <w:r>
        <w:t>With the focus on the query window, select the ‘Query’ menu from the top of the SSMS.</w:t>
      </w:r>
    </w:p>
    <w:p w14:paraId="73BD0B88" w14:textId="77777777" w:rsidR="00377C9B" w:rsidRDefault="00377C9B" w:rsidP="00F60A57">
      <w:pPr>
        <w:pStyle w:val="step"/>
        <w:numPr>
          <w:ilvl w:val="1"/>
          <w:numId w:val="7"/>
        </w:numPr>
      </w:pPr>
      <w:r>
        <w:t>The SQLCMD selection will be third from the bottom. Click it. The background of the variables will turn to dark gray.</w:t>
      </w:r>
    </w:p>
    <w:p w14:paraId="36705FEF" w14:textId="77777777" w:rsidR="00377C9B" w:rsidRDefault="00377C9B" w:rsidP="00377C9B">
      <w:pPr>
        <w:pStyle w:val="step"/>
      </w:pPr>
      <w:r>
        <w:t>Execute the Query.</w:t>
      </w:r>
    </w:p>
    <w:p w14:paraId="0C7A00F3" w14:textId="7F833F2A" w:rsidR="00377C9B" w:rsidRDefault="00377C9B" w:rsidP="00342891">
      <w:pPr>
        <w:pStyle w:val="step"/>
      </w:pPr>
      <w:r>
        <w:t>When finished, check</w:t>
      </w:r>
      <w:r w:rsidR="00342891">
        <w:t xml:space="preserve"> for the existence of a SQL Agent job named “Import Audit Files”</w:t>
      </w:r>
    </w:p>
    <w:p w14:paraId="691B23AB" w14:textId="73C33114" w:rsidR="00342891" w:rsidRDefault="00342891" w:rsidP="00F60A57">
      <w:pPr>
        <w:pStyle w:val="step"/>
        <w:numPr>
          <w:ilvl w:val="1"/>
          <w:numId w:val="7"/>
        </w:numPr>
      </w:pPr>
      <w:r>
        <w:t>Refresh the SQL Agent node, then expand the SQL Agent and Jobs nodes to confirm the existence of the job.</w:t>
      </w:r>
    </w:p>
    <w:p w14:paraId="223EC594" w14:textId="3EEA9378" w:rsidR="00342891" w:rsidRDefault="00342891" w:rsidP="00F60A57">
      <w:pPr>
        <w:pStyle w:val="step"/>
        <w:numPr>
          <w:ilvl w:val="1"/>
          <w:numId w:val="7"/>
        </w:numPr>
      </w:pPr>
      <w:r>
        <w:t>Right-click on the “Import Audit Files” job and choose Properties.</w:t>
      </w:r>
    </w:p>
    <w:p w14:paraId="482839BC" w14:textId="6B6562D4" w:rsidR="00342891" w:rsidRDefault="005F47FE" w:rsidP="00F60A57">
      <w:pPr>
        <w:pStyle w:val="step"/>
        <w:numPr>
          <w:ilvl w:val="1"/>
          <w:numId w:val="7"/>
        </w:numPr>
      </w:pPr>
      <w:r>
        <w:t>Click on the Steps page on the left of the dialog and confirm that three steps (Copy Files, Import Existing Files, Delete Audit Files) exist for each of the instances to be monitored. It should look something like the screenshot below.</w:t>
      </w:r>
    </w:p>
    <w:p w14:paraId="4C18D5C1" w14:textId="5EE657C7" w:rsidR="005F47FE" w:rsidRDefault="005F47FE" w:rsidP="005F47FE">
      <w:pPr>
        <w:pStyle w:val="step"/>
        <w:numPr>
          <w:ilvl w:val="0"/>
          <w:numId w:val="0"/>
        </w:numPr>
        <w:ind w:left="1440"/>
      </w:pPr>
      <w:r>
        <w:rPr>
          <w:noProof/>
          <w:lang w:bidi="ar-SA"/>
        </w:rPr>
        <w:lastRenderedPageBreak/>
        <w:drawing>
          <wp:inline distT="0" distB="0" distL="0" distR="0" wp14:anchorId="45C253A5" wp14:editId="30DCD8D0">
            <wp:extent cx="4636008" cy="309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9101" cy="3104368"/>
                    </a:xfrm>
                    <a:prstGeom prst="rect">
                      <a:avLst/>
                    </a:prstGeom>
                  </pic:spPr>
                </pic:pic>
              </a:graphicData>
            </a:graphic>
          </wp:inline>
        </w:drawing>
      </w:r>
    </w:p>
    <w:p w14:paraId="6C9CDF33" w14:textId="34414EE0" w:rsidR="00AC60C6" w:rsidRDefault="00657DBA" w:rsidP="00676BD1">
      <w:pPr>
        <w:pStyle w:val="Heading3"/>
        <w:rPr>
          <w:rStyle w:val="Hyperlink"/>
        </w:rPr>
      </w:pPr>
      <w:bookmarkStart w:id="97" w:name="_Create_the_AuditCopy_1"/>
      <w:bookmarkStart w:id="98" w:name="_Toc465253154"/>
      <w:bookmarkEnd w:id="97"/>
      <w:commentRangeStart w:id="99"/>
      <w:commentRangeStart w:id="100"/>
      <w:commentRangeStart w:id="101"/>
      <w:r>
        <w:t>Create the AuditCopy job that copies the audit data from the folder where the files are created to the processing folder. (</w:t>
      </w:r>
      <w:r w:rsidR="00F733D0">
        <w:t>04CreateAuditCopyJob.sql</w:t>
      </w:r>
      <w:r>
        <w:t xml:space="preserve">) </w:t>
      </w:r>
      <w:hyperlink w:anchor="_On_the_Central" w:history="1">
        <w:r w:rsidRPr="00676BD1">
          <w:rPr>
            <w:rStyle w:val="Hyperlink"/>
          </w:rPr>
          <w:t>Link</w:t>
        </w:r>
      </w:hyperlink>
      <w:commentRangeEnd w:id="99"/>
      <w:r w:rsidR="00713F83">
        <w:rPr>
          <w:rStyle w:val="CommentReference"/>
          <w:rFonts w:ascii="Times New Roman" w:eastAsia="Times New Roman" w:hAnsi="Times New Roman" w:cs="Times New Roman"/>
          <w:b w:val="0"/>
          <w:bCs w:val="0"/>
          <w:color w:val="auto"/>
          <w:lang w:eastAsia="en-US"/>
        </w:rPr>
        <w:commentReference w:id="99"/>
      </w:r>
      <w:bookmarkEnd w:id="98"/>
      <w:commentRangeEnd w:id="100"/>
      <w:commentRangeEnd w:id="101"/>
    </w:p>
    <w:p w14:paraId="09B0CCB8" w14:textId="2553AF3B" w:rsidR="00F94E38" w:rsidRPr="00743C7E" w:rsidRDefault="00AC60C6" w:rsidP="00F94E38">
      <w:pPr>
        <w:pStyle w:val="step"/>
        <w:numPr>
          <w:ilvl w:val="0"/>
          <w:numId w:val="0"/>
        </w:numPr>
        <w:ind w:left="708"/>
        <w:rPr>
          <w:rStyle w:val="Hyperlink"/>
          <w:color w:val="auto"/>
          <w:u w:val="none"/>
        </w:rPr>
      </w:pPr>
      <w:r w:rsidRPr="007B691C">
        <w:rPr>
          <w:rStyle w:val="Strong"/>
        </w:rPr>
        <w:t xml:space="preserve">Note: This process will be repeated on each monitored server. This time, it is for the </w:t>
      </w:r>
      <w:r w:rsidR="00CE3677">
        <w:rPr>
          <w:rStyle w:val="Strong"/>
        </w:rPr>
        <w:t>Main Server</w:t>
      </w:r>
      <w:r w:rsidRPr="00AC60C6">
        <w:rPr>
          <w:rStyle w:val="Hyperlink"/>
        </w:rPr>
        <w:t>.</w:t>
      </w:r>
      <w:r w:rsidR="00547A82" w:rsidRPr="007B691C">
        <w:rPr>
          <w:rStyle w:val="CommentReference"/>
        </w:rPr>
        <w:commentReference w:id="100"/>
      </w:r>
      <w:r w:rsidR="004A2446">
        <w:rPr>
          <w:rStyle w:val="CommentReference"/>
          <w:lang w:bidi="ar-SA"/>
        </w:rPr>
        <w:commentReference w:id="101"/>
      </w:r>
    </w:p>
    <w:p w14:paraId="59B69598" w14:textId="4895D8A7" w:rsidR="005F47FE" w:rsidRDefault="005F47FE" w:rsidP="00F94E38">
      <w:pPr>
        <w:pStyle w:val="step"/>
        <w:numPr>
          <w:ilvl w:val="0"/>
          <w:numId w:val="12"/>
        </w:numPr>
      </w:pPr>
      <w:r>
        <w:t xml:space="preserve">Open the </w:t>
      </w:r>
      <w:r w:rsidR="00F733D0">
        <w:t>04CreateAuditCopyJob.sql</w:t>
      </w:r>
      <w:r>
        <w:t xml:space="preserve"> script in an SSMS query window with a connection to the </w:t>
      </w:r>
      <w:r w:rsidR="00CE3677">
        <w:t>Main Server</w:t>
      </w:r>
      <w:r>
        <w:t>.</w:t>
      </w:r>
    </w:p>
    <w:p w14:paraId="4C95C68E" w14:textId="549A6C2C" w:rsidR="005F47FE" w:rsidRDefault="005F47FE" w:rsidP="005F47FE">
      <w:pPr>
        <w:pStyle w:val="step"/>
      </w:pPr>
      <w:r>
        <w:t xml:space="preserve">Set the script variables to the desired values as noted in the </w:t>
      </w:r>
      <w:hyperlink w:anchor="_Running_the_Scripts" w:history="1">
        <w:r w:rsidRPr="00217E44">
          <w:rPr>
            <w:rStyle w:val="Hyperlink"/>
          </w:rPr>
          <w:t>table</w:t>
        </w:r>
      </w:hyperlink>
      <w:r>
        <w:t xml:space="preserve"> above. You will likely </w:t>
      </w:r>
      <w:r w:rsidR="00F96ACA">
        <w:t>not</w:t>
      </w:r>
      <w:r>
        <w:t xml:space="preserve"> want to edit the </w:t>
      </w:r>
      <w:r w:rsidR="00F96ACA">
        <w:rPr>
          <w:rFonts w:ascii="Consolas" w:hAnsi="Consolas" w:cs="Consolas"/>
          <w:highlight w:val="lightGray"/>
        </w:rPr>
        <w:t>DestShare</w:t>
      </w:r>
      <w:r w:rsidR="00F96ACA">
        <w:rPr>
          <w:rFonts w:ascii="Consolas" w:hAnsi="Consolas" w:cs="Consolas"/>
        </w:rPr>
        <w:t xml:space="preserve"> </w:t>
      </w:r>
      <w:r w:rsidR="00F96ACA" w:rsidRPr="00F96ACA">
        <w:t>or the</w:t>
      </w:r>
      <w:r>
        <w:rPr>
          <w:rFonts w:ascii="Consolas" w:hAnsi="Consolas" w:cs="Consolas"/>
        </w:rPr>
        <w:t xml:space="preserve"> </w:t>
      </w:r>
      <w:r w:rsidR="00F96ACA">
        <w:rPr>
          <w:rFonts w:ascii="Consolas" w:hAnsi="Consolas" w:cs="Consolas"/>
          <w:highlight w:val="lightGray"/>
        </w:rPr>
        <w:t>AuditProxy</w:t>
      </w:r>
      <w:r w:rsidR="00F96ACA" w:rsidRPr="00342891">
        <w:t xml:space="preserve"> </w:t>
      </w:r>
      <w:r w:rsidRPr="00342891">
        <w:t>values</w:t>
      </w:r>
      <w:r>
        <w:t>. The variables and default values from the script are:</w:t>
      </w:r>
    </w:p>
    <w:p w14:paraId="1FA6888F" w14:textId="41B8AE9F" w:rsidR="005F47FE" w:rsidRDefault="005F47FE" w:rsidP="005F47FE">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t>SourceServer</w:t>
      </w:r>
      <w:r>
        <w:rPr>
          <w:rFonts w:ascii="Consolas" w:hAnsi="Consolas" w:cs="Consolas"/>
          <w:sz w:val="24"/>
          <w:szCs w:val="24"/>
          <w:highlight w:val="lightGray"/>
        </w:rPr>
        <w:tab/>
        <w:t>"ServerName"</w:t>
      </w:r>
    </w:p>
    <w:p w14:paraId="52D1A23A" w14:textId="650FD823" w:rsidR="005F47FE" w:rsidRDefault="005F47FE" w:rsidP="005F47FE">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t>SourceInstance</w:t>
      </w:r>
      <w:r>
        <w:rPr>
          <w:rFonts w:ascii="Consolas" w:hAnsi="Consolas" w:cs="Consolas"/>
          <w:sz w:val="24"/>
          <w:szCs w:val="24"/>
          <w:highlight w:val="lightGray"/>
        </w:rPr>
        <w:tab/>
        <w:t>"MSSQL"</w:t>
      </w:r>
    </w:p>
    <w:p w14:paraId="4F496176" w14:textId="2BE39068" w:rsidR="005F47FE" w:rsidRDefault="005F47FE" w:rsidP="005F47FE">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SourcePath</w:t>
      </w:r>
      <w:r>
        <w:rPr>
          <w:rFonts w:ascii="Consolas" w:hAnsi="Consolas" w:cs="Consolas"/>
          <w:sz w:val="24"/>
          <w:szCs w:val="24"/>
          <w:highlight w:val="lightGray"/>
        </w:rPr>
        <w:tab/>
      </w:r>
      <w:r>
        <w:rPr>
          <w:rFonts w:ascii="Consolas" w:hAnsi="Consolas" w:cs="Consolas"/>
          <w:sz w:val="24"/>
          <w:szCs w:val="24"/>
          <w:highlight w:val="lightGray"/>
        </w:rPr>
        <w:tab/>
        <w:t>"C:\Audit"</w:t>
      </w:r>
    </w:p>
    <w:p w14:paraId="4D2CD644" w14:textId="3051F1C9" w:rsidR="005F47FE" w:rsidRDefault="005F47FE" w:rsidP="005F47FE">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r>
      <w:r w:rsidR="00B67CD3">
        <w:rPr>
          <w:rFonts w:ascii="Consolas" w:hAnsi="Consolas" w:cs="Consolas"/>
          <w:sz w:val="24"/>
          <w:szCs w:val="24"/>
          <w:highlight w:val="lightGray"/>
        </w:rPr>
        <w:t>Main</w:t>
      </w:r>
      <w:r>
        <w:rPr>
          <w:rFonts w:ascii="Consolas" w:hAnsi="Consolas" w:cs="Consolas"/>
          <w:sz w:val="24"/>
          <w:szCs w:val="24"/>
          <w:highlight w:val="lightGray"/>
        </w:rPr>
        <w:t>Server</w:t>
      </w:r>
      <w:r>
        <w:rPr>
          <w:rFonts w:ascii="Consolas" w:hAnsi="Consolas" w:cs="Consolas"/>
          <w:sz w:val="24"/>
          <w:szCs w:val="24"/>
          <w:highlight w:val="lightGray"/>
        </w:rPr>
        <w:tab/>
      </w:r>
      <w:ins w:id="102" w:author="Curtis Krumel" w:date="2016-10-26T14:50:00Z">
        <w:r w:rsidR="00C47AC7">
          <w:rPr>
            <w:rFonts w:ascii="Consolas" w:hAnsi="Consolas" w:cs="Consolas"/>
            <w:sz w:val="24"/>
            <w:szCs w:val="24"/>
            <w:highlight w:val="lightGray"/>
          </w:rPr>
          <w:tab/>
        </w:r>
      </w:ins>
      <w:r>
        <w:rPr>
          <w:rFonts w:ascii="Consolas" w:hAnsi="Consolas" w:cs="Consolas"/>
          <w:sz w:val="24"/>
          <w:szCs w:val="24"/>
          <w:highlight w:val="lightGray"/>
        </w:rPr>
        <w:t>"</w:t>
      </w:r>
      <w:r w:rsidR="00B67CD3">
        <w:rPr>
          <w:rFonts w:ascii="Consolas" w:hAnsi="Consolas" w:cs="Consolas"/>
          <w:sz w:val="24"/>
          <w:szCs w:val="24"/>
          <w:highlight w:val="lightGray"/>
        </w:rPr>
        <w:t>Main</w:t>
      </w:r>
      <w:r>
        <w:rPr>
          <w:rFonts w:ascii="Consolas" w:hAnsi="Consolas" w:cs="Consolas"/>
          <w:sz w:val="24"/>
          <w:szCs w:val="24"/>
          <w:highlight w:val="lightGray"/>
        </w:rPr>
        <w:t>ServerName"</w:t>
      </w:r>
    </w:p>
    <w:p w14:paraId="4C24C5D8" w14:textId="109F0E97" w:rsidR="005F47FE" w:rsidRDefault="005F47FE" w:rsidP="005F47FE">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t>RenamedSA</w:t>
      </w:r>
      <w:r>
        <w:rPr>
          <w:rFonts w:ascii="Consolas" w:hAnsi="Consolas" w:cs="Consolas"/>
          <w:sz w:val="24"/>
          <w:szCs w:val="24"/>
          <w:highlight w:val="lightGray"/>
        </w:rPr>
        <w:tab/>
      </w:r>
      <w:r>
        <w:rPr>
          <w:rFonts w:ascii="Consolas" w:hAnsi="Consolas" w:cs="Consolas"/>
          <w:sz w:val="24"/>
          <w:szCs w:val="24"/>
          <w:highlight w:val="lightGray"/>
        </w:rPr>
        <w:tab/>
        <w:t>"nosa"</w:t>
      </w:r>
    </w:p>
    <w:p w14:paraId="39C6D2D3" w14:textId="65D8B352" w:rsidR="005F47FE" w:rsidRDefault="005F47FE" w:rsidP="005F47FE">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t>DestShare</w:t>
      </w:r>
      <w:r>
        <w:rPr>
          <w:rFonts w:ascii="Consolas" w:hAnsi="Consolas" w:cs="Consolas"/>
          <w:sz w:val="24"/>
          <w:szCs w:val="24"/>
          <w:highlight w:val="lightGray"/>
        </w:rPr>
        <w:tab/>
      </w:r>
      <w:r>
        <w:rPr>
          <w:rFonts w:ascii="Consolas" w:hAnsi="Consolas" w:cs="Consolas"/>
          <w:sz w:val="24"/>
          <w:szCs w:val="24"/>
          <w:highlight w:val="lightGray"/>
        </w:rPr>
        <w:tab/>
        <w:t>"SQLAudit"</w:t>
      </w:r>
    </w:p>
    <w:p w14:paraId="1B92BCF3" w14:textId="1FC4C5E4" w:rsidR="005F47FE" w:rsidRDefault="005F47FE" w:rsidP="005F47FE">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 xml:space="preserve">:setvar </w:t>
      </w:r>
      <w:r>
        <w:rPr>
          <w:rFonts w:ascii="Consolas" w:hAnsi="Consolas" w:cs="Consolas"/>
          <w:sz w:val="24"/>
          <w:szCs w:val="24"/>
          <w:highlight w:val="lightGray"/>
        </w:rPr>
        <w:tab/>
        <w:t>AuditProxy</w:t>
      </w:r>
      <w:r>
        <w:rPr>
          <w:rFonts w:ascii="Consolas" w:hAnsi="Consolas" w:cs="Consolas"/>
          <w:sz w:val="24"/>
          <w:szCs w:val="24"/>
          <w:highlight w:val="lightGray"/>
        </w:rPr>
        <w:tab/>
      </w:r>
      <w:r>
        <w:rPr>
          <w:rFonts w:ascii="Consolas" w:hAnsi="Consolas" w:cs="Consolas"/>
          <w:sz w:val="24"/>
          <w:szCs w:val="24"/>
          <w:highlight w:val="lightGray"/>
        </w:rPr>
        <w:tab/>
        <w:t>"AuditProxy"</w:t>
      </w:r>
    </w:p>
    <w:p w14:paraId="08AF4321" w14:textId="77777777" w:rsidR="005F47FE" w:rsidRDefault="005F47FE" w:rsidP="005F47FE">
      <w:pPr>
        <w:autoSpaceDE w:val="0"/>
        <w:autoSpaceDN w:val="0"/>
        <w:adjustRightInd w:val="0"/>
        <w:spacing w:after="0" w:line="240" w:lineRule="auto"/>
        <w:rPr>
          <w:rFonts w:ascii="Consolas" w:hAnsi="Consolas" w:cs="Consolas"/>
          <w:sz w:val="24"/>
          <w:szCs w:val="24"/>
        </w:rPr>
      </w:pPr>
    </w:p>
    <w:p w14:paraId="4A99EA35" w14:textId="77777777" w:rsidR="005F47FE" w:rsidRDefault="005F47FE" w:rsidP="005F47FE">
      <w:pPr>
        <w:pStyle w:val="step"/>
      </w:pPr>
      <w:r w:rsidRPr="00E55E40">
        <w:t>Set the script to run in SQLCMD mode</w:t>
      </w:r>
    </w:p>
    <w:p w14:paraId="0DBAC30E" w14:textId="77777777" w:rsidR="005F47FE" w:rsidRDefault="005F47FE" w:rsidP="00F60A57">
      <w:pPr>
        <w:pStyle w:val="step"/>
        <w:numPr>
          <w:ilvl w:val="1"/>
          <w:numId w:val="7"/>
        </w:numPr>
      </w:pPr>
      <w:r>
        <w:t>With the focus on the query window, select the ‘Query’ menu from the top of the SSMS.</w:t>
      </w:r>
    </w:p>
    <w:p w14:paraId="7FCC465D" w14:textId="564C368F" w:rsidR="000F5815" w:rsidRPr="007B691C" w:rsidRDefault="005F47FE" w:rsidP="007B691C">
      <w:pPr>
        <w:pStyle w:val="step"/>
        <w:numPr>
          <w:ilvl w:val="1"/>
          <w:numId w:val="7"/>
        </w:numPr>
        <w:autoSpaceDE w:val="0"/>
        <w:autoSpaceDN w:val="0"/>
        <w:adjustRightInd w:val="0"/>
        <w:spacing w:after="0"/>
        <w:rPr>
          <w:rFonts w:ascii="Courier New" w:hAnsi="Courier New"/>
        </w:rPr>
      </w:pPr>
      <w:r>
        <w:t>The SQLCMD selection will be third from the bottom. Click it. The background of the variables will turn to dark gray.</w:t>
      </w:r>
    </w:p>
    <w:p w14:paraId="5BA987E3" w14:textId="15E8F522" w:rsidR="000F5815" w:rsidRPr="007B691C" w:rsidRDefault="005F47FE" w:rsidP="007B691C">
      <w:pPr>
        <w:pStyle w:val="step"/>
        <w:rPr>
          <w:rFonts w:ascii="Courier New" w:hAnsi="Courier New"/>
        </w:rPr>
      </w:pPr>
      <w:r>
        <w:lastRenderedPageBreak/>
        <w:t>Execute the Query.</w:t>
      </w:r>
      <w:r w:rsidR="000F5815">
        <w:t xml:space="preserve"> (N</w:t>
      </w:r>
      <w:r w:rsidR="00FC1422">
        <w:t xml:space="preserve">ote: If you have the wrong name for ‘sa’, </w:t>
      </w:r>
      <w:r w:rsidR="000F5815">
        <w:t>you will get the following error: “</w:t>
      </w:r>
      <w:r w:rsidR="000F5815" w:rsidRPr="00B5048D">
        <w:rPr>
          <w:rFonts w:ascii="Courier New" w:hAnsi="Courier New" w:cs="Courier New"/>
        </w:rPr>
        <w:t>Msg 14234, Level 16, State 1, Procedure sp_verify_job, Line 197</w:t>
      </w:r>
    </w:p>
    <w:p w14:paraId="4AF6DF5E" w14:textId="688C8758" w:rsidR="005F47FE" w:rsidRDefault="000F5815" w:rsidP="007B691C">
      <w:pPr>
        <w:autoSpaceDE w:val="0"/>
        <w:autoSpaceDN w:val="0"/>
        <w:adjustRightInd w:val="0"/>
        <w:spacing w:after="0" w:line="240" w:lineRule="auto"/>
        <w:ind w:left="1416"/>
      </w:pPr>
      <w:r>
        <w:rPr>
          <w:rFonts w:ascii="Courier New" w:hAnsi="Courier New" w:cs="Courier New"/>
        </w:rPr>
        <w:t>The specified '@owner_login_name' is invalid (valid values are returned by sp_helplogins [excluding Windows NT groups]).</w:t>
      </w:r>
      <w:r>
        <w:t>”)</w:t>
      </w:r>
    </w:p>
    <w:p w14:paraId="72313420" w14:textId="77777777" w:rsidR="000F5815" w:rsidRPr="007B691C" w:rsidRDefault="000F5815" w:rsidP="007B691C">
      <w:pPr>
        <w:autoSpaceDE w:val="0"/>
        <w:autoSpaceDN w:val="0"/>
        <w:adjustRightInd w:val="0"/>
        <w:spacing w:after="0" w:line="240" w:lineRule="auto"/>
        <w:rPr>
          <w:rFonts w:ascii="Courier New" w:hAnsi="Courier New"/>
        </w:rPr>
      </w:pPr>
    </w:p>
    <w:p w14:paraId="7BE401E5" w14:textId="4ECCC827" w:rsidR="005F47FE" w:rsidRDefault="005F47FE" w:rsidP="005F47FE">
      <w:pPr>
        <w:pStyle w:val="step"/>
      </w:pPr>
      <w:r>
        <w:t>When finished, check for the existence of a SQL Agent job named “Audit</w:t>
      </w:r>
      <w:r w:rsidR="00F96ACA">
        <w:t>Copy</w:t>
      </w:r>
      <w:r w:rsidR="0096779E">
        <w:t xml:space="preserve"> &lt;Insstance&gt;</w:t>
      </w:r>
      <w:r>
        <w:t>”</w:t>
      </w:r>
    </w:p>
    <w:p w14:paraId="7529ABD8" w14:textId="77777777" w:rsidR="005F47FE" w:rsidRDefault="005F47FE" w:rsidP="00F60A57">
      <w:pPr>
        <w:pStyle w:val="step"/>
        <w:numPr>
          <w:ilvl w:val="1"/>
          <w:numId w:val="7"/>
        </w:numPr>
      </w:pPr>
      <w:r>
        <w:t>Refresh the SQL Agent node, then expand the SQL Agent and Jobs nodes to confirm the existence of the job.</w:t>
      </w:r>
    </w:p>
    <w:p w14:paraId="5AB26ED5" w14:textId="0D08B903" w:rsidR="005F47FE" w:rsidRDefault="005F47FE" w:rsidP="00F60A57">
      <w:pPr>
        <w:pStyle w:val="step"/>
        <w:numPr>
          <w:ilvl w:val="1"/>
          <w:numId w:val="7"/>
        </w:numPr>
      </w:pPr>
      <w:r>
        <w:t>Right-click on the “</w:t>
      </w:r>
      <w:r w:rsidR="00F96ACA">
        <w:t>AuditCopy</w:t>
      </w:r>
      <w:r>
        <w:t>” job and choose Properties.</w:t>
      </w:r>
    </w:p>
    <w:p w14:paraId="0A52DAD7" w14:textId="03A9917F" w:rsidR="005F47FE" w:rsidRDefault="005F47FE" w:rsidP="00F60A57">
      <w:pPr>
        <w:pStyle w:val="step"/>
        <w:numPr>
          <w:ilvl w:val="1"/>
          <w:numId w:val="7"/>
        </w:numPr>
      </w:pPr>
      <w:r>
        <w:t xml:space="preserve">Click on the Steps page on the left of the dialog and confirm that </w:t>
      </w:r>
      <w:r w:rsidR="00F96ACA">
        <w:t>a</w:t>
      </w:r>
      <w:r>
        <w:t xml:space="preserve"> </w:t>
      </w:r>
      <w:r w:rsidR="00F96ACA">
        <w:t xml:space="preserve">single </w:t>
      </w:r>
      <w:r>
        <w:t>step</w:t>
      </w:r>
      <w:r w:rsidR="00F96ACA">
        <w:t xml:space="preserve"> e</w:t>
      </w:r>
      <w:r>
        <w:t>xist</w:t>
      </w:r>
      <w:r w:rsidR="00F96ACA">
        <w:t>s named “Copy files from ??? to ???” in the job.</w:t>
      </w:r>
      <w:r>
        <w:t xml:space="preserve"> It should look something like the screenshot below.</w:t>
      </w:r>
    </w:p>
    <w:p w14:paraId="1E1163BA" w14:textId="0CE64DE5" w:rsidR="005F47FE" w:rsidRPr="005F47FE" w:rsidRDefault="00F96ACA" w:rsidP="00475284">
      <w:pPr>
        <w:ind w:left="708"/>
        <w:jc w:val="center"/>
      </w:pPr>
      <w:r>
        <w:rPr>
          <w:noProof/>
          <w:lang w:eastAsia="en-US"/>
        </w:rPr>
        <w:drawing>
          <wp:inline distT="0" distB="0" distL="0" distR="0" wp14:anchorId="7A46F9FE" wp14:editId="31ED10B0">
            <wp:extent cx="4591050" cy="30656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1226" cy="3079077"/>
                    </a:xfrm>
                    <a:prstGeom prst="rect">
                      <a:avLst/>
                    </a:prstGeom>
                  </pic:spPr>
                </pic:pic>
              </a:graphicData>
            </a:graphic>
          </wp:inline>
        </w:drawing>
      </w:r>
    </w:p>
    <w:p w14:paraId="762D7961" w14:textId="77777777" w:rsidR="0046778F" w:rsidRPr="00B67CD3" w:rsidRDefault="00676BD1" w:rsidP="00676BD1">
      <w:pPr>
        <w:pStyle w:val="Heading3"/>
        <w:rPr>
          <w:rStyle w:val="Hyperlink"/>
          <w:color w:val="000000" w:themeColor="text1"/>
          <w:u w:val="none"/>
        </w:rPr>
      </w:pPr>
      <w:bookmarkStart w:id="103" w:name="_Publish_the_reports"/>
      <w:bookmarkStart w:id="104" w:name="_Toc465253155"/>
      <w:bookmarkEnd w:id="103"/>
      <w:commentRangeStart w:id="105"/>
      <w:commentRangeStart w:id="106"/>
      <w:r>
        <w:t xml:space="preserve">Publish the reports to the ReportServer. </w:t>
      </w:r>
      <w:hyperlink w:anchor="_On_the_Central" w:history="1">
        <w:r w:rsidRPr="00676BD1">
          <w:rPr>
            <w:rStyle w:val="Hyperlink"/>
          </w:rPr>
          <w:t>Link</w:t>
        </w:r>
      </w:hyperlink>
      <w:commentRangeEnd w:id="105"/>
      <w:r w:rsidR="00247C2B">
        <w:rPr>
          <w:rStyle w:val="CommentReference"/>
          <w:rFonts w:ascii="Times New Roman" w:eastAsia="Times New Roman" w:hAnsi="Times New Roman" w:cs="Times New Roman"/>
          <w:b w:val="0"/>
          <w:bCs w:val="0"/>
          <w:color w:val="auto"/>
          <w:lang w:eastAsia="en-US"/>
        </w:rPr>
        <w:commentReference w:id="105"/>
      </w:r>
      <w:bookmarkEnd w:id="104"/>
      <w:commentRangeEnd w:id="106"/>
    </w:p>
    <w:p w14:paraId="1C581D40" w14:textId="005B09BD" w:rsidR="0046778F" w:rsidRDefault="00335B40" w:rsidP="0046778F">
      <w:pPr>
        <w:pStyle w:val="NormalWeb"/>
        <w:spacing w:before="0"/>
        <w:rPr>
          <w:rFonts w:ascii="Segoe UI" w:hAnsi="Segoe UI" w:cs="Segoe UI"/>
          <w:sz w:val="22"/>
          <w:szCs w:val="22"/>
          <w:lang w:val="en"/>
        </w:rPr>
      </w:pPr>
      <w:r>
        <w:rPr>
          <w:rStyle w:val="CommentReference"/>
          <w:rFonts w:eastAsia="Times New Roman"/>
        </w:rPr>
        <w:commentReference w:id="106"/>
      </w:r>
      <w:r w:rsidR="0046778F" w:rsidRPr="0046778F">
        <w:rPr>
          <w:rFonts w:ascii="Segoe UI" w:hAnsi="Segoe UI" w:cs="Segoe UI"/>
          <w:sz w:val="22"/>
          <w:szCs w:val="22"/>
          <w:lang w:val="en"/>
        </w:rPr>
        <w:t xml:space="preserve"> </w:t>
      </w:r>
      <w:r w:rsidR="0046778F" w:rsidRPr="001722B4">
        <w:rPr>
          <w:rFonts w:ascii="Segoe UI" w:hAnsi="Segoe UI" w:cs="Segoe UI"/>
          <w:sz w:val="22"/>
          <w:szCs w:val="22"/>
          <w:lang w:val="en"/>
        </w:rPr>
        <w:t>This section assumes that SQL Server Reporting Services has already been installed, configur</w:t>
      </w:r>
      <w:r w:rsidR="0046778F">
        <w:rPr>
          <w:rFonts w:ascii="Segoe UI" w:hAnsi="Segoe UI" w:cs="Segoe UI"/>
          <w:sz w:val="22"/>
          <w:szCs w:val="22"/>
          <w:lang w:val="en"/>
        </w:rPr>
        <w:t xml:space="preserve">ed and available.  </w:t>
      </w:r>
      <w:r w:rsidR="0046778F" w:rsidRPr="001722B4">
        <w:rPr>
          <w:rFonts w:ascii="Segoe UI" w:hAnsi="Segoe UI" w:cs="Segoe UI"/>
          <w:sz w:val="22"/>
          <w:szCs w:val="22"/>
          <w:lang w:val="en"/>
        </w:rPr>
        <w:t>There are 24 pre-created SSRS reports that will display the Audit data.  The 24 .rdl files are provided and the table</w:t>
      </w:r>
      <w:r w:rsidR="0046778F">
        <w:rPr>
          <w:rFonts w:ascii="Segoe UI" w:hAnsi="Segoe UI" w:cs="Segoe UI"/>
          <w:sz w:val="22"/>
          <w:szCs w:val="22"/>
          <w:lang w:val="en"/>
        </w:rPr>
        <w:t xml:space="preserve"> in Appendix B</w:t>
      </w:r>
      <w:r w:rsidR="0046778F" w:rsidRPr="001722B4">
        <w:rPr>
          <w:rFonts w:ascii="Segoe UI" w:hAnsi="Segoe UI" w:cs="Segoe UI"/>
          <w:sz w:val="22"/>
          <w:szCs w:val="22"/>
          <w:lang w:val="en"/>
        </w:rPr>
        <w:t xml:space="preserve"> describes them.</w:t>
      </w:r>
    </w:p>
    <w:p w14:paraId="67B58F94" w14:textId="1669DC19" w:rsidR="00676BD1" w:rsidRDefault="00676BD1" w:rsidP="00F94E38">
      <w:pPr>
        <w:pStyle w:val="Heading3"/>
        <w:numPr>
          <w:ilvl w:val="0"/>
          <w:numId w:val="0"/>
        </w:numPr>
      </w:pPr>
    </w:p>
    <w:p w14:paraId="5BDD86C3" w14:textId="21D6A69D" w:rsidR="00E40100" w:rsidRDefault="00E40100" w:rsidP="007B691C">
      <w:pPr>
        <w:pStyle w:val="step"/>
        <w:numPr>
          <w:ilvl w:val="0"/>
          <w:numId w:val="66"/>
        </w:numPr>
      </w:pPr>
      <w:r>
        <w:t>Extract the contents of STIGAuditReports.zip to a directory on the report server. We suggest creating a X:\Reports folder for this purpose.</w:t>
      </w:r>
    </w:p>
    <w:p w14:paraId="42C2A941" w14:textId="2BEBD162" w:rsidR="00E40100" w:rsidRDefault="00E40100" w:rsidP="00F60A57">
      <w:pPr>
        <w:pStyle w:val="step"/>
      </w:pPr>
      <w:r>
        <w:t xml:space="preserve">Copy the </w:t>
      </w:r>
      <w:r w:rsidR="00F733D0">
        <w:t>05PublishAuditReports.rss</w:t>
      </w:r>
      <w:r>
        <w:t xml:space="preserve"> file to that same location.</w:t>
      </w:r>
    </w:p>
    <w:p w14:paraId="2D8746E1" w14:textId="3349DB6F" w:rsidR="0052606B" w:rsidRDefault="0052606B" w:rsidP="00F94E38">
      <w:pPr>
        <w:pStyle w:val="step"/>
        <w:numPr>
          <w:ilvl w:val="0"/>
          <w:numId w:val="0"/>
        </w:numPr>
        <w:ind w:left="1440"/>
      </w:pPr>
      <w:r>
        <w:rPr>
          <w:noProof/>
          <w:lang w:bidi="ar-SA"/>
        </w:rPr>
        <w:lastRenderedPageBreak/>
        <w:drawing>
          <wp:inline distT="0" distB="0" distL="0" distR="0" wp14:anchorId="3374064B" wp14:editId="4844251D">
            <wp:extent cx="4578806"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3309" cy="1327226"/>
                    </a:xfrm>
                    <a:prstGeom prst="rect">
                      <a:avLst/>
                    </a:prstGeom>
                  </pic:spPr>
                </pic:pic>
              </a:graphicData>
            </a:graphic>
          </wp:inline>
        </w:drawing>
      </w:r>
    </w:p>
    <w:p w14:paraId="5688DE90" w14:textId="1563F902" w:rsidR="00F2171C" w:rsidRDefault="00A84773" w:rsidP="00F60A57">
      <w:pPr>
        <w:pStyle w:val="step"/>
      </w:pPr>
      <w:r>
        <w:t xml:space="preserve">Edit </w:t>
      </w:r>
      <w:r w:rsidR="00F2171C">
        <w:t>the</w:t>
      </w:r>
      <w:r w:rsidR="0052606B">
        <w:t xml:space="preserve"> copy of</w:t>
      </w:r>
      <w:r w:rsidR="00F2171C">
        <w:t xml:space="preserve"> </w:t>
      </w:r>
      <w:r w:rsidR="00F733D0">
        <w:t>05PublishAuditReports.rss</w:t>
      </w:r>
      <w:r w:rsidR="00F2171C">
        <w:t xml:space="preserve"> </w:t>
      </w:r>
      <w:r w:rsidR="0052606B">
        <w:t xml:space="preserve">that was created in step 2 </w:t>
      </w:r>
      <w:r w:rsidR="00F2171C">
        <w:t>in Notepad.</w:t>
      </w:r>
    </w:p>
    <w:p w14:paraId="4D728CF6" w14:textId="709B4DD8" w:rsidR="00F2171C" w:rsidRDefault="00F2171C" w:rsidP="00F2171C">
      <w:pPr>
        <w:pStyle w:val="step"/>
      </w:pPr>
      <w:r>
        <w:t xml:space="preserve">Edit the variables in the script to match your environment. </w:t>
      </w:r>
      <w:r w:rsidR="0024663F">
        <w:t xml:space="preserve">The rows that are </w:t>
      </w:r>
      <w:r w:rsidR="0024663F" w:rsidRPr="007B691C">
        <w:rPr>
          <w:shd w:val="clear" w:color="auto" w:fill="CBCBCB" w:themeFill="text2" w:themeFillTint="40"/>
        </w:rPr>
        <w:t>shaded</w:t>
      </w:r>
      <w:r w:rsidR="0024663F">
        <w:t xml:space="preserve"> in the table below represent the only values that you will </w:t>
      </w:r>
      <w:r w:rsidR="00A84773">
        <w:t xml:space="preserve">likely </w:t>
      </w:r>
      <w:r w:rsidR="0024663F">
        <w:t xml:space="preserve">need to change. </w:t>
      </w:r>
      <w:r>
        <w:t>The settable variables and the given defaults/example values are as follows:</w:t>
      </w:r>
    </w:p>
    <w:p w14:paraId="052D598E" w14:textId="77777777" w:rsidR="0024663F" w:rsidRDefault="0024663F" w:rsidP="0024663F">
      <w:pPr>
        <w:pStyle w:val="step"/>
        <w:numPr>
          <w:ilvl w:val="0"/>
          <w:numId w:val="0"/>
        </w:numPr>
        <w:ind w:left="1440"/>
      </w:pPr>
    </w:p>
    <w:tbl>
      <w:tblPr>
        <w:tblStyle w:val="ListTable3"/>
        <w:tblW w:w="0" w:type="auto"/>
        <w:jc w:val="center"/>
        <w:tblLayout w:type="fixed"/>
        <w:tblLook w:val="04A0" w:firstRow="1" w:lastRow="0" w:firstColumn="1" w:lastColumn="0" w:noHBand="0" w:noVBand="1"/>
      </w:tblPr>
      <w:tblGrid>
        <w:gridCol w:w="1779"/>
        <w:gridCol w:w="2806"/>
        <w:gridCol w:w="4765"/>
      </w:tblGrid>
      <w:tr w:rsidR="0024663F" w:rsidRPr="00F2171C" w14:paraId="341D5020" w14:textId="77777777" w:rsidTr="00F94E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79" w:type="dxa"/>
          </w:tcPr>
          <w:p w14:paraId="78881BBB" w14:textId="1F7DC09F" w:rsidR="0024663F" w:rsidRPr="0024663F" w:rsidRDefault="0024663F" w:rsidP="003B1646">
            <w:pPr>
              <w:pStyle w:val="step"/>
              <w:numPr>
                <w:ilvl w:val="0"/>
                <w:numId w:val="0"/>
              </w:numPr>
              <w:rPr>
                <w:sz w:val="20"/>
                <w:szCs w:val="20"/>
              </w:rPr>
            </w:pPr>
            <w:r>
              <w:rPr>
                <w:sz w:val="20"/>
                <w:szCs w:val="20"/>
              </w:rPr>
              <w:t>Variable</w:t>
            </w:r>
          </w:p>
        </w:tc>
        <w:tc>
          <w:tcPr>
            <w:tcW w:w="2806" w:type="dxa"/>
          </w:tcPr>
          <w:p w14:paraId="189CD969" w14:textId="325E9B88" w:rsidR="0024663F" w:rsidRPr="0024663F" w:rsidRDefault="0024663F" w:rsidP="003B1646">
            <w:pPr>
              <w:pStyle w:val="step"/>
              <w:numPr>
                <w:ilvl w:val="0"/>
                <w:numId w:val="0"/>
              </w:num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Default/Example</w:t>
            </w:r>
          </w:p>
        </w:tc>
        <w:tc>
          <w:tcPr>
            <w:tcW w:w="4765" w:type="dxa"/>
          </w:tcPr>
          <w:p w14:paraId="544D4A04" w14:textId="01CE1928" w:rsidR="0024663F" w:rsidRPr="0024663F" w:rsidRDefault="0024663F" w:rsidP="003B1646">
            <w:pPr>
              <w:pStyle w:val="step"/>
              <w:numPr>
                <w:ilvl w:val="0"/>
                <w:numId w:val="0"/>
              </w:num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24663F" w:rsidRPr="00F2171C" w14:paraId="062A0059" w14:textId="17449A0F" w:rsidTr="00F94E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shd w:val="clear" w:color="auto" w:fill="CBCBCB" w:themeFill="text2" w:themeFillTint="40"/>
          </w:tcPr>
          <w:p w14:paraId="16692AA2" w14:textId="41A6D017" w:rsidR="0024663F" w:rsidRPr="0024663F" w:rsidRDefault="0024663F" w:rsidP="003B1646">
            <w:pPr>
              <w:pStyle w:val="step"/>
              <w:numPr>
                <w:ilvl w:val="0"/>
                <w:numId w:val="0"/>
              </w:numPr>
              <w:rPr>
                <w:sz w:val="20"/>
                <w:szCs w:val="20"/>
              </w:rPr>
            </w:pPr>
            <w:r w:rsidRPr="0024663F">
              <w:rPr>
                <w:sz w:val="20"/>
                <w:szCs w:val="20"/>
              </w:rPr>
              <w:t>SvrInst</w:t>
            </w:r>
          </w:p>
        </w:tc>
        <w:tc>
          <w:tcPr>
            <w:tcW w:w="2806" w:type="dxa"/>
            <w:shd w:val="clear" w:color="auto" w:fill="CBCBCB" w:themeFill="text2" w:themeFillTint="40"/>
          </w:tcPr>
          <w:p w14:paraId="5B953548" w14:textId="77777777" w:rsidR="0024663F" w:rsidRPr="0024663F" w:rsidRDefault="0024663F" w:rsidP="003B1646">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sidRPr="0024663F">
              <w:rPr>
                <w:sz w:val="20"/>
                <w:szCs w:val="20"/>
              </w:rPr>
              <w:t xml:space="preserve"> "DBServer\Instance"</w:t>
            </w:r>
          </w:p>
        </w:tc>
        <w:tc>
          <w:tcPr>
            <w:tcW w:w="4765" w:type="dxa"/>
            <w:shd w:val="clear" w:color="auto" w:fill="CBCBCB" w:themeFill="text2" w:themeFillTint="40"/>
          </w:tcPr>
          <w:p w14:paraId="3DD6E034" w14:textId="301AC11F" w:rsidR="0024663F" w:rsidRPr="0024663F" w:rsidRDefault="0024663F" w:rsidP="003B1646">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w:t>
            </w:r>
            <w:r w:rsidR="00CE3677">
              <w:rPr>
                <w:sz w:val="20"/>
                <w:szCs w:val="20"/>
              </w:rPr>
              <w:t>Main Server</w:t>
            </w:r>
            <w:r>
              <w:rPr>
                <w:sz w:val="20"/>
                <w:szCs w:val="20"/>
              </w:rPr>
              <w:t xml:space="preserve"> and SQL Instance</w:t>
            </w:r>
            <w:r w:rsidR="00A84773">
              <w:rPr>
                <w:sz w:val="20"/>
                <w:szCs w:val="20"/>
              </w:rPr>
              <w:t xml:space="preserve"> (Server name only for default instance)</w:t>
            </w:r>
          </w:p>
        </w:tc>
      </w:tr>
      <w:tr w:rsidR="00D52FAD" w:rsidRPr="00F2171C" w14:paraId="164F2986" w14:textId="77777777" w:rsidTr="00323E91">
        <w:trPr>
          <w:jc w:val="center"/>
        </w:trPr>
        <w:tc>
          <w:tcPr>
            <w:cnfStyle w:val="001000000000" w:firstRow="0" w:lastRow="0" w:firstColumn="1" w:lastColumn="0" w:oddVBand="0" w:evenVBand="0" w:oddHBand="0" w:evenHBand="0" w:firstRowFirstColumn="0" w:firstRowLastColumn="0" w:lastRowFirstColumn="0" w:lastRowLastColumn="0"/>
            <w:tcW w:w="1779" w:type="dxa"/>
            <w:shd w:val="clear" w:color="auto" w:fill="CBCBCB" w:themeFill="text2" w:themeFillTint="40"/>
          </w:tcPr>
          <w:p w14:paraId="2C8A8E47" w14:textId="594F62EA" w:rsidR="00D52FAD" w:rsidRPr="0024663F" w:rsidRDefault="00D52FAD" w:rsidP="00323E91">
            <w:pPr>
              <w:pStyle w:val="step"/>
              <w:numPr>
                <w:ilvl w:val="0"/>
                <w:numId w:val="0"/>
              </w:numPr>
              <w:rPr>
                <w:sz w:val="20"/>
                <w:szCs w:val="20"/>
              </w:rPr>
            </w:pPr>
            <w:r>
              <w:rPr>
                <w:sz w:val="20"/>
                <w:szCs w:val="20"/>
              </w:rPr>
              <w:t>rpt</w:t>
            </w:r>
            <w:r w:rsidRPr="0024663F">
              <w:rPr>
                <w:sz w:val="20"/>
                <w:szCs w:val="20"/>
              </w:rPr>
              <w:t xml:space="preserve">Path </w:t>
            </w:r>
          </w:p>
        </w:tc>
        <w:tc>
          <w:tcPr>
            <w:tcW w:w="2806" w:type="dxa"/>
            <w:shd w:val="clear" w:color="auto" w:fill="CBCBCB" w:themeFill="text2" w:themeFillTint="40"/>
          </w:tcPr>
          <w:p w14:paraId="5A810F36" w14:textId="77777777" w:rsidR="00D52FAD" w:rsidRPr="0024663F" w:rsidRDefault="00D52FAD" w:rsidP="00323E91">
            <w:pPr>
              <w:pStyle w:val="step"/>
              <w:numPr>
                <w:ilvl w:val="0"/>
                <w:numId w:val="0"/>
              </w:numPr>
              <w:cnfStyle w:val="000000000000" w:firstRow="0" w:lastRow="0" w:firstColumn="0" w:lastColumn="0" w:oddVBand="0" w:evenVBand="0" w:oddHBand="0" w:evenHBand="0" w:firstRowFirstColumn="0" w:firstRowLastColumn="0" w:lastRowFirstColumn="0" w:lastRowLastColumn="0"/>
              <w:rPr>
                <w:sz w:val="20"/>
                <w:szCs w:val="20"/>
              </w:rPr>
            </w:pPr>
            <w:r w:rsidRPr="0024663F">
              <w:rPr>
                <w:sz w:val="20"/>
                <w:szCs w:val="20"/>
              </w:rPr>
              <w:t xml:space="preserve"> "</w:t>
            </w:r>
            <w:r w:rsidRPr="00D52FAD">
              <w:rPr>
                <w:sz w:val="20"/>
                <w:szCs w:val="20"/>
              </w:rPr>
              <w:t>c:\reports\STIGAuditReports</w:t>
            </w:r>
            <w:r w:rsidRPr="0024663F">
              <w:rPr>
                <w:sz w:val="20"/>
                <w:szCs w:val="20"/>
              </w:rPr>
              <w:t>"</w:t>
            </w:r>
          </w:p>
        </w:tc>
        <w:tc>
          <w:tcPr>
            <w:tcW w:w="4765" w:type="dxa"/>
            <w:shd w:val="clear" w:color="auto" w:fill="CBCBCB" w:themeFill="text2" w:themeFillTint="40"/>
          </w:tcPr>
          <w:p w14:paraId="24316728" w14:textId="77777777" w:rsidR="00D52FAD" w:rsidRPr="0024663F" w:rsidRDefault="00D52FAD" w:rsidP="00323E91">
            <w:pPr>
              <w:pStyle w:val="step"/>
              <w:numPr>
                <w:ilvl w:val="0"/>
                <w:numId w:val="0"/>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Location of the .rdl files to be imported.</w:t>
            </w:r>
          </w:p>
        </w:tc>
      </w:tr>
      <w:tr w:rsidR="00BE0515" w:rsidRPr="00F2171C" w14:paraId="6EEFEF1A" w14:textId="77777777" w:rsidTr="00323E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tcPr>
          <w:p w14:paraId="05089722" w14:textId="77777777" w:rsidR="00BE0515" w:rsidRPr="0024663F" w:rsidRDefault="00BE0515" w:rsidP="00323E91">
            <w:pPr>
              <w:pStyle w:val="step"/>
              <w:numPr>
                <w:ilvl w:val="0"/>
                <w:numId w:val="0"/>
              </w:numPr>
              <w:rPr>
                <w:sz w:val="20"/>
                <w:szCs w:val="20"/>
              </w:rPr>
            </w:pPr>
            <w:r w:rsidRPr="0024663F">
              <w:rPr>
                <w:sz w:val="20"/>
                <w:szCs w:val="20"/>
              </w:rPr>
              <w:t xml:space="preserve">PrjDB </w:t>
            </w:r>
          </w:p>
        </w:tc>
        <w:tc>
          <w:tcPr>
            <w:tcW w:w="2806" w:type="dxa"/>
          </w:tcPr>
          <w:p w14:paraId="359A9D63" w14:textId="77777777" w:rsidR="00BE0515" w:rsidRPr="0024663F" w:rsidRDefault="00BE0515" w:rsidP="00323E91">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sidRPr="0024663F">
              <w:rPr>
                <w:sz w:val="20"/>
                <w:szCs w:val="20"/>
              </w:rPr>
              <w:t xml:space="preserve"> "SQLAudit"</w:t>
            </w:r>
          </w:p>
        </w:tc>
        <w:tc>
          <w:tcPr>
            <w:tcW w:w="4765" w:type="dxa"/>
          </w:tcPr>
          <w:p w14:paraId="0794B4FC" w14:textId="77777777" w:rsidR="00BE0515" w:rsidRPr="0024663F" w:rsidRDefault="00BE0515" w:rsidP="00323E91">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Audit database name. There is no need to change this value.</w:t>
            </w:r>
          </w:p>
        </w:tc>
      </w:tr>
      <w:tr w:rsidR="00B3225D" w:rsidRPr="00F2171C" w14:paraId="6D70F762" w14:textId="77777777" w:rsidTr="00F94E38">
        <w:trPr>
          <w:jc w:val="center"/>
        </w:trPr>
        <w:tc>
          <w:tcPr>
            <w:cnfStyle w:val="001000000000" w:firstRow="0" w:lastRow="0" w:firstColumn="1" w:lastColumn="0" w:oddVBand="0" w:evenVBand="0" w:oddHBand="0" w:evenHBand="0" w:firstRowFirstColumn="0" w:firstRowLastColumn="0" w:lastRowFirstColumn="0" w:lastRowLastColumn="0"/>
            <w:tcW w:w="1779" w:type="dxa"/>
          </w:tcPr>
          <w:p w14:paraId="2ED5B2AB" w14:textId="02032B74" w:rsidR="00B3225D" w:rsidRPr="0024663F" w:rsidRDefault="00B3225D" w:rsidP="00323E91">
            <w:pPr>
              <w:pStyle w:val="step"/>
              <w:numPr>
                <w:ilvl w:val="0"/>
                <w:numId w:val="0"/>
              </w:numPr>
              <w:rPr>
                <w:sz w:val="20"/>
                <w:szCs w:val="20"/>
              </w:rPr>
            </w:pPr>
            <w:r>
              <w:rPr>
                <w:sz w:val="20"/>
                <w:szCs w:val="20"/>
              </w:rPr>
              <w:t>DataSrcName</w:t>
            </w:r>
            <w:r w:rsidRPr="0024663F">
              <w:rPr>
                <w:sz w:val="20"/>
                <w:szCs w:val="20"/>
              </w:rPr>
              <w:t xml:space="preserve"> </w:t>
            </w:r>
          </w:p>
        </w:tc>
        <w:tc>
          <w:tcPr>
            <w:tcW w:w="2806" w:type="dxa"/>
          </w:tcPr>
          <w:p w14:paraId="57340DC8" w14:textId="6789417D" w:rsidR="00B3225D" w:rsidRPr="0024663F" w:rsidRDefault="00B3225D">
            <w:pPr>
              <w:pStyle w:val="step"/>
              <w:numPr>
                <w:ilvl w:val="0"/>
                <w:numId w:val="0"/>
              </w:numPr>
              <w:cnfStyle w:val="000000000000" w:firstRow="0" w:lastRow="0" w:firstColumn="0" w:lastColumn="0" w:oddVBand="0" w:evenVBand="0" w:oddHBand="0" w:evenHBand="0" w:firstRowFirstColumn="0" w:firstRowLastColumn="0" w:lastRowFirstColumn="0" w:lastRowLastColumn="0"/>
              <w:rPr>
                <w:sz w:val="20"/>
                <w:szCs w:val="20"/>
              </w:rPr>
            </w:pPr>
            <w:r w:rsidRPr="0024663F">
              <w:rPr>
                <w:sz w:val="20"/>
                <w:szCs w:val="20"/>
              </w:rPr>
              <w:t xml:space="preserve"> "</w:t>
            </w:r>
            <w:r>
              <w:rPr>
                <w:sz w:val="20"/>
                <w:szCs w:val="20"/>
              </w:rPr>
              <w:t>SQLAuditDS</w:t>
            </w:r>
            <w:r w:rsidRPr="0024663F">
              <w:rPr>
                <w:sz w:val="20"/>
                <w:szCs w:val="20"/>
              </w:rPr>
              <w:t>"</w:t>
            </w:r>
          </w:p>
        </w:tc>
        <w:tc>
          <w:tcPr>
            <w:tcW w:w="4765" w:type="dxa"/>
          </w:tcPr>
          <w:p w14:paraId="03018C53" w14:textId="2E90D983" w:rsidR="00B3225D" w:rsidRPr="0024663F" w:rsidRDefault="00B3225D" w:rsidP="00323E91">
            <w:pPr>
              <w:pStyle w:val="step"/>
              <w:numPr>
                <w:ilvl w:val="0"/>
                <w:numId w:val="0"/>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Name of the Shared Data Source for the reports. If you change this, you’ll have to edit this value for every report. I wouldn’t.</w:t>
            </w:r>
          </w:p>
        </w:tc>
      </w:tr>
      <w:tr w:rsidR="0024663F" w:rsidRPr="00F2171C" w14:paraId="790A8D99" w14:textId="69C81F9A" w:rsidTr="00F94E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tcPr>
          <w:p w14:paraId="7E5DED90" w14:textId="014A693C" w:rsidR="0024663F" w:rsidRPr="0024663F" w:rsidRDefault="0024663F" w:rsidP="00F2171C">
            <w:pPr>
              <w:pStyle w:val="step"/>
              <w:numPr>
                <w:ilvl w:val="0"/>
                <w:numId w:val="0"/>
              </w:numPr>
              <w:rPr>
                <w:sz w:val="20"/>
                <w:szCs w:val="20"/>
              </w:rPr>
            </w:pPr>
            <w:r w:rsidRPr="0024663F">
              <w:rPr>
                <w:sz w:val="20"/>
                <w:szCs w:val="20"/>
              </w:rPr>
              <w:t xml:space="preserve">DataSrcDscr </w:t>
            </w:r>
          </w:p>
        </w:tc>
        <w:tc>
          <w:tcPr>
            <w:tcW w:w="2806" w:type="dxa"/>
          </w:tcPr>
          <w:p w14:paraId="746F9DED" w14:textId="77777777" w:rsidR="0024663F" w:rsidRPr="0024663F" w:rsidRDefault="0024663F" w:rsidP="003B1646">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sidRPr="0024663F">
              <w:rPr>
                <w:sz w:val="20"/>
                <w:szCs w:val="20"/>
              </w:rPr>
              <w:t xml:space="preserve"> "SQLAudit Datasource"</w:t>
            </w:r>
          </w:p>
        </w:tc>
        <w:tc>
          <w:tcPr>
            <w:tcW w:w="4765" w:type="dxa"/>
          </w:tcPr>
          <w:p w14:paraId="3D714EAE" w14:textId="64B96308" w:rsidR="0024663F" w:rsidRPr="0024663F" w:rsidRDefault="0024663F" w:rsidP="003B1646">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 description – No need to change.</w:t>
            </w:r>
          </w:p>
        </w:tc>
      </w:tr>
      <w:tr w:rsidR="0024663F" w:rsidRPr="00F2171C" w14:paraId="36B6A744" w14:textId="67FA02C1" w:rsidTr="00F94E38">
        <w:trPr>
          <w:jc w:val="center"/>
        </w:trPr>
        <w:tc>
          <w:tcPr>
            <w:cnfStyle w:val="001000000000" w:firstRow="0" w:lastRow="0" w:firstColumn="1" w:lastColumn="0" w:oddVBand="0" w:evenVBand="0" w:oddHBand="0" w:evenHBand="0" w:firstRowFirstColumn="0" w:firstRowLastColumn="0" w:lastRowFirstColumn="0" w:lastRowLastColumn="0"/>
            <w:tcW w:w="1779" w:type="dxa"/>
          </w:tcPr>
          <w:p w14:paraId="62E8A85D" w14:textId="4B73A5BB" w:rsidR="0024663F" w:rsidRPr="0024663F" w:rsidRDefault="0024663F" w:rsidP="00F2171C">
            <w:pPr>
              <w:pStyle w:val="step"/>
              <w:numPr>
                <w:ilvl w:val="0"/>
                <w:numId w:val="0"/>
              </w:numPr>
              <w:rPr>
                <w:sz w:val="20"/>
                <w:szCs w:val="20"/>
              </w:rPr>
            </w:pPr>
            <w:r w:rsidRPr="0024663F">
              <w:rPr>
                <w:sz w:val="20"/>
                <w:szCs w:val="20"/>
              </w:rPr>
              <w:t xml:space="preserve">parentFolder </w:t>
            </w:r>
          </w:p>
        </w:tc>
        <w:tc>
          <w:tcPr>
            <w:tcW w:w="2806" w:type="dxa"/>
          </w:tcPr>
          <w:p w14:paraId="128FEE53" w14:textId="095606B9" w:rsidR="0024663F" w:rsidRPr="0024663F" w:rsidRDefault="0024663F" w:rsidP="003B1646">
            <w:pPr>
              <w:pStyle w:val="step"/>
              <w:numPr>
                <w:ilvl w:val="0"/>
                <w:numId w:val="0"/>
              </w:numPr>
              <w:cnfStyle w:val="000000000000" w:firstRow="0" w:lastRow="0" w:firstColumn="0" w:lastColumn="0" w:oddVBand="0" w:evenVBand="0" w:oddHBand="0" w:evenHBand="0" w:firstRowFirstColumn="0" w:firstRowLastColumn="0" w:lastRowFirstColumn="0" w:lastRowLastColumn="0"/>
              <w:rPr>
                <w:sz w:val="20"/>
                <w:szCs w:val="20"/>
              </w:rPr>
            </w:pPr>
            <w:r w:rsidRPr="0024663F">
              <w:rPr>
                <w:sz w:val="20"/>
                <w:szCs w:val="20"/>
              </w:rPr>
              <w:t xml:space="preserve"> "STIGAuditReports"</w:t>
            </w:r>
          </w:p>
        </w:tc>
        <w:tc>
          <w:tcPr>
            <w:tcW w:w="4765" w:type="dxa"/>
          </w:tcPr>
          <w:p w14:paraId="7D489993" w14:textId="7F3A8741" w:rsidR="0024663F" w:rsidRPr="0024663F" w:rsidRDefault="0024663F" w:rsidP="003B1646">
            <w:pPr>
              <w:pStyle w:val="step"/>
              <w:numPr>
                <w:ilvl w:val="0"/>
                <w:numId w:val="0"/>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Folder in SSRS where the reports will be stored.</w:t>
            </w:r>
            <w:r w:rsidR="00E40100">
              <w:rPr>
                <w:sz w:val="20"/>
                <w:szCs w:val="20"/>
              </w:rPr>
              <w:t xml:space="preserve"> This is not the file folder created in step 2 above.</w:t>
            </w:r>
            <w:r>
              <w:rPr>
                <w:sz w:val="20"/>
                <w:szCs w:val="20"/>
              </w:rPr>
              <w:t xml:space="preserve"> Suggest you not change this value.</w:t>
            </w:r>
          </w:p>
        </w:tc>
      </w:tr>
      <w:tr w:rsidR="0024663F" w:rsidRPr="00F2171C" w14:paraId="13B808A7" w14:textId="65389915" w:rsidTr="00F94E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tcPr>
          <w:p w14:paraId="183BAFA0" w14:textId="03174276" w:rsidR="0024663F" w:rsidRPr="0024663F" w:rsidRDefault="0024663F" w:rsidP="00F2171C">
            <w:pPr>
              <w:pStyle w:val="step"/>
              <w:numPr>
                <w:ilvl w:val="0"/>
                <w:numId w:val="0"/>
              </w:numPr>
              <w:rPr>
                <w:sz w:val="20"/>
                <w:szCs w:val="20"/>
              </w:rPr>
            </w:pPr>
            <w:r w:rsidRPr="0024663F">
              <w:rPr>
                <w:sz w:val="20"/>
                <w:szCs w:val="20"/>
              </w:rPr>
              <w:t xml:space="preserve">parentFolderDscr </w:t>
            </w:r>
          </w:p>
        </w:tc>
        <w:tc>
          <w:tcPr>
            <w:tcW w:w="2806" w:type="dxa"/>
          </w:tcPr>
          <w:p w14:paraId="44CD5162" w14:textId="626D7C39" w:rsidR="0024663F" w:rsidRPr="0024663F" w:rsidRDefault="0024663F" w:rsidP="003B1646">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sidRPr="0024663F">
              <w:rPr>
                <w:sz w:val="20"/>
                <w:szCs w:val="20"/>
              </w:rPr>
              <w:t xml:space="preserve"> "SQL STIG Audit Reports"</w:t>
            </w:r>
          </w:p>
        </w:tc>
        <w:tc>
          <w:tcPr>
            <w:tcW w:w="4765" w:type="dxa"/>
          </w:tcPr>
          <w:p w14:paraId="47559E0F" w14:textId="7DDF54C4" w:rsidR="0024663F" w:rsidRPr="0024663F" w:rsidRDefault="0024663F" w:rsidP="003B1646">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Description for the </w:t>
            </w:r>
            <w:r w:rsidR="00E40100">
              <w:rPr>
                <w:sz w:val="20"/>
                <w:szCs w:val="20"/>
              </w:rPr>
              <w:t>parent</w:t>
            </w:r>
            <w:r w:rsidR="00E40100" w:rsidRPr="0024663F">
              <w:rPr>
                <w:sz w:val="20"/>
                <w:szCs w:val="20"/>
              </w:rPr>
              <w:t xml:space="preserve"> </w:t>
            </w:r>
            <w:r>
              <w:rPr>
                <w:sz w:val="20"/>
                <w:szCs w:val="20"/>
              </w:rPr>
              <w:t>folder above. No need to change this value.</w:t>
            </w:r>
          </w:p>
        </w:tc>
      </w:tr>
    </w:tbl>
    <w:p w14:paraId="76283E3B" w14:textId="77777777" w:rsidR="00F2171C" w:rsidRDefault="00F2171C" w:rsidP="00F2171C">
      <w:pPr>
        <w:pStyle w:val="step"/>
        <w:numPr>
          <w:ilvl w:val="0"/>
          <w:numId w:val="0"/>
        </w:numPr>
        <w:ind w:left="1440"/>
      </w:pPr>
    </w:p>
    <w:p w14:paraId="264CD38A" w14:textId="010CE3EF" w:rsidR="00335187" w:rsidRDefault="00335187" w:rsidP="00335187">
      <w:pPr>
        <w:pStyle w:val="step"/>
      </w:pPr>
      <w:r>
        <w:t>Save the edited file.</w:t>
      </w:r>
    </w:p>
    <w:p w14:paraId="2DBF9CC2" w14:textId="666E0899" w:rsidR="00F2171C" w:rsidRDefault="00F2171C" w:rsidP="00335187">
      <w:pPr>
        <w:pStyle w:val="step"/>
      </w:pPr>
      <w:r>
        <w:t>Open a command prompt “as Administrator”</w:t>
      </w:r>
    </w:p>
    <w:p w14:paraId="392B9040" w14:textId="46F26B48" w:rsidR="00F2171C" w:rsidRDefault="00335187" w:rsidP="00335187">
      <w:pPr>
        <w:pStyle w:val="step"/>
      </w:pPr>
      <w:r>
        <w:t>Change the default directory to the location of the edited .rss file using cd \PathToTheRSSFile</w:t>
      </w:r>
    </w:p>
    <w:p w14:paraId="5D0A89E3" w14:textId="309C4B41" w:rsidR="00335187" w:rsidRDefault="00335187" w:rsidP="00335187">
      <w:pPr>
        <w:pStyle w:val="step"/>
      </w:pPr>
      <w:r>
        <w:t xml:space="preserve">Enter the following command line to publish the audit reports to the report server. Replace </w:t>
      </w:r>
      <w:hyperlink r:id="rId23" w:history="1">
        <w:r w:rsidRPr="00F11D7D">
          <w:rPr>
            <w:rStyle w:val="Hyperlink"/>
          </w:rPr>
          <w:t>http://servername/ReportServer</w:t>
        </w:r>
      </w:hyperlink>
      <w:r>
        <w:t xml:space="preserve"> with the URL of your report server, probably only replacing the “servername”</w:t>
      </w:r>
      <w:r w:rsidR="005603E9">
        <w:t xml:space="preserve"> and adding the “_InstanceName to the </w:t>
      </w:r>
      <w:r w:rsidR="005603E9">
        <w:lastRenderedPageBreak/>
        <w:t>very end.</w:t>
      </w:r>
      <w:r>
        <w:t xml:space="preserve"> The report server’s URL is available from the Report Server Configuration Manager.</w:t>
      </w:r>
      <w:r w:rsidR="00110769">
        <w:t xml:space="preserve"> The command line is:</w:t>
      </w:r>
    </w:p>
    <w:p w14:paraId="5EB6E5CB" w14:textId="5965B4AE" w:rsidR="00110769" w:rsidRDefault="00110769" w:rsidP="00110769">
      <w:pPr>
        <w:pStyle w:val="step"/>
        <w:numPr>
          <w:ilvl w:val="0"/>
          <w:numId w:val="0"/>
        </w:numPr>
        <w:ind w:left="1440"/>
        <w:rPr>
          <w:i/>
          <w:sz w:val="28"/>
        </w:rPr>
      </w:pPr>
      <w:r w:rsidRPr="00110769">
        <w:rPr>
          <w:i/>
          <w:sz w:val="28"/>
        </w:rPr>
        <w:t xml:space="preserve">rs -I </w:t>
      </w:r>
      <w:r w:rsidR="00F733D0">
        <w:rPr>
          <w:i/>
          <w:sz w:val="28"/>
        </w:rPr>
        <w:t>05PublishAuditReports.rss</w:t>
      </w:r>
      <w:r w:rsidRPr="00110769">
        <w:rPr>
          <w:i/>
          <w:sz w:val="28"/>
        </w:rPr>
        <w:t xml:space="preserve"> -s </w:t>
      </w:r>
      <w:hyperlink r:id="rId24" w:history="1">
        <w:r w:rsidRPr="00F11D7D">
          <w:rPr>
            <w:rStyle w:val="Hyperlink"/>
            <w:i/>
            <w:sz w:val="28"/>
          </w:rPr>
          <w:t>http://servername/ReportServer</w:t>
        </w:r>
      </w:hyperlink>
      <w:r w:rsidR="005603E9">
        <w:rPr>
          <w:rStyle w:val="Hyperlink"/>
          <w:i/>
          <w:sz w:val="28"/>
        </w:rPr>
        <w:t>_Instance</w:t>
      </w:r>
      <w:r w:rsidRPr="00110769">
        <w:rPr>
          <w:i/>
          <w:sz w:val="28"/>
        </w:rPr>
        <w:t xml:space="preserve"> </w:t>
      </w:r>
      <w:ins w:id="107" w:author="Curtis Krumel" w:date="2017-01-07T12:18:00Z">
        <w:r w:rsidR="00790AFB" w:rsidRPr="00790AFB">
          <w:rPr>
            <w:i/>
            <w:sz w:val="28"/>
          </w:rPr>
          <w:t xml:space="preserve"> -eMgmt2010</w:t>
        </w:r>
      </w:ins>
    </w:p>
    <w:p w14:paraId="6958FA82" w14:textId="5508CAAD" w:rsidR="00B661ED" w:rsidRDefault="00E438DD" w:rsidP="00743C7E">
      <w:pPr>
        <w:pStyle w:val="step"/>
        <w:numPr>
          <w:ilvl w:val="0"/>
          <w:numId w:val="0"/>
        </w:numPr>
        <w:ind w:left="1440"/>
        <w:rPr>
          <w:i/>
          <w:sz w:val="28"/>
        </w:rPr>
      </w:pPr>
      <w:r>
        <w:rPr>
          <w:noProof/>
          <w:lang w:bidi="ar-SA"/>
        </w:rPr>
        <w:drawing>
          <wp:inline distT="0" distB="0" distL="0" distR="0" wp14:anchorId="4D543F8A" wp14:editId="66B19BC6">
            <wp:extent cx="4800600" cy="7165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2247" cy="724208"/>
                    </a:xfrm>
                    <a:prstGeom prst="rect">
                      <a:avLst/>
                    </a:prstGeom>
                  </pic:spPr>
                </pic:pic>
              </a:graphicData>
            </a:graphic>
          </wp:inline>
        </w:drawing>
      </w:r>
    </w:p>
    <w:p w14:paraId="559E4F3F" w14:textId="35531781" w:rsidR="00443422" w:rsidRDefault="00CD50BF" w:rsidP="00443422">
      <w:pPr>
        <w:pStyle w:val="step"/>
        <w:rPr>
          <w:ins w:id="108" w:author="Curtis Krumel" w:date="2016-10-27T09:39:00Z"/>
        </w:rPr>
      </w:pPr>
      <w:r>
        <w:t>These reports have a dependency on other objects that are not installed as yet</w:t>
      </w:r>
      <w:r w:rsidR="00335187">
        <w:t>.</w:t>
      </w:r>
      <w:r>
        <w:t xml:space="preserve"> We will confirm that the reports have installed correctly later in the process. For now, you can open an Internet Explorer browser ‘as Administrator’, to a link like </w:t>
      </w:r>
      <w:hyperlink r:id="rId26" w:history="1">
        <w:r w:rsidRPr="00B87C00">
          <w:rPr>
            <w:rStyle w:val="Hyperlink"/>
          </w:rPr>
          <w:t>http://ServerName/Reports</w:t>
        </w:r>
      </w:hyperlink>
      <w:r>
        <w:t xml:space="preserve"> (default instance) or</w:t>
      </w:r>
      <w:r w:rsidRPr="00CD50BF">
        <w:t xml:space="preserve"> </w:t>
      </w:r>
      <w:hyperlink r:id="rId27" w:history="1">
        <w:r w:rsidRPr="00B87C00">
          <w:rPr>
            <w:rStyle w:val="Hyperlink"/>
          </w:rPr>
          <w:t>http://ServerName/Reports_InstanceName</w:t>
        </w:r>
      </w:hyperlink>
      <w:r>
        <w:t xml:space="preserve"> (named instance).</w:t>
      </w:r>
      <w:r w:rsidR="009A5727">
        <w:t xml:space="preserve"> The Edge browser is not compatible with SSRS 2012.</w:t>
      </w:r>
      <w:r>
        <w:t xml:space="preserve"> From there you should see a folder named STIGAuditReports. </w:t>
      </w:r>
    </w:p>
    <w:p w14:paraId="4FB96DC1" w14:textId="41FCF56F" w:rsidR="00443422" w:rsidRDefault="00443422">
      <w:pPr>
        <w:pStyle w:val="step"/>
        <w:numPr>
          <w:ilvl w:val="0"/>
          <w:numId w:val="0"/>
        </w:numPr>
        <w:ind w:left="1440"/>
        <w:jc w:val="center"/>
        <w:rPr>
          <w:ins w:id="109" w:author="Curtis Krumel" w:date="2016-10-27T09:38:00Z"/>
        </w:rPr>
        <w:pPrChange w:id="110" w:author="Curtis Krumel" w:date="2016-10-27T09:39:00Z">
          <w:pPr>
            <w:pStyle w:val="step"/>
          </w:pPr>
        </w:pPrChange>
      </w:pPr>
      <w:ins w:id="111" w:author="Curtis Krumel" w:date="2016-10-27T09:39:00Z">
        <w:r>
          <w:rPr>
            <w:noProof/>
            <w:lang w:bidi="ar-SA"/>
          </w:rPr>
          <w:drawing>
            <wp:inline distT="0" distB="0" distL="0" distR="0" wp14:anchorId="2060881B" wp14:editId="4E48C524">
              <wp:extent cx="3343275" cy="194153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3116" cy="1947252"/>
                      </a:xfrm>
                      <a:prstGeom prst="rect">
                        <a:avLst/>
                      </a:prstGeom>
                    </pic:spPr>
                  </pic:pic>
                </a:graphicData>
              </a:graphic>
            </wp:inline>
          </w:drawing>
        </w:r>
      </w:ins>
    </w:p>
    <w:p w14:paraId="71C04D15" w14:textId="05FAF1EF" w:rsidR="00443422" w:rsidRDefault="00CD50BF" w:rsidP="00443422">
      <w:pPr>
        <w:pStyle w:val="step"/>
        <w:rPr>
          <w:ins w:id="112" w:author="Curtis Krumel" w:date="2016-10-27T09:41:00Z"/>
        </w:rPr>
      </w:pPr>
      <w:r>
        <w:t>Open that folder</w:t>
      </w:r>
      <w:ins w:id="113" w:author="Curtis Krumel" w:date="2016-10-27T09:39:00Z">
        <w:r w:rsidR="00443422">
          <w:t xml:space="preserve"> (click on the folder name)</w:t>
        </w:r>
      </w:ins>
      <w:r>
        <w:t xml:space="preserve"> and </w:t>
      </w:r>
      <w:ins w:id="114" w:author="Curtis Krumel" w:date="2016-10-27T09:39:00Z">
        <w:r w:rsidR="00443422">
          <w:t xml:space="preserve">then </w:t>
        </w:r>
      </w:ins>
      <w:r>
        <w:t>click on the “Details View” control on the right side of the blue bar to reveal 24 reports and one shared datasource.</w:t>
      </w:r>
      <w:r w:rsidR="00C676DF" w:rsidRPr="00C676DF">
        <w:rPr>
          <w:noProof/>
        </w:rPr>
        <w:t xml:space="preserve"> </w:t>
      </w:r>
    </w:p>
    <w:p w14:paraId="07200072" w14:textId="6B8645BE" w:rsidR="009C6521" w:rsidRDefault="009C6521">
      <w:pPr>
        <w:pStyle w:val="step"/>
        <w:numPr>
          <w:ilvl w:val="0"/>
          <w:numId w:val="0"/>
        </w:numPr>
        <w:ind w:left="1440"/>
        <w:pPrChange w:id="115" w:author="Curtis Krumel" w:date="2016-10-27T09:41:00Z">
          <w:pPr>
            <w:pStyle w:val="step"/>
          </w:pPr>
        </w:pPrChange>
      </w:pPr>
      <w:ins w:id="116" w:author="Curtis Krumel" w:date="2016-10-27T09:41:00Z">
        <w:r>
          <w:rPr>
            <w:noProof/>
            <w:lang w:bidi="ar-SA"/>
          </w:rPr>
          <w:drawing>
            <wp:inline distT="0" distB="0" distL="0" distR="0" wp14:anchorId="192E770C" wp14:editId="2699C5ED">
              <wp:extent cx="4486275" cy="1374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4434" cy="1388912"/>
                      </a:xfrm>
                      <a:prstGeom prst="rect">
                        <a:avLst/>
                      </a:prstGeom>
                    </pic:spPr>
                  </pic:pic>
                </a:graphicData>
              </a:graphic>
            </wp:inline>
          </w:drawing>
        </w:r>
      </w:ins>
    </w:p>
    <w:p w14:paraId="0A2BB640" w14:textId="1BBF0D0A" w:rsidR="00335187" w:rsidRDefault="00C676DF" w:rsidP="00F94E38">
      <w:pPr>
        <w:pStyle w:val="step"/>
        <w:numPr>
          <w:ilvl w:val="0"/>
          <w:numId w:val="0"/>
        </w:numPr>
        <w:ind w:left="1440"/>
        <w:jc w:val="center"/>
        <w:rPr>
          <w:ins w:id="117" w:author="Curtis Krumel" w:date="2016-10-27T09:34:00Z"/>
        </w:rPr>
      </w:pPr>
      <w:del w:id="118" w:author="Curtis Krumel" w:date="2016-10-27T09:42:00Z">
        <w:r w:rsidDel="009C6521">
          <w:rPr>
            <w:noProof/>
            <w:lang w:bidi="ar-SA"/>
          </w:rPr>
          <w:drawing>
            <wp:inline distT="0" distB="0" distL="0" distR="0" wp14:anchorId="3A13FFBE" wp14:editId="0B63F81A">
              <wp:extent cx="4840774" cy="3743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666" cy="3747881"/>
                      </a:xfrm>
                      <a:prstGeom prst="rect">
                        <a:avLst/>
                      </a:prstGeom>
                    </pic:spPr>
                  </pic:pic>
                </a:graphicData>
              </a:graphic>
            </wp:inline>
          </w:drawing>
        </w:r>
      </w:del>
    </w:p>
    <w:p w14:paraId="7FB4E3F8" w14:textId="77777777" w:rsidR="00443422" w:rsidRDefault="00443422">
      <w:pPr>
        <w:pStyle w:val="step"/>
        <w:rPr>
          <w:ins w:id="119" w:author="Curtis Krumel" w:date="2016-10-27T09:34:00Z"/>
        </w:rPr>
        <w:pPrChange w:id="120" w:author="Curtis Krumel" w:date="2016-10-27T09:35:00Z">
          <w:pPr>
            <w:pStyle w:val="step"/>
            <w:numPr>
              <w:numId w:val="4"/>
            </w:numPr>
            <w:tabs>
              <w:tab w:val="clear" w:pos="1440"/>
            </w:tabs>
            <w:ind w:left="720" w:hanging="360"/>
          </w:pPr>
        </w:pPrChange>
      </w:pPr>
      <w:ins w:id="121" w:author="Curtis Krumel" w:date="2016-10-27T09:34:00Z">
        <w:r>
          <w:t>Click on the “Details View” link on the upper left under the Search control (See above screenshot for the “Details View” link location). The result should look like the screenshot below (shown with the dropdown menu from the next step).</w:t>
        </w:r>
      </w:ins>
    </w:p>
    <w:p w14:paraId="599A9502" w14:textId="7845AAD1" w:rsidR="00443422" w:rsidRDefault="009C6521">
      <w:pPr>
        <w:pStyle w:val="step"/>
        <w:numPr>
          <w:ilvl w:val="0"/>
          <w:numId w:val="0"/>
        </w:numPr>
        <w:ind w:left="720"/>
        <w:jc w:val="center"/>
        <w:rPr>
          <w:ins w:id="122" w:author="Curtis Krumel" w:date="2016-10-27T09:34:00Z"/>
        </w:rPr>
        <w:pPrChange w:id="123" w:author="Curtis Krumel" w:date="2016-10-27T09:36:00Z">
          <w:pPr>
            <w:pStyle w:val="step"/>
            <w:numPr>
              <w:numId w:val="4"/>
            </w:numPr>
            <w:tabs>
              <w:tab w:val="clear" w:pos="1440"/>
            </w:tabs>
            <w:ind w:left="720" w:hanging="360"/>
          </w:pPr>
        </w:pPrChange>
      </w:pPr>
      <w:ins w:id="124" w:author="Curtis Krumel" w:date="2016-10-27T09:43:00Z">
        <w:r>
          <w:rPr>
            <w:noProof/>
            <w:lang w:bidi="ar-SA"/>
          </w:rPr>
          <w:lastRenderedPageBreak/>
          <w:drawing>
            <wp:inline distT="0" distB="0" distL="0" distR="0" wp14:anchorId="23B7060B" wp14:editId="198C8F02">
              <wp:extent cx="3609975" cy="22350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0174" cy="2247563"/>
                      </a:xfrm>
                      <a:prstGeom prst="rect">
                        <a:avLst/>
                      </a:prstGeom>
                    </pic:spPr>
                  </pic:pic>
                </a:graphicData>
              </a:graphic>
            </wp:inline>
          </w:drawing>
        </w:r>
      </w:ins>
    </w:p>
    <w:p w14:paraId="1A534791" w14:textId="77641275" w:rsidR="00443422" w:rsidRDefault="00443422">
      <w:pPr>
        <w:pStyle w:val="step"/>
        <w:rPr>
          <w:ins w:id="125" w:author="Curtis Krumel" w:date="2016-10-27T09:34:00Z"/>
        </w:rPr>
        <w:pPrChange w:id="126" w:author="Curtis Krumel" w:date="2016-10-27T09:36:00Z">
          <w:pPr>
            <w:pStyle w:val="step"/>
            <w:numPr>
              <w:numId w:val="4"/>
            </w:numPr>
            <w:tabs>
              <w:tab w:val="clear" w:pos="1440"/>
            </w:tabs>
            <w:ind w:left="720" w:hanging="360"/>
          </w:pPr>
        </w:pPrChange>
      </w:pPr>
      <w:ins w:id="127" w:author="Curtis Krumel" w:date="2016-10-27T09:34:00Z">
        <w:r>
          <w:t>Mouse-over</w:t>
        </w:r>
        <w:r w:rsidR="009C6521">
          <w:t xml:space="preserve"> “SQL</w:t>
        </w:r>
      </w:ins>
      <w:ins w:id="128" w:author="Curtis Krumel" w:date="2016-10-27T09:43:00Z">
        <w:r w:rsidR="009C6521">
          <w:t>Audit</w:t>
        </w:r>
      </w:ins>
      <w:ins w:id="129" w:author="Curtis Krumel" w:date="2016-10-27T09:34:00Z">
        <w:r>
          <w:t>DS”, click on the drop-down arrow and choose Manage from the dropdown menu.</w:t>
        </w:r>
        <w:r w:rsidRPr="00C27663">
          <w:t xml:space="preserve"> </w:t>
        </w:r>
        <w:r>
          <w:t>The result should look like the screenshot below.</w:t>
        </w:r>
      </w:ins>
    </w:p>
    <w:p w14:paraId="07ED575A" w14:textId="612B029F" w:rsidR="00443422" w:rsidRDefault="009C6521">
      <w:pPr>
        <w:pStyle w:val="step"/>
        <w:numPr>
          <w:ilvl w:val="0"/>
          <w:numId w:val="0"/>
        </w:numPr>
        <w:ind w:left="720"/>
        <w:jc w:val="center"/>
        <w:rPr>
          <w:ins w:id="130" w:author="Curtis Krumel" w:date="2016-10-27T09:34:00Z"/>
        </w:rPr>
        <w:pPrChange w:id="131" w:author="Curtis Krumel" w:date="2016-10-27T09:36:00Z">
          <w:pPr>
            <w:pStyle w:val="step"/>
            <w:numPr>
              <w:numId w:val="4"/>
            </w:numPr>
            <w:tabs>
              <w:tab w:val="clear" w:pos="1440"/>
            </w:tabs>
            <w:ind w:left="720" w:hanging="360"/>
          </w:pPr>
        </w:pPrChange>
      </w:pPr>
      <w:ins w:id="132" w:author="Curtis Krumel" w:date="2016-10-27T09:44:00Z">
        <w:r>
          <w:rPr>
            <w:noProof/>
            <w:lang w:bidi="ar-SA"/>
          </w:rPr>
          <w:drawing>
            <wp:inline distT="0" distB="0" distL="0" distR="0" wp14:anchorId="4A108AF7" wp14:editId="547E0658">
              <wp:extent cx="4181475" cy="2488782"/>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1906" cy="2506895"/>
                      </a:xfrm>
                      <a:prstGeom prst="rect">
                        <a:avLst/>
                      </a:prstGeom>
                    </pic:spPr>
                  </pic:pic>
                </a:graphicData>
              </a:graphic>
            </wp:inline>
          </w:drawing>
        </w:r>
      </w:ins>
    </w:p>
    <w:p w14:paraId="373CCAB9" w14:textId="77777777" w:rsidR="00443422" w:rsidRDefault="00443422">
      <w:pPr>
        <w:pStyle w:val="step"/>
        <w:rPr>
          <w:ins w:id="133" w:author="Curtis Krumel" w:date="2016-10-27T09:34:00Z"/>
        </w:rPr>
        <w:pPrChange w:id="134" w:author="Curtis Krumel" w:date="2016-10-27T09:36:00Z">
          <w:pPr>
            <w:pStyle w:val="step"/>
            <w:numPr>
              <w:numId w:val="4"/>
            </w:numPr>
            <w:tabs>
              <w:tab w:val="clear" w:pos="1440"/>
            </w:tabs>
            <w:ind w:left="720" w:hanging="360"/>
          </w:pPr>
        </w:pPrChange>
      </w:pPr>
      <w:ins w:id="135" w:author="Curtis Krumel" w:date="2016-10-27T09:34:00Z">
        <w:r>
          <w:t>Change the name of the “data source” in the Connection string box. Above, the name is “servername”. Do not leave any spaces in the connection string. Optionally, you can click the “Test Connection” button at the bottom of the screen. A successful connection will show you the “Connection created successfully” message below:</w:t>
        </w:r>
      </w:ins>
    </w:p>
    <w:p w14:paraId="3239E96F" w14:textId="77777777" w:rsidR="00443422" w:rsidRDefault="00443422">
      <w:pPr>
        <w:pStyle w:val="step"/>
        <w:numPr>
          <w:ilvl w:val="0"/>
          <w:numId w:val="0"/>
        </w:numPr>
        <w:ind w:left="720"/>
        <w:jc w:val="center"/>
        <w:rPr>
          <w:ins w:id="136" w:author="Curtis Krumel" w:date="2016-10-27T09:34:00Z"/>
        </w:rPr>
        <w:pPrChange w:id="137" w:author="Curtis Krumel" w:date="2016-10-27T09:36:00Z">
          <w:pPr>
            <w:pStyle w:val="step"/>
            <w:numPr>
              <w:numId w:val="4"/>
            </w:numPr>
            <w:tabs>
              <w:tab w:val="clear" w:pos="1440"/>
            </w:tabs>
            <w:ind w:left="720" w:hanging="360"/>
            <w:jc w:val="center"/>
          </w:pPr>
        </w:pPrChange>
      </w:pPr>
      <w:ins w:id="138" w:author="Curtis Krumel" w:date="2016-10-27T09:34:00Z">
        <w:r>
          <w:rPr>
            <w:noProof/>
            <w:lang w:bidi="ar-SA"/>
          </w:rPr>
          <w:drawing>
            <wp:inline distT="0" distB="0" distL="0" distR="0" wp14:anchorId="5A82CE27" wp14:editId="672BA6A7">
              <wp:extent cx="3257550" cy="1917054"/>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5231" cy="1933344"/>
                      </a:xfrm>
                      <a:prstGeom prst="rect">
                        <a:avLst/>
                      </a:prstGeom>
                    </pic:spPr>
                  </pic:pic>
                </a:graphicData>
              </a:graphic>
            </wp:inline>
          </w:drawing>
        </w:r>
      </w:ins>
    </w:p>
    <w:p w14:paraId="72BD1313" w14:textId="77777777" w:rsidR="00443422" w:rsidRDefault="00443422">
      <w:pPr>
        <w:pStyle w:val="step"/>
        <w:rPr>
          <w:ins w:id="139" w:author="Curtis Krumel" w:date="2016-10-27T09:34:00Z"/>
        </w:rPr>
        <w:pPrChange w:id="140" w:author="Curtis Krumel" w:date="2016-10-27T09:36:00Z">
          <w:pPr>
            <w:pStyle w:val="step"/>
            <w:numPr>
              <w:numId w:val="4"/>
            </w:numPr>
            <w:tabs>
              <w:tab w:val="clear" w:pos="1440"/>
            </w:tabs>
            <w:ind w:left="720" w:hanging="360"/>
          </w:pPr>
        </w:pPrChange>
      </w:pPr>
      <w:ins w:id="141" w:author="Curtis Krumel" w:date="2016-10-27T09:34:00Z">
        <w:r>
          <w:lastRenderedPageBreak/>
          <w:t>Click the “Apply” button. Changes are not saved unless you click this button. It is recommended that you close and reopen this page to confirm that your change was saved.</w:t>
        </w:r>
      </w:ins>
    </w:p>
    <w:p w14:paraId="5A91B23E" w14:textId="77777777" w:rsidR="00443422" w:rsidRDefault="00443422">
      <w:pPr>
        <w:pStyle w:val="step"/>
        <w:rPr>
          <w:ins w:id="142" w:author="Curtis Krumel" w:date="2016-10-27T09:34:00Z"/>
        </w:rPr>
        <w:pPrChange w:id="143" w:author="Curtis Krumel" w:date="2016-10-27T09:36:00Z">
          <w:pPr>
            <w:pStyle w:val="step"/>
            <w:numPr>
              <w:numId w:val="4"/>
            </w:numPr>
            <w:tabs>
              <w:tab w:val="clear" w:pos="1440"/>
            </w:tabs>
            <w:ind w:left="720" w:hanging="360"/>
          </w:pPr>
        </w:pPrChange>
      </w:pPr>
      <w:ins w:id="144" w:author="Curtis Krumel" w:date="2016-10-27T09:34:00Z">
        <w:r>
          <w:t>Click the “Home” link at the top of the Report Manager to return to the Home screen.</w:t>
        </w:r>
      </w:ins>
    </w:p>
    <w:p w14:paraId="2B7AFF31" w14:textId="77777777" w:rsidR="00443422" w:rsidRDefault="00443422">
      <w:pPr>
        <w:pStyle w:val="step"/>
        <w:numPr>
          <w:ilvl w:val="0"/>
          <w:numId w:val="0"/>
        </w:numPr>
        <w:ind w:left="1440" w:hanging="1440"/>
        <w:pPrChange w:id="145" w:author="Curtis Krumel" w:date="2016-10-27T09:37:00Z">
          <w:pPr>
            <w:pStyle w:val="step"/>
            <w:numPr>
              <w:numId w:val="0"/>
            </w:numPr>
            <w:tabs>
              <w:tab w:val="clear" w:pos="1440"/>
            </w:tabs>
            <w:ind w:left="0" w:firstLine="0"/>
            <w:jc w:val="center"/>
          </w:pPr>
        </w:pPrChange>
      </w:pPr>
    </w:p>
    <w:p w14:paraId="7D2BFC04" w14:textId="1A603B2B" w:rsidR="00676BD1" w:rsidRDefault="00676BD1" w:rsidP="00676BD1">
      <w:pPr>
        <w:pStyle w:val="Heading3"/>
      </w:pPr>
      <w:bookmarkStart w:id="146" w:name="_Set_the_permissions"/>
      <w:bookmarkStart w:id="147" w:name="_Toc465253156"/>
      <w:bookmarkEnd w:id="146"/>
      <w:commentRangeStart w:id="148"/>
      <w:commentRangeStart w:id="149"/>
      <w:r>
        <w:t xml:space="preserve">Set the permissions to view Audit information through the included reports. </w:t>
      </w:r>
      <w:hyperlink w:anchor="_On_the_Central" w:history="1">
        <w:r w:rsidRPr="00676BD1">
          <w:rPr>
            <w:rStyle w:val="Hyperlink"/>
          </w:rPr>
          <w:t>Link</w:t>
        </w:r>
      </w:hyperlink>
      <w:commentRangeEnd w:id="148"/>
      <w:r w:rsidR="00622147">
        <w:rPr>
          <w:rStyle w:val="CommentReference"/>
          <w:rFonts w:ascii="Times New Roman" w:eastAsia="Times New Roman" w:hAnsi="Times New Roman" w:cs="Times New Roman"/>
          <w:b w:val="0"/>
          <w:bCs w:val="0"/>
          <w:color w:val="auto"/>
          <w:lang w:eastAsia="en-US"/>
        </w:rPr>
        <w:commentReference w:id="148"/>
      </w:r>
      <w:commentRangeEnd w:id="149"/>
      <w:r w:rsidR="00547A82">
        <w:rPr>
          <w:rStyle w:val="CommentReference"/>
          <w:rFonts w:ascii="Times New Roman" w:eastAsia="Times New Roman" w:hAnsi="Times New Roman" w:cs="Times New Roman"/>
          <w:b w:val="0"/>
          <w:bCs w:val="0"/>
          <w:color w:val="auto"/>
          <w:lang w:eastAsia="en-US"/>
        </w:rPr>
        <w:commentReference w:id="149"/>
      </w:r>
      <w:bookmarkEnd w:id="147"/>
    </w:p>
    <w:p w14:paraId="6E5A57A0" w14:textId="329A1B7E" w:rsidR="00676BD1" w:rsidRDefault="003B1646" w:rsidP="00676BD1">
      <w:r>
        <w:t>Test to find out what might need to go in this section.</w:t>
      </w:r>
    </w:p>
    <w:p w14:paraId="69DE68DF" w14:textId="13707B06" w:rsidR="00657DBA" w:rsidRDefault="00657DBA" w:rsidP="00676BD1"/>
    <w:p w14:paraId="5D2C4894" w14:textId="3B6A1560" w:rsidR="00657DBA" w:rsidRDefault="00657DBA" w:rsidP="00657DBA">
      <w:pPr>
        <w:pStyle w:val="Heading2"/>
      </w:pPr>
      <w:bookmarkStart w:id="150" w:name="_Toc465253157"/>
      <w:r>
        <w:t>Audit Setup on each Monitored Server</w:t>
      </w:r>
      <w:r w:rsidR="00FC1422">
        <w:t xml:space="preserve"> Instance</w:t>
      </w:r>
      <w:bookmarkEnd w:id="150"/>
    </w:p>
    <w:p w14:paraId="12EEBC27" w14:textId="6FC2E62E" w:rsidR="00475284" w:rsidRDefault="003B1646" w:rsidP="003B1646">
      <w:r>
        <w:t>The steps in this section describe the actions to take to add a server</w:t>
      </w:r>
      <w:r w:rsidR="00FC1422">
        <w:t>\Instance</w:t>
      </w:r>
      <w:r>
        <w:t xml:space="preserve"> to the servers monitored by the system. This assumes that the server and instance was added to the “Import Audit Files” job when it was created. If not, follow the optional steps below to add those steps to the job.</w:t>
      </w:r>
      <w:r w:rsidR="00475284">
        <w:t xml:space="preserve"> </w:t>
      </w:r>
    </w:p>
    <w:p w14:paraId="45E8630A" w14:textId="5E697F51" w:rsidR="003B1646" w:rsidRPr="003B1646" w:rsidRDefault="00475284" w:rsidP="003B1646">
      <w:r>
        <w:t>All of these steps can be performed from a remote server (</w:t>
      </w:r>
      <w:r w:rsidR="00FC1422">
        <w:t>‘remote’ means SQL Instances other than the</w:t>
      </w:r>
      <w:r>
        <w:t xml:space="preserve"> </w:t>
      </w:r>
      <w:r w:rsidR="00CE3677">
        <w:t>Main Server</w:t>
      </w:r>
      <w:r w:rsidR="00FC1422">
        <w:t xml:space="preserve"> including another instance on the same Windows server as the </w:t>
      </w:r>
      <w:r w:rsidR="00900EF2">
        <w:t>Main</w:t>
      </w:r>
      <w:r>
        <w:t xml:space="preserve">) so long as a sysadmin privileged </w:t>
      </w:r>
      <w:r w:rsidR="000C4D41">
        <w:t xml:space="preserve">SSMS </w:t>
      </w:r>
      <w:r>
        <w:t>query window can be opened to the remote server.</w:t>
      </w:r>
    </w:p>
    <w:p w14:paraId="098A3B73" w14:textId="7768C8AE" w:rsidR="00657DBA" w:rsidRDefault="00657DBA" w:rsidP="00657DBA">
      <w:pPr>
        <w:pStyle w:val="Heading3"/>
        <w:rPr>
          <w:rStyle w:val="Hyperlink"/>
        </w:rPr>
      </w:pPr>
      <w:bookmarkStart w:id="151" w:name="_Create_the_SQL"/>
      <w:bookmarkStart w:id="152" w:name="_Toc465253158"/>
      <w:bookmarkEnd w:id="151"/>
      <w:commentRangeStart w:id="153"/>
      <w:commentRangeStart w:id="154"/>
      <w:r>
        <w:t xml:space="preserve">Create the SQL instance Audit, the instance Audit specification, and </w:t>
      </w:r>
      <w:del w:id="155" w:author="Curtis Krumel" w:date="2016-10-26T14:50:00Z">
        <w:r w:rsidDel="00C47AC7">
          <w:delText xml:space="preserve">the </w:delText>
        </w:r>
      </w:del>
      <w:r>
        <w:t>Database Audit specification</w:t>
      </w:r>
      <w:ins w:id="156" w:author="Curtis Krumel" w:date="2016-10-26T14:50:00Z">
        <w:r w:rsidR="00C47AC7">
          <w:t xml:space="preserve">s, </w:t>
        </w:r>
      </w:ins>
      <w:ins w:id="157" w:author="Curtis Krumel" w:date="2016-10-26T14:51:00Z">
        <w:r w:rsidR="00C47AC7">
          <w:t xml:space="preserve">Audit </w:t>
        </w:r>
      </w:ins>
      <w:ins w:id="158" w:author="Curtis Krumel" w:date="2016-10-26T14:50:00Z">
        <w:r w:rsidR="00C47AC7">
          <w:t>Credential, and</w:t>
        </w:r>
      </w:ins>
      <w:ins w:id="159" w:author="Curtis Krumel" w:date="2016-10-26T14:51:00Z">
        <w:r w:rsidR="00C47AC7">
          <w:t xml:space="preserve"> Audit</w:t>
        </w:r>
      </w:ins>
      <w:ins w:id="160" w:author="Curtis Krumel" w:date="2016-10-26T14:50:00Z">
        <w:r w:rsidR="00C47AC7">
          <w:t xml:space="preserve"> Proxy</w:t>
        </w:r>
      </w:ins>
      <w:r>
        <w:t>. (</w:t>
      </w:r>
      <w:r w:rsidR="00560944">
        <w:t>02CreateAuditObjects.sql</w:t>
      </w:r>
      <w:r>
        <w:t xml:space="preserve">) </w:t>
      </w:r>
      <w:hyperlink w:anchor="_On_each_server" w:history="1">
        <w:r w:rsidRPr="00657DBA">
          <w:rPr>
            <w:rStyle w:val="Hyperlink"/>
          </w:rPr>
          <w:t>Link</w:t>
        </w:r>
      </w:hyperlink>
      <w:commentRangeEnd w:id="153"/>
      <w:r w:rsidR="00387214">
        <w:rPr>
          <w:rStyle w:val="CommentReference"/>
          <w:rFonts w:ascii="Times New Roman" w:eastAsia="Times New Roman" w:hAnsi="Times New Roman" w:cs="Times New Roman"/>
          <w:b w:val="0"/>
          <w:bCs w:val="0"/>
          <w:color w:val="auto"/>
          <w:lang w:eastAsia="en-US"/>
        </w:rPr>
        <w:commentReference w:id="153"/>
      </w:r>
      <w:commentRangeEnd w:id="154"/>
      <w:r w:rsidR="00323E91">
        <w:rPr>
          <w:rStyle w:val="CommentReference"/>
          <w:rFonts w:ascii="Times New Roman" w:eastAsia="Times New Roman" w:hAnsi="Times New Roman" w:cs="Times New Roman"/>
          <w:b w:val="0"/>
          <w:bCs w:val="0"/>
          <w:color w:val="auto"/>
          <w:lang w:eastAsia="en-US"/>
        </w:rPr>
        <w:commentReference w:id="154"/>
      </w:r>
      <w:bookmarkEnd w:id="152"/>
    </w:p>
    <w:p w14:paraId="4589CC4B" w14:textId="36A4A10C" w:rsidR="00BF2C76" w:rsidRDefault="00BF2C76" w:rsidP="00F60A57">
      <w:pPr>
        <w:pStyle w:val="step"/>
        <w:numPr>
          <w:ilvl w:val="0"/>
          <w:numId w:val="14"/>
        </w:numPr>
      </w:pPr>
      <w:r>
        <w:t xml:space="preserve">Open the </w:t>
      </w:r>
      <w:r w:rsidR="00560944">
        <w:t>02CreateAuditObjects.sql</w:t>
      </w:r>
      <w:r>
        <w:t xml:space="preserve"> script in an SSMS query window with a connection to the remote server.</w:t>
      </w:r>
    </w:p>
    <w:p w14:paraId="526F2AB1" w14:textId="54690553" w:rsidR="00BF2C76" w:rsidRDefault="00BF2C76" w:rsidP="00BF2C76">
      <w:pPr>
        <w:pStyle w:val="step"/>
      </w:pPr>
      <w:r>
        <w:t xml:space="preserve">Set the script variables to the desired values as noted in the </w:t>
      </w:r>
      <w:hyperlink w:anchor="_Running_the_Scripts" w:history="1">
        <w:r w:rsidRPr="00217E44">
          <w:rPr>
            <w:rStyle w:val="Hyperlink"/>
          </w:rPr>
          <w:t>table</w:t>
        </w:r>
      </w:hyperlink>
      <w:r>
        <w:t xml:space="preserve"> above. You will likely only want to edit the files location for the files of the audit (</w:t>
      </w:r>
      <w:r>
        <w:rPr>
          <w:rFonts w:ascii="Consolas" w:hAnsi="Consolas" w:cs="Consolas"/>
          <w:highlight w:val="lightGray"/>
        </w:rPr>
        <w:t>AuditFilePath</w:t>
      </w:r>
      <w:r>
        <w:t>)</w:t>
      </w:r>
      <w:ins w:id="161" w:author="Curtis Krumel" w:date="2016-10-26T14:52:00Z">
        <w:r w:rsidR="00C47AC7">
          <w:t xml:space="preserve"> and the Audit Credential Account (</w:t>
        </w:r>
      </w:ins>
      <w:ins w:id="162" w:author="Curtis Krumel" w:date="2016-10-26T14:53:00Z">
        <w:r w:rsidR="00C47AC7">
          <w:rPr>
            <w:rFonts w:ascii="Consolas" w:hAnsi="Consolas" w:cs="Consolas"/>
            <w:highlight w:val="lightGray"/>
          </w:rPr>
          <w:t>AuditCredAcct</w:t>
        </w:r>
        <w:r w:rsidR="00C47AC7">
          <w:rPr>
            <w:rFonts w:ascii="Consolas" w:hAnsi="Consolas" w:cs="Consolas"/>
          </w:rPr>
          <w:t>)</w:t>
        </w:r>
      </w:ins>
      <w:r>
        <w:t>. The variables and default values from the script are:</w:t>
      </w:r>
    </w:p>
    <w:p w14:paraId="0DC5B327" w14:textId="77777777" w:rsidR="00BF2C76" w:rsidRDefault="00BF2C76" w:rsidP="00BF2C76">
      <w:pPr>
        <w:pStyle w:val="step"/>
        <w:numPr>
          <w:ilvl w:val="0"/>
          <w:numId w:val="0"/>
        </w:numPr>
        <w:ind w:left="1440"/>
      </w:pPr>
    </w:p>
    <w:p w14:paraId="5904DFD4" w14:textId="77777777" w:rsidR="00C47AC7" w:rsidRDefault="00C47AC7" w:rsidP="00C47AC7">
      <w:pPr>
        <w:autoSpaceDE w:val="0"/>
        <w:autoSpaceDN w:val="0"/>
        <w:adjustRightInd w:val="0"/>
        <w:spacing w:after="0" w:line="240" w:lineRule="auto"/>
        <w:ind w:left="1416"/>
        <w:rPr>
          <w:ins w:id="163" w:author="Curtis Krumel" w:date="2016-10-26T14:52:00Z"/>
          <w:rFonts w:ascii="Consolas" w:hAnsi="Consolas" w:cs="Consolas"/>
          <w:sz w:val="24"/>
          <w:szCs w:val="24"/>
        </w:rPr>
      </w:pPr>
      <w:ins w:id="164" w:author="Curtis Krumel" w:date="2016-10-26T14:52:00Z">
        <w:r>
          <w:rPr>
            <w:rFonts w:ascii="Consolas" w:hAnsi="Consolas" w:cs="Consolas"/>
            <w:sz w:val="24"/>
            <w:szCs w:val="24"/>
            <w:highlight w:val="lightGray"/>
          </w:rPr>
          <w:t>:setvar AuditCredAcct</w:t>
        </w:r>
        <w:r>
          <w:rPr>
            <w:rFonts w:ascii="Consolas" w:hAnsi="Consolas" w:cs="Consolas"/>
            <w:sz w:val="24"/>
            <w:szCs w:val="24"/>
            <w:highlight w:val="lightGray"/>
          </w:rPr>
          <w:tab/>
        </w:r>
        <w:r>
          <w:rPr>
            <w:rFonts w:ascii="Consolas" w:hAnsi="Consolas" w:cs="Consolas"/>
            <w:sz w:val="24"/>
            <w:szCs w:val="24"/>
            <w:highlight w:val="lightGray"/>
          </w:rPr>
          <w:tab/>
          <w:t>"DOMAIN\UserName"</w:t>
        </w:r>
      </w:ins>
    </w:p>
    <w:p w14:paraId="2B0BA381" w14:textId="77777777" w:rsidR="00C47AC7" w:rsidRDefault="00C47AC7" w:rsidP="00C47AC7">
      <w:pPr>
        <w:autoSpaceDE w:val="0"/>
        <w:autoSpaceDN w:val="0"/>
        <w:adjustRightInd w:val="0"/>
        <w:spacing w:after="0" w:line="240" w:lineRule="auto"/>
        <w:ind w:left="1416"/>
        <w:rPr>
          <w:ins w:id="165" w:author="Curtis Krumel" w:date="2016-10-26T14:52:00Z"/>
          <w:rFonts w:ascii="Consolas" w:hAnsi="Consolas" w:cs="Consolas"/>
          <w:sz w:val="24"/>
          <w:szCs w:val="24"/>
        </w:rPr>
      </w:pPr>
      <w:ins w:id="166" w:author="Curtis Krumel" w:date="2016-10-26T14:52:00Z">
        <w:r>
          <w:rPr>
            <w:rFonts w:ascii="Consolas" w:hAnsi="Consolas" w:cs="Consolas"/>
            <w:sz w:val="24"/>
            <w:szCs w:val="24"/>
            <w:highlight w:val="lightGray"/>
          </w:rPr>
          <w:t>:setvar AuditCredPW</w:t>
        </w:r>
        <w:r>
          <w:rPr>
            <w:rFonts w:ascii="Consolas" w:hAnsi="Consolas" w:cs="Consolas"/>
            <w:sz w:val="24"/>
            <w:szCs w:val="24"/>
            <w:highlight w:val="lightGray"/>
          </w:rPr>
          <w:tab/>
        </w:r>
        <w:r>
          <w:rPr>
            <w:rFonts w:ascii="Consolas" w:hAnsi="Consolas" w:cs="Consolas"/>
            <w:sz w:val="24"/>
            <w:szCs w:val="24"/>
            <w:highlight w:val="lightGray"/>
          </w:rPr>
          <w:tab/>
          <w:t>"PasswordHere"</w:t>
        </w:r>
      </w:ins>
    </w:p>
    <w:p w14:paraId="788C5D62" w14:textId="77777777" w:rsidR="00C47AC7" w:rsidRDefault="00C47AC7" w:rsidP="00C47AC7">
      <w:pPr>
        <w:autoSpaceDE w:val="0"/>
        <w:autoSpaceDN w:val="0"/>
        <w:adjustRightInd w:val="0"/>
        <w:spacing w:after="0" w:line="240" w:lineRule="auto"/>
        <w:ind w:left="1416"/>
        <w:rPr>
          <w:ins w:id="167" w:author="Curtis Krumel" w:date="2016-10-26T14:52:00Z"/>
          <w:rFonts w:ascii="Consolas" w:hAnsi="Consolas" w:cs="Consolas"/>
          <w:sz w:val="24"/>
          <w:szCs w:val="24"/>
        </w:rPr>
      </w:pPr>
      <w:ins w:id="168" w:author="Curtis Krumel" w:date="2016-10-26T14:52:00Z">
        <w:r>
          <w:rPr>
            <w:rFonts w:ascii="Consolas" w:hAnsi="Consolas" w:cs="Consolas"/>
            <w:color w:val="008000"/>
            <w:sz w:val="24"/>
            <w:szCs w:val="24"/>
          </w:rPr>
          <w:t>-- Recommend using wrong PW here and changing in UI (more secure)</w:t>
        </w:r>
      </w:ins>
    </w:p>
    <w:p w14:paraId="3BE76A6B" w14:textId="77777777" w:rsidR="00C47AC7" w:rsidRDefault="00C47AC7" w:rsidP="00C47AC7">
      <w:pPr>
        <w:autoSpaceDE w:val="0"/>
        <w:autoSpaceDN w:val="0"/>
        <w:adjustRightInd w:val="0"/>
        <w:spacing w:after="0" w:line="240" w:lineRule="auto"/>
        <w:ind w:left="1416"/>
        <w:rPr>
          <w:ins w:id="169" w:author="Curtis Krumel" w:date="2016-10-26T14:52:00Z"/>
          <w:rFonts w:ascii="Consolas" w:hAnsi="Consolas" w:cs="Consolas"/>
          <w:sz w:val="24"/>
          <w:szCs w:val="24"/>
        </w:rPr>
      </w:pPr>
      <w:ins w:id="170" w:author="Curtis Krumel" w:date="2016-10-26T14:52:00Z">
        <w:r>
          <w:rPr>
            <w:rFonts w:ascii="Consolas" w:hAnsi="Consolas" w:cs="Consolas"/>
            <w:color w:val="008000"/>
            <w:sz w:val="24"/>
            <w:szCs w:val="24"/>
          </w:rPr>
          <w:t>-- Probably no need to change the values below</w:t>
        </w:r>
      </w:ins>
    </w:p>
    <w:p w14:paraId="37EA616A" w14:textId="77777777" w:rsidR="00C47AC7" w:rsidRDefault="00C47AC7" w:rsidP="00C47AC7">
      <w:pPr>
        <w:autoSpaceDE w:val="0"/>
        <w:autoSpaceDN w:val="0"/>
        <w:adjustRightInd w:val="0"/>
        <w:spacing w:after="0" w:line="240" w:lineRule="auto"/>
        <w:ind w:left="1416"/>
        <w:rPr>
          <w:ins w:id="171" w:author="Curtis Krumel" w:date="2016-10-26T14:52:00Z"/>
          <w:rFonts w:ascii="Consolas" w:hAnsi="Consolas" w:cs="Consolas"/>
          <w:sz w:val="24"/>
          <w:szCs w:val="24"/>
          <w:highlight w:val="lightGray"/>
        </w:rPr>
      </w:pPr>
      <w:ins w:id="172" w:author="Curtis Krumel" w:date="2016-10-26T14:52:00Z">
        <w:r>
          <w:rPr>
            <w:rFonts w:ascii="Consolas" w:hAnsi="Consolas" w:cs="Consolas"/>
            <w:sz w:val="24"/>
            <w:szCs w:val="24"/>
            <w:highlight w:val="lightGray"/>
          </w:rPr>
          <w:t>:setvar AuditFilePath "C:\Audit"</w:t>
        </w:r>
      </w:ins>
    </w:p>
    <w:p w14:paraId="35A7F17B" w14:textId="77777777" w:rsidR="00C47AC7" w:rsidRDefault="00C47AC7" w:rsidP="00C47AC7">
      <w:pPr>
        <w:autoSpaceDE w:val="0"/>
        <w:autoSpaceDN w:val="0"/>
        <w:adjustRightInd w:val="0"/>
        <w:spacing w:after="0" w:line="240" w:lineRule="auto"/>
        <w:ind w:left="1416"/>
        <w:rPr>
          <w:ins w:id="173" w:author="Curtis Krumel" w:date="2016-10-26T14:52:00Z"/>
          <w:rFonts w:ascii="Consolas" w:hAnsi="Consolas" w:cs="Consolas"/>
          <w:sz w:val="24"/>
          <w:szCs w:val="24"/>
        </w:rPr>
      </w:pPr>
      <w:ins w:id="174" w:author="Curtis Krumel" w:date="2016-10-26T14:52:00Z">
        <w:r>
          <w:rPr>
            <w:rFonts w:ascii="Consolas" w:hAnsi="Consolas" w:cs="Consolas"/>
            <w:sz w:val="24"/>
            <w:szCs w:val="24"/>
            <w:highlight w:val="lightGray"/>
          </w:rPr>
          <w:t>:setvar InstanceName "InstanceName"</w:t>
        </w:r>
      </w:ins>
    </w:p>
    <w:p w14:paraId="06E7CA96" w14:textId="77777777" w:rsidR="00C47AC7" w:rsidRDefault="00C47AC7" w:rsidP="00C47AC7">
      <w:pPr>
        <w:autoSpaceDE w:val="0"/>
        <w:autoSpaceDN w:val="0"/>
        <w:adjustRightInd w:val="0"/>
        <w:spacing w:after="0" w:line="240" w:lineRule="auto"/>
        <w:ind w:left="1416"/>
        <w:rPr>
          <w:ins w:id="175" w:author="Curtis Krumel" w:date="2016-10-26T14:52:00Z"/>
          <w:rFonts w:ascii="Consolas" w:hAnsi="Consolas" w:cs="Consolas"/>
          <w:sz w:val="24"/>
          <w:szCs w:val="24"/>
        </w:rPr>
      </w:pPr>
      <w:ins w:id="176" w:author="Curtis Krumel" w:date="2016-10-26T14:52:00Z">
        <w:r>
          <w:rPr>
            <w:rFonts w:ascii="Consolas" w:hAnsi="Consolas" w:cs="Consolas"/>
            <w:sz w:val="24"/>
            <w:szCs w:val="24"/>
            <w:highlight w:val="lightGray"/>
          </w:rPr>
          <w:t>:setvar IsMirrored "False"</w:t>
        </w:r>
      </w:ins>
    </w:p>
    <w:p w14:paraId="05539A3D" w14:textId="77777777" w:rsidR="00C47AC7" w:rsidRDefault="00C47AC7" w:rsidP="00C47AC7">
      <w:pPr>
        <w:autoSpaceDE w:val="0"/>
        <w:autoSpaceDN w:val="0"/>
        <w:adjustRightInd w:val="0"/>
        <w:spacing w:after="0" w:line="240" w:lineRule="auto"/>
        <w:ind w:left="1416"/>
        <w:rPr>
          <w:ins w:id="177" w:author="Curtis Krumel" w:date="2016-10-26T14:52:00Z"/>
          <w:rFonts w:ascii="Consolas" w:hAnsi="Consolas" w:cs="Consolas"/>
          <w:sz w:val="24"/>
          <w:szCs w:val="24"/>
        </w:rPr>
      </w:pPr>
      <w:ins w:id="178" w:author="Curtis Krumel" w:date="2016-10-26T14:52:00Z">
        <w:r>
          <w:rPr>
            <w:rFonts w:ascii="Consolas" w:hAnsi="Consolas" w:cs="Consolas"/>
            <w:sz w:val="24"/>
            <w:szCs w:val="24"/>
            <w:highlight w:val="lightGray"/>
          </w:rPr>
          <w:t>:setvar MaxSize 100</w:t>
        </w:r>
      </w:ins>
    </w:p>
    <w:p w14:paraId="7350BD0C" w14:textId="77777777" w:rsidR="00C47AC7" w:rsidRDefault="00C47AC7" w:rsidP="00C47AC7">
      <w:pPr>
        <w:autoSpaceDE w:val="0"/>
        <w:autoSpaceDN w:val="0"/>
        <w:adjustRightInd w:val="0"/>
        <w:spacing w:after="0" w:line="240" w:lineRule="auto"/>
        <w:ind w:left="1416"/>
        <w:rPr>
          <w:ins w:id="179" w:author="Curtis Krumel" w:date="2016-10-26T14:52:00Z"/>
          <w:rFonts w:ascii="Consolas" w:hAnsi="Consolas" w:cs="Consolas"/>
          <w:sz w:val="24"/>
          <w:szCs w:val="24"/>
        </w:rPr>
      </w:pPr>
      <w:ins w:id="180" w:author="Curtis Krumel" w:date="2016-10-26T14:52:00Z">
        <w:r>
          <w:rPr>
            <w:rFonts w:ascii="Consolas" w:hAnsi="Consolas" w:cs="Consolas"/>
            <w:sz w:val="24"/>
            <w:szCs w:val="24"/>
            <w:highlight w:val="lightGray"/>
          </w:rPr>
          <w:t>:setvar MaxRolloverFiles 255</w:t>
        </w:r>
      </w:ins>
    </w:p>
    <w:p w14:paraId="7B71599C" w14:textId="77777777" w:rsidR="00C47AC7" w:rsidRDefault="00C47AC7" w:rsidP="00C47AC7">
      <w:pPr>
        <w:autoSpaceDE w:val="0"/>
        <w:autoSpaceDN w:val="0"/>
        <w:adjustRightInd w:val="0"/>
        <w:spacing w:after="0" w:line="240" w:lineRule="auto"/>
        <w:ind w:left="1416"/>
        <w:rPr>
          <w:ins w:id="181" w:author="Curtis Krumel" w:date="2016-10-26T14:52:00Z"/>
          <w:rFonts w:ascii="Consolas" w:hAnsi="Consolas" w:cs="Consolas"/>
          <w:sz w:val="24"/>
          <w:szCs w:val="24"/>
        </w:rPr>
      </w:pPr>
      <w:ins w:id="182" w:author="Curtis Krumel" w:date="2016-10-26T14:52:00Z">
        <w:r>
          <w:rPr>
            <w:rFonts w:ascii="Consolas" w:hAnsi="Consolas" w:cs="Consolas"/>
            <w:sz w:val="24"/>
            <w:szCs w:val="24"/>
            <w:highlight w:val="lightGray"/>
          </w:rPr>
          <w:t>:setvar ReserveDiskSpace "OFF"</w:t>
        </w:r>
      </w:ins>
    </w:p>
    <w:p w14:paraId="4687B75F" w14:textId="77777777" w:rsidR="00C47AC7" w:rsidRDefault="00C47AC7" w:rsidP="00C47AC7">
      <w:pPr>
        <w:autoSpaceDE w:val="0"/>
        <w:autoSpaceDN w:val="0"/>
        <w:adjustRightInd w:val="0"/>
        <w:spacing w:after="0" w:line="240" w:lineRule="auto"/>
        <w:ind w:left="1416"/>
        <w:rPr>
          <w:ins w:id="183" w:author="Curtis Krumel" w:date="2016-10-26T14:52:00Z"/>
          <w:rFonts w:ascii="Consolas" w:hAnsi="Consolas" w:cs="Consolas"/>
          <w:sz w:val="24"/>
          <w:szCs w:val="24"/>
        </w:rPr>
      </w:pPr>
      <w:ins w:id="184" w:author="Curtis Krumel" w:date="2016-10-26T14:52:00Z">
        <w:r>
          <w:rPr>
            <w:rFonts w:ascii="Consolas" w:hAnsi="Consolas" w:cs="Consolas"/>
            <w:sz w:val="24"/>
            <w:szCs w:val="24"/>
            <w:highlight w:val="lightGray"/>
          </w:rPr>
          <w:t>:setvar QueueDelay 1000</w:t>
        </w:r>
      </w:ins>
    </w:p>
    <w:p w14:paraId="5F92A189" w14:textId="77777777" w:rsidR="00C47AC7" w:rsidRDefault="00C47AC7" w:rsidP="00C47AC7">
      <w:pPr>
        <w:autoSpaceDE w:val="0"/>
        <w:autoSpaceDN w:val="0"/>
        <w:adjustRightInd w:val="0"/>
        <w:spacing w:after="0" w:line="240" w:lineRule="auto"/>
        <w:ind w:left="1416"/>
        <w:rPr>
          <w:ins w:id="185" w:author="Curtis Krumel" w:date="2016-10-26T14:52:00Z"/>
          <w:rFonts w:ascii="Consolas" w:hAnsi="Consolas" w:cs="Consolas"/>
          <w:sz w:val="24"/>
          <w:szCs w:val="24"/>
        </w:rPr>
      </w:pPr>
      <w:ins w:id="186" w:author="Curtis Krumel" w:date="2016-10-26T14:52:00Z">
        <w:r>
          <w:rPr>
            <w:rFonts w:ascii="Consolas" w:hAnsi="Consolas" w:cs="Consolas"/>
            <w:sz w:val="24"/>
            <w:szCs w:val="24"/>
            <w:highlight w:val="lightGray"/>
          </w:rPr>
          <w:t xml:space="preserve">:setvar OnFailure CONTINUE </w:t>
        </w:r>
      </w:ins>
    </w:p>
    <w:p w14:paraId="174BDF70" w14:textId="77777777" w:rsidR="00C47AC7" w:rsidRDefault="00C47AC7" w:rsidP="00C47AC7">
      <w:pPr>
        <w:autoSpaceDE w:val="0"/>
        <w:autoSpaceDN w:val="0"/>
        <w:adjustRightInd w:val="0"/>
        <w:spacing w:after="0" w:line="240" w:lineRule="auto"/>
        <w:ind w:left="1416"/>
        <w:rPr>
          <w:ins w:id="187" w:author="Curtis Krumel" w:date="2016-10-26T14:52:00Z"/>
          <w:rFonts w:ascii="Consolas" w:hAnsi="Consolas" w:cs="Consolas"/>
          <w:sz w:val="24"/>
          <w:szCs w:val="24"/>
          <w:highlight w:val="lightGray"/>
        </w:rPr>
      </w:pPr>
      <w:ins w:id="188" w:author="Curtis Krumel" w:date="2016-10-26T14:52:00Z">
        <w:r>
          <w:rPr>
            <w:rFonts w:ascii="Consolas" w:hAnsi="Consolas" w:cs="Consolas"/>
            <w:sz w:val="24"/>
            <w:szCs w:val="24"/>
            <w:highlight w:val="lightGray"/>
          </w:rPr>
          <w:t>:setvar EnabledState ON</w:t>
        </w:r>
      </w:ins>
    </w:p>
    <w:p w14:paraId="54C776EC" w14:textId="77777777" w:rsidR="00C47AC7" w:rsidRDefault="00C47AC7" w:rsidP="00C47AC7">
      <w:pPr>
        <w:autoSpaceDE w:val="0"/>
        <w:autoSpaceDN w:val="0"/>
        <w:adjustRightInd w:val="0"/>
        <w:spacing w:after="0" w:line="240" w:lineRule="auto"/>
        <w:ind w:left="1416"/>
        <w:rPr>
          <w:ins w:id="189" w:author="Curtis Krumel" w:date="2016-10-26T14:52:00Z"/>
          <w:rFonts w:ascii="Consolas" w:hAnsi="Consolas" w:cs="Consolas"/>
          <w:sz w:val="24"/>
          <w:szCs w:val="24"/>
        </w:rPr>
      </w:pPr>
      <w:ins w:id="190" w:author="Curtis Krumel" w:date="2016-10-26T14:52:00Z">
        <w:r>
          <w:rPr>
            <w:rFonts w:ascii="Consolas" w:hAnsi="Consolas" w:cs="Consolas"/>
            <w:sz w:val="24"/>
            <w:szCs w:val="24"/>
            <w:highlight w:val="lightGray"/>
          </w:rPr>
          <w:lastRenderedPageBreak/>
          <w:t>:setvar AuditCredObj</w:t>
        </w:r>
        <w:r>
          <w:rPr>
            <w:rFonts w:ascii="Consolas" w:hAnsi="Consolas" w:cs="Consolas"/>
            <w:sz w:val="24"/>
            <w:szCs w:val="24"/>
            <w:highlight w:val="lightGray"/>
          </w:rPr>
          <w:tab/>
        </w:r>
        <w:r>
          <w:rPr>
            <w:rFonts w:ascii="Consolas" w:hAnsi="Consolas" w:cs="Consolas"/>
            <w:sz w:val="24"/>
            <w:szCs w:val="24"/>
            <w:highlight w:val="lightGray"/>
          </w:rPr>
          <w:tab/>
          <w:t>"AuditCredential"</w:t>
        </w:r>
      </w:ins>
    </w:p>
    <w:p w14:paraId="032A0E29" w14:textId="77777777" w:rsidR="00C47AC7" w:rsidRDefault="00C47AC7" w:rsidP="00C47AC7">
      <w:pPr>
        <w:autoSpaceDE w:val="0"/>
        <w:autoSpaceDN w:val="0"/>
        <w:adjustRightInd w:val="0"/>
        <w:spacing w:after="0" w:line="240" w:lineRule="auto"/>
        <w:ind w:left="1416"/>
        <w:rPr>
          <w:ins w:id="191" w:author="Curtis Krumel" w:date="2016-10-26T14:52:00Z"/>
          <w:rFonts w:ascii="Consolas" w:hAnsi="Consolas" w:cs="Consolas"/>
          <w:sz w:val="24"/>
          <w:szCs w:val="24"/>
          <w:highlight w:val="lightGray"/>
        </w:rPr>
      </w:pPr>
      <w:ins w:id="192" w:author="Curtis Krumel" w:date="2016-10-26T14:52:00Z">
        <w:r>
          <w:rPr>
            <w:rFonts w:ascii="Consolas" w:hAnsi="Consolas" w:cs="Consolas"/>
            <w:sz w:val="24"/>
            <w:szCs w:val="24"/>
            <w:highlight w:val="lightGray"/>
          </w:rPr>
          <w:t>:setvar AuditProxy</w:t>
        </w:r>
        <w:r>
          <w:rPr>
            <w:rFonts w:ascii="Consolas" w:hAnsi="Consolas" w:cs="Consolas"/>
            <w:sz w:val="24"/>
            <w:szCs w:val="24"/>
            <w:highlight w:val="lightGray"/>
          </w:rPr>
          <w:tab/>
        </w:r>
        <w:r>
          <w:rPr>
            <w:rFonts w:ascii="Consolas" w:hAnsi="Consolas" w:cs="Consolas"/>
            <w:sz w:val="24"/>
            <w:szCs w:val="24"/>
            <w:highlight w:val="lightGray"/>
          </w:rPr>
          <w:tab/>
          <w:t>"AuditProxy"</w:t>
        </w:r>
      </w:ins>
    </w:p>
    <w:p w14:paraId="74769364" w14:textId="7F6DE6E0" w:rsidR="00BF2C76" w:rsidDel="00C47AC7" w:rsidRDefault="00C47AC7" w:rsidP="00C47AC7">
      <w:pPr>
        <w:autoSpaceDE w:val="0"/>
        <w:autoSpaceDN w:val="0"/>
        <w:adjustRightInd w:val="0"/>
        <w:spacing w:after="0" w:line="240" w:lineRule="auto"/>
        <w:ind w:left="1416"/>
        <w:rPr>
          <w:del w:id="193" w:author="Curtis Krumel" w:date="2016-10-26T14:52:00Z"/>
          <w:rFonts w:ascii="Consolas" w:hAnsi="Consolas" w:cs="Consolas"/>
          <w:sz w:val="24"/>
          <w:szCs w:val="24"/>
        </w:rPr>
      </w:pPr>
      <w:ins w:id="194" w:author="Curtis Krumel" w:date="2016-10-26T14:52:00Z">
        <w:r w:rsidDel="00C47AC7">
          <w:rPr>
            <w:rFonts w:ascii="Consolas" w:hAnsi="Consolas" w:cs="Consolas"/>
            <w:sz w:val="24"/>
            <w:szCs w:val="24"/>
            <w:highlight w:val="lightGray"/>
          </w:rPr>
          <w:t xml:space="preserve"> </w:t>
        </w:r>
      </w:ins>
      <w:del w:id="195" w:author="Curtis Krumel" w:date="2016-10-26T14:52:00Z">
        <w:r w:rsidR="00BF2C76" w:rsidDel="00C47AC7">
          <w:rPr>
            <w:rFonts w:ascii="Consolas" w:hAnsi="Consolas" w:cs="Consolas"/>
            <w:sz w:val="24"/>
            <w:szCs w:val="24"/>
            <w:highlight w:val="lightGray"/>
          </w:rPr>
          <w:delText>:setvar AuditFilePath "C:\Audit"</w:delText>
        </w:r>
      </w:del>
    </w:p>
    <w:p w14:paraId="1823D2A2" w14:textId="790B1C24" w:rsidR="00060CCE" w:rsidDel="00C47AC7" w:rsidRDefault="00060CCE" w:rsidP="00060CCE">
      <w:pPr>
        <w:autoSpaceDE w:val="0"/>
        <w:autoSpaceDN w:val="0"/>
        <w:adjustRightInd w:val="0"/>
        <w:spacing w:after="0" w:line="240" w:lineRule="auto"/>
        <w:ind w:left="1416"/>
        <w:rPr>
          <w:del w:id="196" w:author="Curtis Krumel" w:date="2016-10-26T14:52:00Z"/>
          <w:rFonts w:ascii="Consolas" w:hAnsi="Consolas" w:cs="Consolas"/>
          <w:sz w:val="24"/>
          <w:szCs w:val="24"/>
        </w:rPr>
      </w:pPr>
      <w:del w:id="197" w:author="Curtis Krumel" w:date="2016-10-26T14:52:00Z">
        <w:r w:rsidDel="00C47AC7">
          <w:rPr>
            <w:rFonts w:ascii="Consolas" w:hAnsi="Consolas" w:cs="Consolas"/>
            <w:sz w:val="24"/>
            <w:szCs w:val="24"/>
            <w:highlight w:val="lightGray"/>
          </w:rPr>
          <w:delText>:setvar SourceInstance "SQL2012"</w:delText>
        </w:r>
      </w:del>
    </w:p>
    <w:p w14:paraId="04015453" w14:textId="4DC761DD" w:rsidR="00BF2C76" w:rsidDel="00C47AC7" w:rsidRDefault="00BF2C76" w:rsidP="00BF2C76">
      <w:pPr>
        <w:autoSpaceDE w:val="0"/>
        <w:autoSpaceDN w:val="0"/>
        <w:adjustRightInd w:val="0"/>
        <w:spacing w:after="0" w:line="240" w:lineRule="auto"/>
        <w:ind w:left="1416"/>
        <w:rPr>
          <w:del w:id="198" w:author="Curtis Krumel" w:date="2016-10-26T14:52:00Z"/>
          <w:rFonts w:ascii="Consolas" w:hAnsi="Consolas" w:cs="Consolas"/>
          <w:sz w:val="24"/>
          <w:szCs w:val="24"/>
        </w:rPr>
      </w:pPr>
      <w:del w:id="199" w:author="Curtis Krumel" w:date="2016-10-26T14:52:00Z">
        <w:r w:rsidDel="00C47AC7">
          <w:rPr>
            <w:rFonts w:ascii="Consolas" w:hAnsi="Consolas" w:cs="Consolas"/>
            <w:sz w:val="24"/>
            <w:szCs w:val="24"/>
            <w:highlight w:val="lightGray"/>
          </w:rPr>
          <w:delText>:setvar IsMirrored "False"</w:delText>
        </w:r>
      </w:del>
    </w:p>
    <w:p w14:paraId="420CA455" w14:textId="734960F0" w:rsidR="00BF2C76" w:rsidDel="00C47AC7" w:rsidRDefault="00BF2C76" w:rsidP="00BF2C76">
      <w:pPr>
        <w:autoSpaceDE w:val="0"/>
        <w:autoSpaceDN w:val="0"/>
        <w:adjustRightInd w:val="0"/>
        <w:spacing w:after="0" w:line="240" w:lineRule="auto"/>
        <w:ind w:left="1416"/>
        <w:rPr>
          <w:del w:id="200" w:author="Curtis Krumel" w:date="2016-10-26T14:52:00Z"/>
          <w:rFonts w:ascii="Consolas" w:hAnsi="Consolas" w:cs="Consolas"/>
          <w:sz w:val="24"/>
          <w:szCs w:val="24"/>
        </w:rPr>
      </w:pPr>
      <w:del w:id="201" w:author="Curtis Krumel" w:date="2016-10-26T14:52:00Z">
        <w:r w:rsidDel="00C47AC7">
          <w:rPr>
            <w:rFonts w:ascii="Consolas" w:hAnsi="Consolas" w:cs="Consolas"/>
            <w:sz w:val="24"/>
            <w:szCs w:val="24"/>
            <w:highlight w:val="lightGray"/>
          </w:rPr>
          <w:delText>:setvar MaxSize 100</w:delText>
        </w:r>
      </w:del>
    </w:p>
    <w:p w14:paraId="7A0922D9" w14:textId="0EC74334" w:rsidR="00BF2C76" w:rsidDel="00C47AC7" w:rsidRDefault="00BF2C76" w:rsidP="00BF2C76">
      <w:pPr>
        <w:autoSpaceDE w:val="0"/>
        <w:autoSpaceDN w:val="0"/>
        <w:adjustRightInd w:val="0"/>
        <w:spacing w:after="0" w:line="240" w:lineRule="auto"/>
        <w:ind w:left="1416"/>
        <w:rPr>
          <w:del w:id="202" w:author="Curtis Krumel" w:date="2016-10-26T14:52:00Z"/>
          <w:rFonts w:ascii="Consolas" w:hAnsi="Consolas" w:cs="Consolas"/>
          <w:sz w:val="24"/>
          <w:szCs w:val="24"/>
        </w:rPr>
      </w:pPr>
      <w:del w:id="203" w:author="Curtis Krumel" w:date="2016-10-26T14:52:00Z">
        <w:r w:rsidDel="00C47AC7">
          <w:rPr>
            <w:rFonts w:ascii="Consolas" w:hAnsi="Consolas" w:cs="Consolas"/>
            <w:sz w:val="24"/>
            <w:szCs w:val="24"/>
            <w:highlight w:val="lightGray"/>
          </w:rPr>
          <w:delText>:setvar MaxRolloverFiles 255</w:delText>
        </w:r>
      </w:del>
    </w:p>
    <w:p w14:paraId="4B8AD418" w14:textId="2B27C301" w:rsidR="00BF2C76" w:rsidDel="00C47AC7" w:rsidRDefault="00BF2C76" w:rsidP="00BF2C76">
      <w:pPr>
        <w:autoSpaceDE w:val="0"/>
        <w:autoSpaceDN w:val="0"/>
        <w:adjustRightInd w:val="0"/>
        <w:spacing w:after="0" w:line="240" w:lineRule="auto"/>
        <w:ind w:left="1416"/>
        <w:rPr>
          <w:del w:id="204" w:author="Curtis Krumel" w:date="2016-10-26T14:52:00Z"/>
          <w:rFonts w:ascii="Consolas" w:hAnsi="Consolas" w:cs="Consolas"/>
          <w:sz w:val="24"/>
          <w:szCs w:val="24"/>
        </w:rPr>
      </w:pPr>
      <w:del w:id="205" w:author="Curtis Krumel" w:date="2016-10-26T14:52:00Z">
        <w:r w:rsidDel="00C47AC7">
          <w:rPr>
            <w:rFonts w:ascii="Consolas" w:hAnsi="Consolas" w:cs="Consolas"/>
            <w:sz w:val="24"/>
            <w:szCs w:val="24"/>
            <w:highlight w:val="lightGray"/>
          </w:rPr>
          <w:delText>:setvar ReserveDiskSpace "OFF"</w:delText>
        </w:r>
      </w:del>
    </w:p>
    <w:p w14:paraId="27F780E6" w14:textId="173BF4B8" w:rsidR="00BF2C76" w:rsidDel="00C47AC7" w:rsidRDefault="00BF2C76" w:rsidP="00BF2C76">
      <w:pPr>
        <w:autoSpaceDE w:val="0"/>
        <w:autoSpaceDN w:val="0"/>
        <w:adjustRightInd w:val="0"/>
        <w:spacing w:after="0" w:line="240" w:lineRule="auto"/>
        <w:ind w:left="1416"/>
        <w:rPr>
          <w:del w:id="206" w:author="Curtis Krumel" w:date="2016-10-26T14:52:00Z"/>
          <w:rFonts w:ascii="Consolas" w:hAnsi="Consolas" w:cs="Consolas"/>
          <w:sz w:val="24"/>
          <w:szCs w:val="24"/>
        </w:rPr>
      </w:pPr>
      <w:del w:id="207" w:author="Curtis Krumel" w:date="2016-10-26T14:52:00Z">
        <w:r w:rsidDel="00C47AC7">
          <w:rPr>
            <w:rFonts w:ascii="Consolas" w:hAnsi="Consolas" w:cs="Consolas"/>
            <w:sz w:val="24"/>
            <w:szCs w:val="24"/>
            <w:highlight w:val="lightGray"/>
          </w:rPr>
          <w:delText>:setvar QueueDelay 1000</w:delText>
        </w:r>
      </w:del>
    </w:p>
    <w:p w14:paraId="5D18CBC6" w14:textId="03ECF415" w:rsidR="00BF2C76" w:rsidDel="00C47AC7" w:rsidRDefault="00BF2C76" w:rsidP="00BF2C76">
      <w:pPr>
        <w:autoSpaceDE w:val="0"/>
        <w:autoSpaceDN w:val="0"/>
        <w:adjustRightInd w:val="0"/>
        <w:spacing w:after="0" w:line="240" w:lineRule="auto"/>
        <w:ind w:left="1416"/>
        <w:rPr>
          <w:del w:id="208" w:author="Curtis Krumel" w:date="2016-10-26T14:52:00Z"/>
          <w:rFonts w:ascii="Consolas" w:hAnsi="Consolas" w:cs="Consolas"/>
          <w:sz w:val="24"/>
          <w:szCs w:val="24"/>
        </w:rPr>
      </w:pPr>
      <w:del w:id="209" w:author="Curtis Krumel" w:date="2016-10-26T14:52:00Z">
        <w:r w:rsidDel="00C47AC7">
          <w:rPr>
            <w:rFonts w:ascii="Consolas" w:hAnsi="Consolas" w:cs="Consolas"/>
            <w:sz w:val="24"/>
            <w:szCs w:val="24"/>
            <w:highlight w:val="lightGray"/>
          </w:rPr>
          <w:delText xml:space="preserve">:setvar OnFailure CONTINUE </w:delText>
        </w:r>
      </w:del>
    </w:p>
    <w:p w14:paraId="1B4E4B11" w14:textId="345C6E6B" w:rsidR="00BF2C76" w:rsidDel="00C47AC7" w:rsidRDefault="00BF2C76" w:rsidP="00BF2C76">
      <w:pPr>
        <w:autoSpaceDE w:val="0"/>
        <w:autoSpaceDN w:val="0"/>
        <w:adjustRightInd w:val="0"/>
        <w:spacing w:after="0" w:line="240" w:lineRule="auto"/>
        <w:ind w:left="1416"/>
        <w:rPr>
          <w:del w:id="210" w:author="Curtis Krumel" w:date="2016-10-26T14:52:00Z"/>
          <w:rFonts w:ascii="Consolas" w:hAnsi="Consolas" w:cs="Consolas"/>
          <w:sz w:val="24"/>
          <w:szCs w:val="24"/>
          <w:highlight w:val="lightGray"/>
        </w:rPr>
      </w:pPr>
      <w:del w:id="211" w:author="Curtis Krumel" w:date="2016-10-26T14:52:00Z">
        <w:r w:rsidDel="00C47AC7">
          <w:rPr>
            <w:rFonts w:ascii="Consolas" w:hAnsi="Consolas" w:cs="Consolas"/>
            <w:sz w:val="24"/>
            <w:szCs w:val="24"/>
            <w:highlight w:val="lightGray"/>
          </w:rPr>
          <w:delText>:setvar EnabledState ON</w:delText>
        </w:r>
      </w:del>
    </w:p>
    <w:p w14:paraId="25A28060" w14:textId="77777777" w:rsidR="00BF2C76" w:rsidRDefault="00BF2C76" w:rsidP="00BF2C76">
      <w:pPr>
        <w:pStyle w:val="step"/>
        <w:numPr>
          <w:ilvl w:val="0"/>
          <w:numId w:val="0"/>
        </w:numPr>
      </w:pPr>
    </w:p>
    <w:p w14:paraId="6623BB5D" w14:textId="77777777" w:rsidR="00BF2C76" w:rsidRDefault="00BF2C76" w:rsidP="00BF2C76">
      <w:pPr>
        <w:pStyle w:val="step"/>
      </w:pPr>
      <w:r w:rsidRPr="00E55E40">
        <w:t>Set the script to run in SQLCMD mode</w:t>
      </w:r>
    </w:p>
    <w:p w14:paraId="03D7CC7C" w14:textId="77777777" w:rsidR="00BF2C76" w:rsidRDefault="00BF2C76" w:rsidP="00F60A57">
      <w:pPr>
        <w:pStyle w:val="step"/>
        <w:numPr>
          <w:ilvl w:val="1"/>
          <w:numId w:val="7"/>
        </w:numPr>
      </w:pPr>
      <w:r>
        <w:t>With the focus on the query window, select the ‘Query’ menu from the top of the SSMS.</w:t>
      </w:r>
    </w:p>
    <w:p w14:paraId="08CC6187" w14:textId="77777777" w:rsidR="00BF2C76" w:rsidRDefault="00BF2C76" w:rsidP="00F60A57">
      <w:pPr>
        <w:pStyle w:val="step"/>
        <w:numPr>
          <w:ilvl w:val="1"/>
          <w:numId w:val="7"/>
        </w:numPr>
      </w:pPr>
      <w:r>
        <w:t>The SQLCMD selection will be third from the bottom. Click it. The background of the variables will turn to dark gray.</w:t>
      </w:r>
    </w:p>
    <w:p w14:paraId="23C63F87" w14:textId="034DD5E0" w:rsidR="00BF2C76" w:rsidRDefault="00BF2C76" w:rsidP="00BF2C76">
      <w:pPr>
        <w:pStyle w:val="step"/>
      </w:pPr>
      <w:r>
        <w:t>Execute the Query.</w:t>
      </w:r>
      <w:r w:rsidR="00105C8B">
        <w:t xml:space="preserve"> (You may get some errors if this instance of SQL Server does not support Database Audits. This is not required for the STIGs.)</w:t>
      </w:r>
    </w:p>
    <w:p w14:paraId="077FDC76" w14:textId="77777777" w:rsidR="00BF2C76" w:rsidRDefault="00BF2C76" w:rsidP="00BF2C76">
      <w:pPr>
        <w:pStyle w:val="step"/>
      </w:pPr>
      <w:r>
        <w:t>When finished, check for the existence of the instance audit, instance audit specification, and the database audit. specifications.</w:t>
      </w:r>
    </w:p>
    <w:p w14:paraId="4F395A1B" w14:textId="77777777" w:rsidR="00BF2C76" w:rsidRDefault="00BF2C76" w:rsidP="00F60A57">
      <w:pPr>
        <w:pStyle w:val="step"/>
        <w:numPr>
          <w:ilvl w:val="1"/>
          <w:numId w:val="7"/>
        </w:numPr>
      </w:pPr>
      <w:r>
        <w:t>In the SSMS Object Explorer, refresh the Security node.</w:t>
      </w:r>
    </w:p>
    <w:p w14:paraId="6642A356" w14:textId="77777777" w:rsidR="00BF2C76" w:rsidRDefault="00BF2C76" w:rsidP="00F60A57">
      <w:pPr>
        <w:pStyle w:val="step"/>
        <w:numPr>
          <w:ilvl w:val="1"/>
          <w:numId w:val="7"/>
        </w:numPr>
      </w:pPr>
      <w:r>
        <w:t xml:space="preserve">In the Security node, expand the Audits node and confirm the existence of the audit named </w:t>
      </w:r>
      <w:r w:rsidRPr="00AB60FF">
        <w:t>STIG_COMPLIANT_SERVER_AUDIT</w:t>
      </w:r>
      <w:r>
        <w:t>.</w:t>
      </w:r>
    </w:p>
    <w:p w14:paraId="2580F8CE" w14:textId="77777777" w:rsidR="00BF2C76" w:rsidRDefault="00BF2C76" w:rsidP="00F60A57">
      <w:pPr>
        <w:pStyle w:val="step"/>
        <w:numPr>
          <w:ilvl w:val="1"/>
          <w:numId w:val="7"/>
        </w:numPr>
      </w:pPr>
      <w:r>
        <w:t xml:space="preserve">In the Server Audit Specifications node, expand the node and confirm the existence of the audit specification named </w:t>
      </w:r>
      <w:r w:rsidRPr="00AB60FF">
        <w:t>STIG_COMPLIANT_SERVER_AUDIT</w:t>
      </w:r>
    </w:p>
    <w:p w14:paraId="1EE986CA" w14:textId="77777777" w:rsidR="00C47AC7" w:rsidRDefault="00BF2C76" w:rsidP="00C47AC7">
      <w:pPr>
        <w:pStyle w:val="step"/>
        <w:numPr>
          <w:ilvl w:val="1"/>
          <w:numId w:val="7"/>
        </w:numPr>
        <w:rPr>
          <w:ins w:id="212" w:author="Curtis Krumel" w:date="2016-10-26T14:56:00Z"/>
        </w:rPr>
      </w:pPr>
      <w:r>
        <w:t xml:space="preserve">(Enterprise Edition only) In any of the user database, expand the database node, the Security node, and the Database Audit Specification node to confirm the existence of an audit specification named </w:t>
      </w:r>
      <w:r w:rsidRPr="00E94D03">
        <w:t>STIG_COMPLIANT_</w:t>
      </w:r>
      <w:r>
        <w:t>DATABASE</w:t>
      </w:r>
      <w:r w:rsidRPr="00E94D03">
        <w:t>_</w:t>
      </w:r>
      <w:commentRangeStart w:id="213"/>
      <w:commentRangeStart w:id="214"/>
      <w:commentRangeStart w:id="215"/>
      <w:r w:rsidRPr="00E94D03">
        <w:t>AUDIT</w:t>
      </w:r>
      <w:commentRangeEnd w:id="213"/>
      <w:r w:rsidR="000F02E2">
        <w:rPr>
          <w:rStyle w:val="CommentReference"/>
          <w:lang w:bidi="ar-SA"/>
        </w:rPr>
        <w:commentReference w:id="213"/>
      </w:r>
      <w:commentRangeEnd w:id="214"/>
      <w:r w:rsidR="00335B40">
        <w:rPr>
          <w:rStyle w:val="CommentReference"/>
          <w:lang w:bidi="ar-SA"/>
        </w:rPr>
        <w:commentReference w:id="214"/>
      </w:r>
      <w:commentRangeEnd w:id="215"/>
      <w:r w:rsidR="00335B40">
        <w:rPr>
          <w:rStyle w:val="CommentReference"/>
          <w:lang w:bidi="ar-SA"/>
        </w:rPr>
        <w:commentReference w:id="215"/>
      </w:r>
      <w:ins w:id="216" w:author="Curtis Krumel" w:date="2016-10-26T14:56:00Z">
        <w:r w:rsidR="00C47AC7" w:rsidRPr="00C47AC7">
          <w:t xml:space="preserve"> </w:t>
        </w:r>
      </w:ins>
    </w:p>
    <w:p w14:paraId="14546A3A" w14:textId="054E10DC" w:rsidR="00C47AC7" w:rsidRDefault="00C47AC7" w:rsidP="00C47AC7">
      <w:pPr>
        <w:pStyle w:val="step"/>
        <w:numPr>
          <w:ilvl w:val="1"/>
          <w:numId w:val="7"/>
        </w:numPr>
        <w:rPr>
          <w:ins w:id="217" w:author="Curtis Krumel" w:date="2016-10-26T14:56:00Z"/>
        </w:rPr>
      </w:pPr>
      <w:ins w:id="218" w:author="Curtis Krumel" w:date="2016-10-26T14:56:00Z">
        <w:r>
          <w:t>In the SSMS Object Explorer, refresh the Security node and expand the Credentials node to confirm the existence of the “</w:t>
        </w:r>
        <w:r>
          <w:rPr>
            <w:rFonts w:ascii="Consolas" w:hAnsi="Consolas" w:cs="Consolas"/>
            <w:highlight w:val="lightGray"/>
          </w:rPr>
          <w:t>AuditCredential</w:t>
        </w:r>
        <w:r>
          <w:t>”. If you entered an incorrect password for the credential in the creation script, open the credential’s properties dialog and change the password.</w:t>
        </w:r>
      </w:ins>
    </w:p>
    <w:p w14:paraId="057BF323" w14:textId="77777777" w:rsidR="00C47AC7" w:rsidRDefault="00C47AC7" w:rsidP="00C47AC7">
      <w:pPr>
        <w:pStyle w:val="step"/>
        <w:numPr>
          <w:ilvl w:val="1"/>
          <w:numId w:val="7"/>
        </w:numPr>
        <w:rPr>
          <w:ins w:id="219" w:author="Curtis Krumel" w:date="2016-10-26T14:56:00Z"/>
        </w:rPr>
      </w:pPr>
      <w:ins w:id="220" w:author="Curtis Krumel" w:date="2016-10-26T14:56:00Z">
        <w:r>
          <w:t>In the SSMS Object Explorer, refresh the SQL Agent node and expand the SQL Agent and Proxies nodes for Operating System (CmdExec) and PowerShell to confirm the existence of the “</w:t>
        </w:r>
        <w:r>
          <w:rPr>
            <w:rFonts w:ascii="Consolas" w:hAnsi="Consolas" w:cs="Consolas"/>
            <w:highlight w:val="lightGray"/>
          </w:rPr>
          <w:t>AuditProxy</w:t>
        </w:r>
        <w:r>
          <w:t>”.</w:t>
        </w:r>
      </w:ins>
    </w:p>
    <w:p w14:paraId="5FD5B327" w14:textId="77777777" w:rsidR="00BF2C76" w:rsidRDefault="00BF2C76" w:rsidP="00335B40">
      <w:pPr>
        <w:pStyle w:val="step"/>
        <w:numPr>
          <w:ilvl w:val="0"/>
          <w:numId w:val="0"/>
        </w:numPr>
        <w:ind w:left="1440"/>
      </w:pPr>
    </w:p>
    <w:p w14:paraId="280FDB53" w14:textId="77777777" w:rsidR="00475284" w:rsidRPr="00475284" w:rsidRDefault="00475284" w:rsidP="00475284">
      <w:bookmarkStart w:id="221" w:name="_Create_the_Proxy"/>
      <w:bookmarkEnd w:id="221"/>
    </w:p>
    <w:p w14:paraId="74E1284B" w14:textId="647DCBD5" w:rsidR="00657DBA" w:rsidRDefault="00657DBA" w:rsidP="00657DBA">
      <w:pPr>
        <w:pStyle w:val="Heading3"/>
        <w:rPr>
          <w:rStyle w:val="Hyperlink"/>
        </w:rPr>
      </w:pPr>
      <w:bookmarkStart w:id="222" w:name="_Create_the_AuditCopy"/>
      <w:bookmarkStart w:id="223" w:name="_Toc465253160"/>
      <w:bookmarkEnd w:id="222"/>
      <w:r>
        <w:t xml:space="preserve">Create the AuditCopy job that copies the audit data from the folder where the files are created to the correct folder on the </w:t>
      </w:r>
      <w:r w:rsidR="00CE3677">
        <w:t>Main Server</w:t>
      </w:r>
      <w:r>
        <w:t>. (</w:t>
      </w:r>
      <w:r w:rsidR="00F733D0">
        <w:t>04CreateAuditCopyJob.sql</w:t>
      </w:r>
      <w:r>
        <w:t xml:space="preserve">) </w:t>
      </w:r>
      <w:hyperlink w:anchor="_On_each_server" w:history="1">
        <w:r w:rsidRPr="00657DBA">
          <w:rPr>
            <w:rStyle w:val="Hyperlink"/>
          </w:rPr>
          <w:t>Link</w:t>
        </w:r>
        <w:bookmarkEnd w:id="223"/>
      </w:hyperlink>
    </w:p>
    <w:p w14:paraId="2397F6F7" w14:textId="3C1A8B28" w:rsidR="00475AA3" w:rsidRDefault="00475AA3" w:rsidP="007B691C">
      <w:pPr>
        <w:pStyle w:val="step"/>
        <w:numPr>
          <w:ilvl w:val="0"/>
          <w:numId w:val="61"/>
        </w:numPr>
      </w:pPr>
      <w:r>
        <w:t xml:space="preserve">If the target folder does not already exist on the </w:t>
      </w:r>
      <w:r w:rsidR="00CE3677">
        <w:t>Main Server</w:t>
      </w:r>
      <w:r>
        <w:t>, go create it now.</w:t>
      </w:r>
    </w:p>
    <w:p w14:paraId="20CCDF29" w14:textId="75FFB012" w:rsidR="00475AA3" w:rsidRDefault="00475AA3" w:rsidP="007B691C">
      <w:pPr>
        <w:pStyle w:val="step"/>
        <w:numPr>
          <w:ilvl w:val="1"/>
          <w:numId w:val="61"/>
        </w:numPr>
      </w:pPr>
      <w:r>
        <w:t xml:space="preserve">On the </w:t>
      </w:r>
      <w:r w:rsidR="00CE3677">
        <w:t>Main Server</w:t>
      </w:r>
      <w:r>
        <w:t>, navigate to the storage folder for audit files. By default, this is the SQLAudit folder.</w:t>
      </w:r>
    </w:p>
    <w:p w14:paraId="74EFFBFA" w14:textId="233E2923" w:rsidR="00475AA3" w:rsidRDefault="00475AA3" w:rsidP="007B691C">
      <w:pPr>
        <w:pStyle w:val="step"/>
        <w:numPr>
          <w:ilvl w:val="1"/>
          <w:numId w:val="61"/>
        </w:numPr>
      </w:pPr>
      <w:r>
        <w:lastRenderedPageBreak/>
        <w:t>Create a subfolder named Server_Instance where ‘Server’ is the name of the source server and ‘Instance’ is the name of the source instance. This folder will be the target for the AuditCopy job.</w:t>
      </w:r>
    </w:p>
    <w:p w14:paraId="64330C2B" w14:textId="02075C5B" w:rsidR="00475284" w:rsidRDefault="00475284" w:rsidP="007B691C">
      <w:pPr>
        <w:pStyle w:val="step"/>
        <w:numPr>
          <w:ilvl w:val="0"/>
          <w:numId w:val="61"/>
        </w:numPr>
      </w:pPr>
      <w:r>
        <w:t xml:space="preserve">Open the </w:t>
      </w:r>
      <w:r w:rsidR="00F733D0">
        <w:t>04CreateAuditCopyJob.sql</w:t>
      </w:r>
      <w:r>
        <w:t xml:space="preserve"> script in an SSMS query window with a connection to the remote server.</w:t>
      </w:r>
    </w:p>
    <w:p w14:paraId="1566B972" w14:textId="77777777" w:rsidR="00475284" w:rsidRDefault="00475284" w:rsidP="00475284">
      <w:pPr>
        <w:pStyle w:val="step"/>
      </w:pPr>
      <w:r>
        <w:t xml:space="preserve">Set the script variables to the desired values as noted in the </w:t>
      </w:r>
      <w:hyperlink w:anchor="_Running_the_Scripts" w:history="1">
        <w:r w:rsidRPr="00217E44">
          <w:rPr>
            <w:rStyle w:val="Hyperlink"/>
          </w:rPr>
          <w:t>table</w:t>
        </w:r>
      </w:hyperlink>
      <w:r>
        <w:t xml:space="preserve"> above. You will likely not want to edit the </w:t>
      </w:r>
      <w:r>
        <w:rPr>
          <w:rFonts w:ascii="Consolas" w:hAnsi="Consolas" w:cs="Consolas"/>
          <w:highlight w:val="lightGray"/>
        </w:rPr>
        <w:t>DestShare</w:t>
      </w:r>
      <w:r>
        <w:rPr>
          <w:rFonts w:ascii="Consolas" w:hAnsi="Consolas" w:cs="Consolas"/>
        </w:rPr>
        <w:t xml:space="preserve"> </w:t>
      </w:r>
      <w:r w:rsidRPr="00F96ACA">
        <w:t>or the</w:t>
      </w:r>
      <w:r>
        <w:rPr>
          <w:rFonts w:ascii="Consolas" w:hAnsi="Consolas" w:cs="Consolas"/>
        </w:rPr>
        <w:t xml:space="preserve"> </w:t>
      </w:r>
      <w:r>
        <w:rPr>
          <w:rFonts w:ascii="Consolas" w:hAnsi="Consolas" w:cs="Consolas"/>
          <w:highlight w:val="lightGray"/>
        </w:rPr>
        <w:t>AuditProxy</w:t>
      </w:r>
      <w:r w:rsidRPr="00342891">
        <w:t xml:space="preserve"> values</w:t>
      </w:r>
      <w:r>
        <w:t>. The variables and default values from the script are:</w:t>
      </w:r>
    </w:p>
    <w:p w14:paraId="20E50C81" w14:textId="77777777" w:rsidR="00475284" w:rsidRDefault="00475284" w:rsidP="00475284">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t>SourceServer</w:t>
      </w:r>
      <w:r>
        <w:rPr>
          <w:rFonts w:ascii="Consolas" w:hAnsi="Consolas" w:cs="Consolas"/>
          <w:sz w:val="24"/>
          <w:szCs w:val="24"/>
          <w:highlight w:val="lightGray"/>
        </w:rPr>
        <w:tab/>
        <w:t>"ServerName"</w:t>
      </w:r>
    </w:p>
    <w:p w14:paraId="0E1D6C49" w14:textId="77777777" w:rsidR="00475284" w:rsidRDefault="00475284" w:rsidP="00475284">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t>SourceInstance</w:t>
      </w:r>
      <w:r>
        <w:rPr>
          <w:rFonts w:ascii="Consolas" w:hAnsi="Consolas" w:cs="Consolas"/>
          <w:sz w:val="24"/>
          <w:szCs w:val="24"/>
          <w:highlight w:val="lightGray"/>
        </w:rPr>
        <w:tab/>
        <w:t>"MSSQL"</w:t>
      </w:r>
    </w:p>
    <w:p w14:paraId="19CFE192" w14:textId="77777777" w:rsidR="00475284" w:rsidRDefault="00475284" w:rsidP="00475284">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SourcePath</w:t>
      </w:r>
      <w:r>
        <w:rPr>
          <w:rFonts w:ascii="Consolas" w:hAnsi="Consolas" w:cs="Consolas"/>
          <w:sz w:val="24"/>
          <w:szCs w:val="24"/>
          <w:highlight w:val="lightGray"/>
        </w:rPr>
        <w:tab/>
      </w:r>
      <w:r>
        <w:rPr>
          <w:rFonts w:ascii="Consolas" w:hAnsi="Consolas" w:cs="Consolas"/>
          <w:sz w:val="24"/>
          <w:szCs w:val="24"/>
          <w:highlight w:val="lightGray"/>
        </w:rPr>
        <w:tab/>
        <w:t>"C:\Audit"</w:t>
      </w:r>
    </w:p>
    <w:p w14:paraId="570D6897" w14:textId="15D16623" w:rsidR="00475284" w:rsidRDefault="00475284" w:rsidP="00475284">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r>
      <w:r w:rsidR="00900EF2">
        <w:rPr>
          <w:rFonts w:ascii="Consolas" w:hAnsi="Consolas" w:cs="Consolas"/>
          <w:sz w:val="24"/>
          <w:szCs w:val="24"/>
          <w:highlight w:val="lightGray"/>
        </w:rPr>
        <w:t>Main</w:t>
      </w:r>
      <w:r>
        <w:rPr>
          <w:rFonts w:ascii="Consolas" w:hAnsi="Consolas" w:cs="Consolas"/>
          <w:sz w:val="24"/>
          <w:szCs w:val="24"/>
          <w:highlight w:val="lightGray"/>
        </w:rPr>
        <w:t>Server</w:t>
      </w:r>
      <w:r>
        <w:rPr>
          <w:rFonts w:ascii="Consolas" w:hAnsi="Consolas" w:cs="Consolas"/>
          <w:sz w:val="24"/>
          <w:szCs w:val="24"/>
          <w:highlight w:val="lightGray"/>
        </w:rPr>
        <w:tab/>
      </w:r>
      <w:r>
        <w:rPr>
          <w:rFonts w:ascii="Consolas" w:hAnsi="Consolas" w:cs="Consolas"/>
          <w:sz w:val="24"/>
          <w:szCs w:val="24"/>
          <w:highlight w:val="lightGray"/>
        </w:rPr>
        <w:tab/>
        <w:t>"ServerName"</w:t>
      </w:r>
    </w:p>
    <w:p w14:paraId="38725ECB" w14:textId="77777777" w:rsidR="00475284" w:rsidRDefault="00475284" w:rsidP="00475284">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t>RenamedSA</w:t>
      </w:r>
      <w:r>
        <w:rPr>
          <w:rFonts w:ascii="Consolas" w:hAnsi="Consolas" w:cs="Consolas"/>
          <w:sz w:val="24"/>
          <w:szCs w:val="24"/>
          <w:highlight w:val="lightGray"/>
        </w:rPr>
        <w:tab/>
      </w:r>
      <w:r>
        <w:rPr>
          <w:rFonts w:ascii="Consolas" w:hAnsi="Consolas" w:cs="Consolas"/>
          <w:sz w:val="24"/>
          <w:szCs w:val="24"/>
          <w:highlight w:val="lightGray"/>
        </w:rPr>
        <w:tab/>
        <w:t>"nosa"</w:t>
      </w:r>
    </w:p>
    <w:p w14:paraId="16AB67D7" w14:textId="77777777" w:rsidR="00475284" w:rsidRDefault="00475284" w:rsidP="00475284">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t>DestShare</w:t>
      </w:r>
      <w:r>
        <w:rPr>
          <w:rFonts w:ascii="Consolas" w:hAnsi="Consolas" w:cs="Consolas"/>
          <w:sz w:val="24"/>
          <w:szCs w:val="24"/>
          <w:highlight w:val="lightGray"/>
        </w:rPr>
        <w:tab/>
      </w:r>
      <w:r>
        <w:rPr>
          <w:rFonts w:ascii="Consolas" w:hAnsi="Consolas" w:cs="Consolas"/>
          <w:sz w:val="24"/>
          <w:szCs w:val="24"/>
          <w:highlight w:val="lightGray"/>
        </w:rPr>
        <w:tab/>
        <w:t>"SQLAudit"</w:t>
      </w:r>
    </w:p>
    <w:p w14:paraId="48BB71A1" w14:textId="77777777" w:rsidR="00475284" w:rsidRDefault="00475284" w:rsidP="00475284">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 xml:space="preserve">:setvar </w:t>
      </w:r>
      <w:r>
        <w:rPr>
          <w:rFonts w:ascii="Consolas" w:hAnsi="Consolas" w:cs="Consolas"/>
          <w:sz w:val="24"/>
          <w:szCs w:val="24"/>
          <w:highlight w:val="lightGray"/>
        </w:rPr>
        <w:tab/>
        <w:t>AuditProxy</w:t>
      </w:r>
      <w:r>
        <w:rPr>
          <w:rFonts w:ascii="Consolas" w:hAnsi="Consolas" w:cs="Consolas"/>
          <w:sz w:val="24"/>
          <w:szCs w:val="24"/>
          <w:highlight w:val="lightGray"/>
        </w:rPr>
        <w:tab/>
      </w:r>
      <w:r>
        <w:rPr>
          <w:rFonts w:ascii="Consolas" w:hAnsi="Consolas" w:cs="Consolas"/>
          <w:sz w:val="24"/>
          <w:szCs w:val="24"/>
          <w:highlight w:val="lightGray"/>
        </w:rPr>
        <w:tab/>
        <w:t>"AuditProxy"</w:t>
      </w:r>
    </w:p>
    <w:p w14:paraId="5A03151D" w14:textId="77777777" w:rsidR="00475284" w:rsidRDefault="00475284" w:rsidP="00475284">
      <w:pPr>
        <w:autoSpaceDE w:val="0"/>
        <w:autoSpaceDN w:val="0"/>
        <w:adjustRightInd w:val="0"/>
        <w:spacing w:after="0" w:line="240" w:lineRule="auto"/>
        <w:rPr>
          <w:rFonts w:ascii="Consolas" w:hAnsi="Consolas" w:cs="Consolas"/>
          <w:sz w:val="24"/>
          <w:szCs w:val="24"/>
        </w:rPr>
      </w:pPr>
    </w:p>
    <w:p w14:paraId="434DDB64" w14:textId="77777777" w:rsidR="00475284" w:rsidRDefault="00475284" w:rsidP="00475284">
      <w:pPr>
        <w:pStyle w:val="step"/>
      </w:pPr>
      <w:r w:rsidRPr="00E55E40">
        <w:t>Set the script to run in SQLCMD mode</w:t>
      </w:r>
    </w:p>
    <w:p w14:paraId="1CE66DB6" w14:textId="77777777" w:rsidR="00475284" w:rsidRDefault="00475284" w:rsidP="00F60A57">
      <w:pPr>
        <w:pStyle w:val="step"/>
        <w:numPr>
          <w:ilvl w:val="1"/>
          <w:numId w:val="7"/>
        </w:numPr>
      </w:pPr>
      <w:r>
        <w:t>With the focus on the query window, select the ‘Query’ menu from the top of the SSMS.</w:t>
      </w:r>
    </w:p>
    <w:p w14:paraId="4F0BA58D" w14:textId="77777777" w:rsidR="00475284" w:rsidRDefault="00475284" w:rsidP="00F60A57">
      <w:pPr>
        <w:pStyle w:val="step"/>
        <w:numPr>
          <w:ilvl w:val="1"/>
          <w:numId w:val="7"/>
        </w:numPr>
      </w:pPr>
      <w:r>
        <w:t>The SQLCMD selection will be third from the bottom. Click it. The background of the variables will turn to dark gray.</w:t>
      </w:r>
    </w:p>
    <w:p w14:paraId="0CDAE22D" w14:textId="77777777" w:rsidR="00475284" w:rsidRDefault="00475284" w:rsidP="00475284">
      <w:pPr>
        <w:pStyle w:val="step"/>
      </w:pPr>
      <w:r>
        <w:t>Execute the Query.</w:t>
      </w:r>
    </w:p>
    <w:p w14:paraId="4423848E" w14:textId="034ADA9E" w:rsidR="00475284" w:rsidRDefault="00475284" w:rsidP="00475284">
      <w:pPr>
        <w:pStyle w:val="step"/>
      </w:pPr>
      <w:r>
        <w:t>When finished, check for the existence of a SQL Agent job on the remote server named “AuditCopy”</w:t>
      </w:r>
    </w:p>
    <w:p w14:paraId="21A11BDF" w14:textId="77777777" w:rsidR="00475284" w:rsidRDefault="00475284" w:rsidP="00F60A57">
      <w:pPr>
        <w:pStyle w:val="step"/>
        <w:numPr>
          <w:ilvl w:val="1"/>
          <w:numId w:val="7"/>
        </w:numPr>
      </w:pPr>
      <w:r>
        <w:t>Refresh the SQL Agent node, then expand the SQL Agent and Jobs nodes to confirm the existence of the job.</w:t>
      </w:r>
    </w:p>
    <w:p w14:paraId="3CB6FD26" w14:textId="77777777" w:rsidR="00475284" w:rsidRDefault="00475284" w:rsidP="00F60A57">
      <w:pPr>
        <w:pStyle w:val="step"/>
        <w:numPr>
          <w:ilvl w:val="1"/>
          <w:numId w:val="7"/>
        </w:numPr>
      </w:pPr>
      <w:r>
        <w:t>Right-click on the “AuditCopy” job and choose Properties.</w:t>
      </w:r>
    </w:p>
    <w:p w14:paraId="531A6B0D" w14:textId="77777777" w:rsidR="00475284" w:rsidRDefault="00475284" w:rsidP="00F60A57">
      <w:pPr>
        <w:pStyle w:val="step"/>
        <w:numPr>
          <w:ilvl w:val="1"/>
          <w:numId w:val="7"/>
        </w:numPr>
      </w:pPr>
      <w:r>
        <w:t>Click on the Steps page on the left of the dialog and confirm that a single step exists named “Copy files from ??? to ???” in the job. It should look something like the screenshot below.</w:t>
      </w:r>
    </w:p>
    <w:p w14:paraId="3789C02B" w14:textId="77777777" w:rsidR="00475284" w:rsidRPr="005F47FE" w:rsidRDefault="00475284" w:rsidP="00475284">
      <w:pPr>
        <w:ind w:left="708"/>
        <w:jc w:val="center"/>
      </w:pPr>
      <w:r>
        <w:rPr>
          <w:noProof/>
          <w:lang w:eastAsia="en-US"/>
        </w:rPr>
        <w:lastRenderedPageBreak/>
        <w:drawing>
          <wp:inline distT="0" distB="0" distL="0" distR="0" wp14:anchorId="3A9E016C" wp14:editId="5AA950DE">
            <wp:extent cx="4591050" cy="306560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1226" cy="3079077"/>
                    </a:xfrm>
                    <a:prstGeom prst="rect">
                      <a:avLst/>
                    </a:prstGeom>
                  </pic:spPr>
                </pic:pic>
              </a:graphicData>
            </a:graphic>
          </wp:inline>
        </w:drawing>
      </w:r>
    </w:p>
    <w:p w14:paraId="494702A0" w14:textId="77777777" w:rsidR="00475284" w:rsidRPr="00475284" w:rsidRDefault="00475284" w:rsidP="00475284"/>
    <w:p w14:paraId="7A3EDAEC" w14:textId="1F084828" w:rsidR="00657DBA" w:rsidRDefault="00657DBA" w:rsidP="00657DBA">
      <w:pPr>
        <w:pStyle w:val="Heading2"/>
      </w:pPr>
      <w:bookmarkStart w:id="224" w:name="_Edit_the_“Import"/>
      <w:bookmarkStart w:id="225" w:name="_Toc465253161"/>
      <w:bookmarkEnd w:id="224"/>
      <w:r>
        <w:t>Policy Management Setup</w:t>
      </w:r>
      <w:bookmarkEnd w:id="225"/>
    </w:p>
    <w:p w14:paraId="1BC4F429" w14:textId="703EB252" w:rsidR="00C93316" w:rsidRPr="00C93316" w:rsidRDefault="00C93316" w:rsidP="00C93316">
      <w:r>
        <w:t xml:space="preserve">All steps are performed on the </w:t>
      </w:r>
      <w:r w:rsidR="00CE3677">
        <w:t>Main Server</w:t>
      </w:r>
      <w:r>
        <w:t xml:space="preserve"> only</w:t>
      </w:r>
      <w:r w:rsidR="00D12D81">
        <w:t>,</w:t>
      </w:r>
      <w:r>
        <w:t xml:space="preserve"> except where</w:t>
      </w:r>
      <w:r w:rsidR="00D12D81">
        <w:t xml:space="preserve"> specifically</w:t>
      </w:r>
      <w:r>
        <w:t xml:space="preserve"> marked.</w:t>
      </w:r>
    </w:p>
    <w:p w14:paraId="5BD8CEE9" w14:textId="3C10062B" w:rsidR="00657DBA" w:rsidRDefault="00657DBA" w:rsidP="00657DBA">
      <w:pPr>
        <w:pStyle w:val="Heading3"/>
        <w:rPr>
          <w:rStyle w:val="Hyperlink"/>
        </w:rPr>
      </w:pPr>
      <w:bookmarkStart w:id="226" w:name="_Manually_Import_Policies"/>
      <w:bookmarkStart w:id="227" w:name="_Toc465253162"/>
      <w:bookmarkEnd w:id="226"/>
      <w:commentRangeStart w:id="228"/>
      <w:commentRangeStart w:id="229"/>
      <w:r>
        <w:t>Manually Import Policies (SQL2012v</w:t>
      </w:r>
      <w:r w:rsidR="00323E91">
        <w:t>10</w:t>
      </w:r>
      <w:r>
        <w:t xml:space="preserve"> STIG Policies</w:t>
      </w:r>
      <w:r w:rsidR="005916B2">
        <w:t>.zip</w:t>
      </w:r>
      <w:r>
        <w:t xml:space="preserve">) </w:t>
      </w:r>
      <w:hyperlink w:anchor="_Policy_Section" w:history="1">
        <w:r w:rsidRPr="00657DBA">
          <w:rPr>
            <w:rStyle w:val="Hyperlink"/>
          </w:rPr>
          <w:t>Link</w:t>
        </w:r>
      </w:hyperlink>
      <w:commentRangeEnd w:id="228"/>
      <w:r w:rsidR="0065711B">
        <w:rPr>
          <w:rStyle w:val="CommentReference"/>
          <w:rFonts w:ascii="Times New Roman" w:eastAsia="Times New Roman" w:hAnsi="Times New Roman" w:cs="Times New Roman"/>
          <w:b w:val="0"/>
          <w:bCs w:val="0"/>
          <w:color w:val="auto"/>
          <w:lang w:eastAsia="en-US"/>
        </w:rPr>
        <w:commentReference w:id="228"/>
      </w:r>
      <w:commentRangeEnd w:id="229"/>
      <w:r w:rsidR="00060CCE">
        <w:rPr>
          <w:rStyle w:val="CommentReference"/>
          <w:rFonts w:ascii="Times New Roman" w:eastAsia="Times New Roman" w:hAnsi="Times New Roman" w:cs="Times New Roman"/>
          <w:b w:val="0"/>
          <w:bCs w:val="0"/>
          <w:color w:val="auto"/>
          <w:lang w:eastAsia="en-US"/>
        </w:rPr>
        <w:commentReference w:id="229"/>
      </w:r>
      <w:bookmarkEnd w:id="227"/>
    </w:p>
    <w:p w14:paraId="0D5549CB" w14:textId="164F2252" w:rsidR="00BA4289" w:rsidRPr="00BA4289" w:rsidRDefault="00BA4289" w:rsidP="00BA4289">
      <w:r>
        <w:t>The ImportPolicies.ps1 script can be used to automate this step. Instructions for this PowerShell method are not included in this version.</w:t>
      </w:r>
    </w:p>
    <w:p w14:paraId="1A8DACE9" w14:textId="77777777" w:rsidR="005916B2" w:rsidRDefault="005916B2" w:rsidP="007B691C">
      <w:pPr>
        <w:pStyle w:val="step"/>
        <w:numPr>
          <w:ilvl w:val="0"/>
          <w:numId w:val="39"/>
        </w:numPr>
      </w:pPr>
      <w:r w:rsidRPr="005916B2">
        <w:t xml:space="preserve">Unzip the files </w:t>
      </w:r>
    </w:p>
    <w:p w14:paraId="3383C807" w14:textId="75AB24C3" w:rsidR="005916B2" w:rsidRDefault="005916B2" w:rsidP="00F60A57">
      <w:pPr>
        <w:pStyle w:val="step"/>
        <w:numPr>
          <w:ilvl w:val="1"/>
          <w:numId w:val="16"/>
        </w:numPr>
      </w:pPr>
      <w:r>
        <w:t>Copy the SQL2012v</w:t>
      </w:r>
      <w:r w:rsidR="00323E91">
        <w:t>10</w:t>
      </w:r>
      <w:r>
        <w:t xml:space="preserve"> STIG Policies.zip file </w:t>
      </w:r>
      <w:r w:rsidRPr="005916B2">
        <w:t>to a folder</w:t>
      </w:r>
      <w:r>
        <w:t xml:space="preserve"> on the </w:t>
      </w:r>
      <w:r w:rsidR="00CE3677">
        <w:t>Main Server</w:t>
      </w:r>
      <w:r w:rsidRPr="005916B2">
        <w:t>.</w:t>
      </w:r>
      <w:r w:rsidR="00871B9A">
        <w:t xml:space="preserve"> ‘X:\Reports’ can be reused for this purpose or you can create a new folder.</w:t>
      </w:r>
    </w:p>
    <w:p w14:paraId="4115680A" w14:textId="076E9B41" w:rsidR="005916B2" w:rsidRDefault="005916B2" w:rsidP="00F60A57">
      <w:pPr>
        <w:pStyle w:val="step"/>
        <w:numPr>
          <w:ilvl w:val="1"/>
          <w:numId w:val="16"/>
        </w:numPr>
      </w:pPr>
      <w:r>
        <w:t>Extract all files to that folder by right-clicking on the .zip file and choosing “Extract All…”</w:t>
      </w:r>
    </w:p>
    <w:p w14:paraId="3946CBB4" w14:textId="0D273813" w:rsidR="005916B2" w:rsidRDefault="005916B2" w:rsidP="00F60A57">
      <w:pPr>
        <w:pStyle w:val="step"/>
        <w:numPr>
          <w:ilvl w:val="1"/>
          <w:numId w:val="16"/>
        </w:numPr>
      </w:pPr>
      <w:r>
        <w:t>Make a note of that location. It will be needed in the next step when you import the policies.</w:t>
      </w:r>
    </w:p>
    <w:p w14:paraId="00D1FAF4" w14:textId="349EF2D7" w:rsidR="005916B2" w:rsidRDefault="005916B2" w:rsidP="007B691C">
      <w:pPr>
        <w:pStyle w:val="step"/>
        <w:numPr>
          <w:ilvl w:val="0"/>
          <w:numId w:val="16"/>
        </w:numPr>
      </w:pPr>
      <w:r>
        <w:t>Import the policies</w:t>
      </w:r>
    </w:p>
    <w:p w14:paraId="71ED97CA" w14:textId="55CB038D" w:rsidR="005916B2" w:rsidRDefault="00C676DF" w:rsidP="00F60A57">
      <w:pPr>
        <w:pStyle w:val="step"/>
        <w:numPr>
          <w:ilvl w:val="1"/>
          <w:numId w:val="8"/>
        </w:numPr>
      </w:pPr>
      <w:r>
        <w:t xml:space="preserve">Connect </w:t>
      </w:r>
      <w:r w:rsidR="005916B2">
        <w:t>the</w:t>
      </w:r>
      <w:r w:rsidR="00B845FB">
        <w:t xml:space="preserve"> </w:t>
      </w:r>
      <w:r w:rsidR="00900EF2">
        <w:t>Main</w:t>
      </w:r>
      <w:r w:rsidR="005916B2">
        <w:t xml:space="preserve"> instance </w:t>
      </w:r>
      <w:r w:rsidR="0062163E">
        <w:t>in SSMS</w:t>
      </w:r>
      <w:r>
        <w:t xml:space="preserve"> Object Explorer</w:t>
      </w:r>
      <w:r w:rsidR="005916B2">
        <w:t>.</w:t>
      </w:r>
    </w:p>
    <w:p w14:paraId="42E523CF" w14:textId="77777777" w:rsidR="005916B2" w:rsidRDefault="005916B2" w:rsidP="00F60A57">
      <w:pPr>
        <w:pStyle w:val="step"/>
        <w:numPr>
          <w:ilvl w:val="1"/>
          <w:numId w:val="8"/>
        </w:numPr>
      </w:pPr>
      <w:r>
        <w:t>Open the ‘Management’ node</w:t>
      </w:r>
    </w:p>
    <w:p w14:paraId="6B9B86C0" w14:textId="77777777" w:rsidR="005916B2" w:rsidRDefault="005916B2" w:rsidP="00F60A57">
      <w:pPr>
        <w:pStyle w:val="step"/>
        <w:numPr>
          <w:ilvl w:val="1"/>
          <w:numId w:val="8"/>
        </w:numPr>
      </w:pPr>
      <w:r>
        <w:t>Open the ‘Policy Management’ node.</w:t>
      </w:r>
    </w:p>
    <w:p w14:paraId="488D69B0" w14:textId="77777777" w:rsidR="005916B2" w:rsidRPr="00CA47D7" w:rsidRDefault="005916B2" w:rsidP="005916B2">
      <w:pPr>
        <w:pStyle w:val="Substep"/>
        <w:numPr>
          <w:ilvl w:val="0"/>
          <w:numId w:val="0"/>
        </w:numPr>
        <w:ind w:left="1440"/>
      </w:pPr>
      <w:r>
        <w:rPr>
          <w:noProof/>
          <w:lang w:bidi="ar-SA"/>
        </w:rPr>
        <w:lastRenderedPageBreak/>
        <w:drawing>
          <wp:inline distT="0" distB="0" distL="0" distR="0" wp14:anchorId="741C5B2D" wp14:editId="7EE2D02B">
            <wp:extent cx="2705100" cy="21978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2706777" cy="219925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CA47D7">
        <w:t xml:space="preserve">   </w:t>
      </w:r>
    </w:p>
    <w:p w14:paraId="600B8EEC" w14:textId="77777777" w:rsidR="005916B2" w:rsidRDefault="005916B2" w:rsidP="00F60A57">
      <w:pPr>
        <w:pStyle w:val="step"/>
        <w:numPr>
          <w:ilvl w:val="1"/>
          <w:numId w:val="8"/>
        </w:numPr>
      </w:pPr>
      <w:r>
        <w:t>Right click on the ‘Policies’ node and choose ‘Import Policy…’ from the context menu.</w:t>
      </w:r>
    </w:p>
    <w:p w14:paraId="3676D810" w14:textId="77777777" w:rsidR="005916B2" w:rsidRDefault="005916B2" w:rsidP="005916B2">
      <w:pPr>
        <w:pStyle w:val="Substep"/>
        <w:numPr>
          <w:ilvl w:val="0"/>
          <w:numId w:val="0"/>
        </w:numPr>
        <w:ind w:left="1440"/>
      </w:pPr>
      <w:r>
        <w:rPr>
          <w:noProof/>
          <w:lang w:bidi="ar-SA"/>
        </w:rPr>
        <w:drawing>
          <wp:inline distT="0" distB="0" distL="0" distR="0" wp14:anchorId="0CDCD1FE" wp14:editId="0E70BB05">
            <wp:extent cx="2581275" cy="22944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2582877" cy="2295891"/>
                    </a:xfrm>
                    <a:prstGeom prst="rect">
                      <a:avLst/>
                    </a:prstGeom>
                    <a:ln>
                      <a:noFill/>
                    </a:ln>
                    <a:extLst>
                      <a:ext uri="{53640926-AAD7-44D8-BBD7-CCE9431645EC}">
                        <a14:shadowObscured xmlns:a14="http://schemas.microsoft.com/office/drawing/2010/main"/>
                      </a:ext>
                    </a:extLst>
                  </pic:spPr>
                </pic:pic>
              </a:graphicData>
            </a:graphic>
          </wp:inline>
        </w:drawing>
      </w:r>
    </w:p>
    <w:p w14:paraId="084BBFF9" w14:textId="56C160FC" w:rsidR="005916B2" w:rsidRDefault="00380D6D" w:rsidP="00380D6D">
      <w:pPr>
        <w:pStyle w:val="step"/>
        <w:numPr>
          <w:ilvl w:val="0"/>
          <w:numId w:val="0"/>
        </w:numPr>
        <w:ind w:left="1440"/>
      </w:pPr>
      <w:r>
        <w:t>T</w:t>
      </w:r>
      <w:r w:rsidR="005916B2">
        <w:t>he ‘Import’ window will pop up.</w:t>
      </w:r>
    </w:p>
    <w:p w14:paraId="5D1064FC" w14:textId="77777777" w:rsidR="005916B2" w:rsidRDefault="005916B2" w:rsidP="00F60A57">
      <w:pPr>
        <w:pStyle w:val="step"/>
        <w:numPr>
          <w:ilvl w:val="1"/>
          <w:numId w:val="8"/>
        </w:numPr>
      </w:pPr>
      <w:r>
        <w:t>Click the ‘…’ button to the right of the ‘Files to import:’ textbox.  The ‘Select Policy’ box will open up.</w:t>
      </w:r>
    </w:p>
    <w:p w14:paraId="58FEF3DB" w14:textId="487A6509" w:rsidR="005916B2" w:rsidRDefault="005916B2" w:rsidP="00F60A57">
      <w:pPr>
        <w:pStyle w:val="step"/>
        <w:numPr>
          <w:ilvl w:val="1"/>
          <w:numId w:val="8"/>
        </w:numPr>
      </w:pPr>
      <w:r>
        <w:t xml:space="preserve">Browse to the folder </w:t>
      </w:r>
      <w:r w:rsidR="00380D6D">
        <w:t xml:space="preserve">where </w:t>
      </w:r>
      <w:r>
        <w:t xml:space="preserve">you unzipped the policies.  </w:t>
      </w:r>
    </w:p>
    <w:p w14:paraId="47DE105E" w14:textId="1F495343" w:rsidR="005916B2" w:rsidRDefault="005916B2" w:rsidP="00F60A57">
      <w:pPr>
        <w:pStyle w:val="step"/>
        <w:numPr>
          <w:ilvl w:val="1"/>
          <w:numId w:val="8"/>
        </w:numPr>
      </w:pPr>
      <w:r>
        <w:t>Select all of the policies by</w:t>
      </w:r>
      <w:r w:rsidR="0062163E">
        <w:t xml:space="preserve"> selecting a file then</w:t>
      </w:r>
      <w:r>
        <w:t xml:space="preserve"> clicking </w:t>
      </w:r>
      <w:r w:rsidR="00380D6D">
        <w:t>CTRL-A</w:t>
      </w:r>
      <w:r>
        <w:t>.</w:t>
      </w:r>
    </w:p>
    <w:p w14:paraId="2D26D0FF" w14:textId="0AC8FFF0" w:rsidR="005916B2" w:rsidRDefault="005916B2" w:rsidP="00F60A57">
      <w:pPr>
        <w:pStyle w:val="step"/>
        <w:numPr>
          <w:ilvl w:val="1"/>
          <w:numId w:val="8"/>
        </w:numPr>
      </w:pPr>
      <w:r>
        <w:t xml:space="preserve">Click </w:t>
      </w:r>
      <w:r w:rsidR="00380D6D">
        <w:t xml:space="preserve">the </w:t>
      </w:r>
      <w:r>
        <w:t>‘Open’</w:t>
      </w:r>
      <w:r w:rsidR="00380D6D">
        <w:t xml:space="preserve"> button</w:t>
      </w:r>
      <w:r>
        <w:t xml:space="preserve"> to select the policies</w:t>
      </w:r>
      <w:r w:rsidR="00380D6D">
        <w:t xml:space="preserve"> and return to the “Import Policies” dialog</w:t>
      </w:r>
      <w:r>
        <w:t>.</w:t>
      </w:r>
    </w:p>
    <w:p w14:paraId="452CA13A" w14:textId="5B0BFA65" w:rsidR="005916B2" w:rsidRDefault="00380D6D" w:rsidP="00F60A57">
      <w:pPr>
        <w:pStyle w:val="step"/>
        <w:numPr>
          <w:ilvl w:val="1"/>
          <w:numId w:val="8"/>
        </w:numPr>
      </w:pPr>
      <w:r>
        <w:t>Check the ‘Replace dup</w:t>
      </w:r>
      <w:r w:rsidR="005916B2">
        <w:t>licates with items imported’ checkbox.</w:t>
      </w:r>
    </w:p>
    <w:p w14:paraId="7591D259" w14:textId="14995CB1" w:rsidR="0062163E" w:rsidRDefault="0062163E" w:rsidP="00F94E38">
      <w:pPr>
        <w:pStyle w:val="step"/>
        <w:numPr>
          <w:ilvl w:val="0"/>
          <w:numId w:val="0"/>
        </w:numPr>
        <w:ind w:left="1440"/>
      </w:pPr>
      <w:r>
        <w:rPr>
          <w:noProof/>
          <w:lang w:bidi="ar-SA"/>
        </w:rPr>
        <w:lastRenderedPageBreak/>
        <w:drawing>
          <wp:inline distT="0" distB="0" distL="0" distR="0" wp14:anchorId="5A85A2EE" wp14:editId="02647CE0">
            <wp:extent cx="4105275" cy="25982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4367" cy="2610336"/>
                    </a:xfrm>
                    <a:prstGeom prst="rect">
                      <a:avLst/>
                    </a:prstGeom>
                  </pic:spPr>
                </pic:pic>
              </a:graphicData>
            </a:graphic>
          </wp:inline>
        </w:drawing>
      </w:r>
    </w:p>
    <w:p w14:paraId="041EC193" w14:textId="77777777" w:rsidR="005916B2" w:rsidRDefault="005916B2" w:rsidP="00F60A57">
      <w:pPr>
        <w:pStyle w:val="step"/>
        <w:numPr>
          <w:ilvl w:val="1"/>
          <w:numId w:val="8"/>
        </w:numPr>
      </w:pPr>
      <w:r>
        <w:t>Click ‘OK’ to import the policies.</w:t>
      </w:r>
    </w:p>
    <w:p w14:paraId="50D6F5F3" w14:textId="042E6EA1" w:rsidR="005916B2" w:rsidRDefault="005916B2" w:rsidP="00380D6D">
      <w:pPr>
        <w:pStyle w:val="step"/>
        <w:numPr>
          <w:ilvl w:val="0"/>
          <w:numId w:val="0"/>
        </w:numPr>
        <w:ind w:left="1440"/>
      </w:pPr>
      <w:r>
        <w:t>The policies will import into the ‘Policies’ folder</w:t>
      </w:r>
      <w:r w:rsidR="00C676DF">
        <w:t xml:space="preserve"> in the SSMS Object Explorer</w:t>
      </w:r>
      <w:r>
        <w:t>.</w:t>
      </w:r>
    </w:p>
    <w:p w14:paraId="273435A3" w14:textId="0CE9CF5E" w:rsidR="00B2745E" w:rsidRDefault="00B2745E" w:rsidP="00F60A57">
      <w:pPr>
        <w:pStyle w:val="step"/>
        <w:numPr>
          <w:ilvl w:val="1"/>
          <w:numId w:val="8"/>
        </w:numPr>
      </w:pPr>
      <w:r>
        <w:t>Expand the Policies node in the Object Explorer of SSMS to confirm the import. You should see something like the screenshot below.</w:t>
      </w:r>
    </w:p>
    <w:p w14:paraId="09FB17F0" w14:textId="4F7C96F5" w:rsidR="005916B2" w:rsidRDefault="00B2745E" w:rsidP="005916B2">
      <w:pPr>
        <w:pStyle w:val="step"/>
        <w:numPr>
          <w:ilvl w:val="0"/>
          <w:numId w:val="0"/>
        </w:numPr>
        <w:ind w:left="1440"/>
      </w:pPr>
      <w:r>
        <w:rPr>
          <w:noProof/>
          <w:lang w:bidi="ar-SA"/>
        </w:rPr>
        <w:drawing>
          <wp:inline distT="0" distB="0" distL="0" distR="0" wp14:anchorId="79B817FB" wp14:editId="267CF65D">
            <wp:extent cx="3362325" cy="3945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3364411" cy="3947575"/>
                    </a:xfrm>
                    <a:prstGeom prst="rect">
                      <a:avLst/>
                    </a:prstGeom>
                    <a:ln>
                      <a:noFill/>
                    </a:ln>
                    <a:extLst>
                      <a:ext uri="{53640926-AAD7-44D8-BBD7-CCE9431645EC}">
                        <a14:shadowObscured xmlns:a14="http://schemas.microsoft.com/office/drawing/2010/main"/>
                      </a:ext>
                    </a:extLst>
                  </pic:spPr>
                </pic:pic>
              </a:graphicData>
            </a:graphic>
          </wp:inline>
        </w:drawing>
      </w:r>
    </w:p>
    <w:p w14:paraId="3639CC05" w14:textId="77777777" w:rsidR="005916B2" w:rsidRPr="005916B2" w:rsidRDefault="005916B2" w:rsidP="005916B2"/>
    <w:p w14:paraId="786C9A91" w14:textId="6F6EBE1C" w:rsidR="00226B51" w:rsidRDefault="00226B51" w:rsidP="00226B51">
      <w:pPr>
        <w:pStyle w:val="Heading3"/>
        <w:rPr>
          <w:rStyle w:val="Hyperlink"/>
        </w:rPr>
      </w:pPr>
      <w:bookmarkStart w:id="230" w:name="_Configure_the_PowerShell"/>
      <w:bookmarkStart w:id="231" w:name="_Toc465253163"/>
      <w:bookmarkEnd w:id="230"/>
      <w:r>
        <w:lastRenderedPageBreak/>
        <w:t>Create the Database Objects and insert data (</w:t>
      </w:r>
      <w:r w:rsidR="00F733D0">
        <w:t>06CreatePolicyDB.sql</w:t>
      </w:r>
      <w:r>
        <w:t xml:space="preserve">) </w:t>
      </w:r>
      <w:hyperlink w:anchor="_Policy_Section" w:history="1">
        <w:r w:rsidRPr="00657DBA">
          <w:rPr>
            <w:rStyle w:val="Hyperlink"/>
          </w:rPr>
          <w:t>Link</w:t>
        </w:r>
        <w:bookmarkEnd w:id="231"/>
      </w:hyperlink>
    </w:p>
    <w:p w14:paraId="79729B0B" w14:textId="00671EE6" w:rsidR="00226B51" w:rsidRDefault="00226B51" w:rsidP="00226B51">
      <w:pPr>
        <w:pStyle w:val="step"/>
        <w:numPr>
          <w:ilvl w:val="0"/>
          <w:numId w:val="19"/>
        </w:numPr>
      </w:pPr>
      <w:r>
        <w:t xml:space="preserve">Open the </w:t>
      </w:r>
      <w:r w:rsidR="00F733D0">
        <w:t>06CreatePolicyDB.sql</w:t>
      </w:r>
      <w:r>
        <w:t xml:space="preserve"> script in an SSMS query window with a connection to the </w:t>
      </w:r>
      <w:r w:rsidR="00CE3677">
        <w:t>Main Server</w:t>
      </w:r>
      <w:r>
        <w:t>.</w:t>
      </w:r>
    </w:p>
    <w:p w14:paraId="3CB2E444" w14:textId="77777777" w:rsidR="00226B51" w:rsidRDefault="00226B51" w:rsidP="00226B51">
      <w:pPr>
        <w:pStyle w:val="step"/>
      </w:pPr>
      <w:r>
        <w:t xml:space="preserve">Set the script variables to the desired values as noted in the </w:t>
      </w:r>
      <w:hyperlink w:anchor="_Running_the_Scripts" w:history="1">
        <w:r w:rsidRPr="00217E44">
          <w:rPr>
            <w:rStyle w:val="Hyperlink"/>
          </w:rPr>
          <w:t>table</w:t>
        </w:r>
      </w:hyperlink>
      <w:r>
        <w:t xml:space="preserve"> above. You will likely only want to edit the files location for the data and log file of the database. The variables and default values from the script are:</w:t>
      </w:r>
    </w:p>
    <w:p w14:paraId="35EBD481" w14:textId="77777777" w:rsidR="00226B51" w:rsidRDefault="00226B51" w:rsidP="00226B51">
      <w:pPr>
        <w:autoSpaceDE w:val="0"/>
        <w:autoSpaceDN w:val="0"/>
        <w:adjustRightInd w:val="0"/>
        <w:spacing w:after="0" w:line="240" w:lineRule="auto"/>
        <w:ind w:left="708" w:firstLine="708"/>
        <w:rPr>
          <w:rFonts w:ascii="Consolas" w:hAnsi="Consolas" w:cs="Consolas"/>
          <w:sz w:val="24"/>
          <w:szCs w:val="24"/>
          <w:highlight w:val="lightGray"/>
        </w:rPr>
      </w:pPr>
      <w:r>
        <w:rPr>
          <w:rFonts w:ascii="Consolas" w:hAnsi="Consolas" w:cs="Consolas"/>
          <w:sz w:val="24"/>
          <w:szCs w:val="24"/>
          <w:highlight w:val="lightGray"/>
        </w:rPr>
        <w:t>:setvar</w:t>
      </w:r>
      <w:r>
        <w:rPr>
          <w:rFonts w:ascii="Consolas" w:hAnsi="Consolas" w:cs="Consolas"/>
          <w:sz w:val="24"/>
          <w:szCs w:val="24"/>
          <w:highlight w:val="lightGray"/>
        </w:rPr>
        <w:tab/>
        <w:t>PolicyDBName</w:t>
      </w:r>
      <w:r>
        <w:rPr>
          <w:rFonts w:ascii="Consolas" w:hAnsi="Consolas" w:cs="Consolas"/>
          <w:sz w:val="24"/>
          <w:szCs w:val="24"/>
          <w:highlight w:val="lightGray"/>
        </w:rPr>
        <w:tab/>
      </w:r>
      <w:r>
        <w:rPr>
          <w:rFonts w:ascii="Consolas" w:hAnsi="Consolas" w:cs="Consolas"/>
          <w:sz w:val="24"/>
          <w:szCs w:val="24"/>
          <w:highlight w:val="lightGray"/>
        </w:rPr>
        <w:tab/>
        <w:t>"MDW"</w:t>
      </w:r>
    </w:p>
    <w:p w14:paraId="33441D80" w14:textId="77777777" w:rsidR="00226B51" w:rsidRDefault="00226B51" w:rsidP="00226B51">
      <w:pPr>
        <w:autoSpaceDE w:val="0"/>
        <w:autoSpaceDN w:val="0"/>
        <w:adjustRightInd w:val="0"/>
        <w:spacing w:after="0" w:line="240" w:lineRule="auto"/>
        <w:ind w:left="708" w:firstLine="708"/>
        <w:rPr>
          <w:rFonts w:ascii="Consolas" w:hAnsi="Consolas" w:cs="Consolas"/>
          <w:sz w:val="24"/>
          <w:szCs w:val="24"/>
          <w:highlight w:val="lightGray"/>
        </w:rPr>
      </w:pPr>
      <w:r>
        <w:rPr>
          <w:rFonts w:ascii="Consolas" w:hAnsi="Consolas" w:cs="Consolas"/>
          <w:sz w:val="24"/>
          <w:szCs w:val="24"/>
          <w:highlight w:val="lightGray"/>
        </w:rPr>
        <w:t>:setvar</w:t>
      </w:r>
      <w:r>
        <w:rPr>
          <w:rFonts w:ascii="Consolas" w:hAnsi="Consolas" w:cs="Consolas"/>
          <w:sz w:val="24"/>
          <w:szCs w:val="24"/>
          <w:highlight w:val="lightGray"/>
        </w:rPr>
        <w:tab/>
        <w:t>PolicyDBDataFilePath</w:t>
      </w:r>
      <w:r>
        <w:rPr>
          <w:rFonts w:ascii="Consolas" w:hAnsi="Consolas" w:cs="Consolas"/>
          <w:sz w:val="24"/>
          <w:szCs w:val="24"/>
          <w:highlight w:val="lightGray"/>
        </w:rPr>
        <w:tab/>
        <w:t>"C:\{</w:t>
      </w:r>
      <w:r w:rsidRPr="00CD4229">
        <w:rPr>
          <w:rFonts w:ascii="Consolas" w:hAnsi="Consolas" w:cs="Consolas"/>
          <w:i/>
          <w:sz w:val="24"/>
          <w:szCs w:val="24"/>
          <w:highlight w:val="lightGray"/>
        </w:rPr>
        <w:t>path</w:t>
      </w:r>
      <w:r>
        <w:rPr>
          <w:rFonts w:ascii="Consolas" w:hAnsi="Consolas" w:cs="Consolas"/>
          <w:sz w:val="24"/>
          <w:szCs w:val="24"/>
          <w:highlight w:val="lightGray"/>
        </w:rPr>
        <w:t>}\DATA"</w:t>
      </w:r>
    </w:p>
    <w:p w14:paraId="572C79A9" w14:textId="77777777" w:rsidR="00226B51" w:rsidRDefault="00226B51" w:rsidP="00226B51">
      <w:pPr>
        <w:autoSpaceDE w:val="0"/>
        <w:autoSpaceDN w:val="0"/>
        <w:adjustRightInd w:val="0"/>
        <w:spacing w:after="0" w:line="240" w:lineRule="auto"/>
        <w:ind w:left="708" w:firstLine="708"/>
        <w:rPr>
          <w:rFonts w:ascii="Consolas" w:hAnsi="Consolas" w:cs="Consolas"/>
          <w:sz w:val="24"/>
          <w:szCs w:val="24"/>
          <w:highlight w:val="lightGray"/>
        </w:rPr>
      </w:pPr>
      <w:r>
        <w:rPr>
          <w:rFonts w:ascii="Consolas" w:hAnsi="Consolas" w:cs="Consolas"/>
          <w:sz w:val="24"/>
          <w:szCs w:val="24"/>
          <w:highlight w:val="lightGray"/>
        </w:rPr>
        <w:t>:setvar</w:t>
      </w:r>
      <w:r>
        <w:rPr>
          <w:rFonts w:ascii="Consolas" w:hAnsi="Consolas" w:cs="Consolas"/>
          <w:sz w:val="24"/>
          <w:szCs w:val="24"/>
          <w:highlight w:val="lightGray"/>
        </w:rPr>
        <w:tab/>
        <w:t>PolicyDBLogFilePath</w:t>
      </w:r>
      <w:r>
        <w:rPr>
          <w:rFonts w:ascii="Consolas" w:hAnsi="Consolas" w:cs="Consolas"/>
          <w:sz w:val="24"/>
          <w:szCs w:val="24"/>
          <w:highlight w:val="lightGray"/>
        </w:rPr>
        <w:tab/>
        <w:t>"C:\{</w:t>
      </w:r>
      <w:r w:rsidRPr="00CD4229">
        <w:rPr>
          <w:rFonts w:ascii="Consolas" w:hAnsi="Consolas" w:cs="Consolas"/>
          <w:i/>
          <w:sz w:val="24"/>
          <w:szCs w:val="24"/>
          <w:highlight w:val="lightGray"/>
        </w:rPr>
        <w:t>path</w:t>
      </w:r>
      <w:r>
        <w:rPr>
          <w:rFonts w:ascii="Consolas" w:hAnsi="Consolas" w:cs="Consolas"/>
          <w:sz w:val="24"/>
          <w:szCs w:val="24"/>
          <w:highlight w:val="lightGray"/>
        </w:rPr>
        <w:t>}\DATA"</w:t>
      </w:r>
    </w:p>
    <w:p w14:paraId="60443125" w14:textId="77777777" w:rsidR="00226B51" w:rsidRDefault="00226B51" w:rsidP="00226B51">
      <w:pPr>
        <w:pStyle w:val="step"/>
        <w:numPr>
          <w:ilvl w:val="0"/>
          <w:numId w:val="0"/>
        </w:numPr>
      </w:pPr>
    </w:p>
    <w:p w14:paraId="331E2FBC" w14:textId="77777777" w:rsidR="00226B51" w:rsidRDefault="00226B51" w:rsidP="00226B51">
      <w:pPr>
        <w:pStyle w:val="step"/>
      </w:pPr>
      <w:r w:rsidRPr="00E55E40">
        <w:t>Set the script to run in SQLCMD mode</w:t>
      </w:r>
    </w:p>
    <w:p w14:paraId="281A0A3A" w14:textId="77777777" w:rsidR="00226B51" w:rsidRDefault="00226B51" w:rsidP="00226B51">
      <w:pPr>
        <w:pStyle w:val="step"/>
        <w:numPr>
          <w:ilvl w:val="1"/>
          <w:numId w:val="7"/>
        </w:numPr>
      </w:pPr>
      <w:r>
        <w:t>With the focus on the query window, select the ‘Query’ menu from the top of the SSMS.</w:t>
      </w:r>
    </w:p>
    <w:p w14:paraId="0A071F20" w14:textId="77777777" w:rsidR="00226B51" w:rsidRDefault="00226B51" w:rsidP="00226B51">
      <w:pPr>
        <w:pStyle w:val="step"/>
        <w:numPr>
          <w:ilvl w:val="1"/>
          <w:numId w:val="7"/>
        </w:numPr>
      </w:pPr>
      <w:r>
        <w:t>The SQLCMD selection will be third from the bottom. Click it. The background of the variables will turn to dark gray.</w:t>
      </w:r>
    </w:p>
    <w:p w14:paraId="4E41D01D" w14:textId="77777777" w:rsidR="00226B51" w:rsidRDefault="00226B51" w:rsidP="00226B51">
      <w:pPr>
        <w:pStyle w:val="step"/>
      </w:pPr>
      <w:commentRangeStart w:id="232"/>
      <w:commentRangeStart w:id="233"/>
      <w:commentRangeStart w:id="234"/>
      <w:commentRangeStart w:id="235"/>
      <w:r>
        <w:t>Execute the Query.</w:t>
      </w:r>
      <w:commentRangeEnd w:id="232"/>
      <w:r>
        <w:rPr>
          <w:rStyle w:val="CommentReference"/>
          <w:lang w:bidi="ar-SA"/>
        </w:rPr>
        <w:commentReference w:id="232"/>
      </w:r>
      <w:commentRangeEnd w:id="233"/>
      <w:r>
        <w:rPr>
          <w:rStyle w:val="CommentReference"/>
          <w:lang w:bidi="ar-SA"/>
        </w:rPr>
        <w:commentReference w:id="233"/>
      </w:r>
      <w:commentRangeEnd w:id="234"/>
      <w:r w:rsidR="003D1EB6">
        <w:rPr>
          <w:rStyle w:val="CommentReference"/>
          <w:lang w:bidi="ar-SA"/>
        </w:rPr>
        <w:commentReference w:id="234"/>
      </w:r>
      <w:commentRangeEnd w:id="235"/>
      <w:r w:rsidR="00335B40">
        <w:rPr>
          <w:rStyle w:val="CommentReference"/>
          <w:lang w:bidi="ar-SA"/>
        </w:rPr>
        <w:commentReference w:id="235"/>
      </w:r>
    </w:p>
    <w:p w14:paraId="4DD9B8EF" w14:textId="77777777" w:rsidR="00226B51" w:rsidRDefault="00226B51" w:rsidP="00226B51">
      <w:pPr>
        <w:pStyle w:val="step"/>
      </w:pPr>
      <w:r>
        <w:t>When finished, check for the existence of the “MDW” database.</w:t>
      </w:r>
    </w:p>
    <w:p w14:paraId="34987ED8" w14:textId="77777777" w:rsidR="00226B51" w:rsidRDefault="00226B51" w:rsidP="00226B51">
      <w:pPr>
        <w:pStyle w:val="step"/>
        <w:numPr>
          <w:ilvl w:val="1"/>
          <w:numId w:val="7"/>
        </w:numPr>
      </w:pPr>
      <w:r>
        <w:t>In the SSMS Object Explorer, refresh the databases folder.</w:t>
      </w:r>
    </w:p>
    <w:p w14:paraId="5946EC06" w14:textId="77777777" w:rsidR="00226B51" w:rsidRDefault="00226B51" w:rsidP="00226B51">
      <w:pPr>
        <w:pStyle w:val="step"/>
        <w:numPr>
          <w:ilvl w:val="1"/>
          <w:numId w:val="7"/>
        </w:numPr>
      </w:pPr>
      <w:r>
        <w:t>Expand the list of databases.</w:t>
      </w:r>
    </w:p>
    <w:p w14:paraId="10D98DEE" w14:textId="77777777" w:rsidR="00226B51" w:rsidRDefault="00226B51" w:rsidP="00226B51">
      <w:pPr>
        <w:pStyle w:val="step"/>
        <w:numPr>
          <w:ilvl w:val="1"/>
          <w:numId w:val="7"/>
        </w:numPr>
      </w:pPr>
      <w:r>
        <w:t>Confirm the existence of the new “MDW” database.</w:t>
      </w:r>
    </w:p>
    <w:p w14:paraId="278695EA" w14:textId="5114BA28" w:rsidR="00657DBA" w:rsidRDefault="00657DBA" w:rsidP="00657DBA">
      <w:pPr>
        <w:pStyle w:val="Heading3"/>
        <w:rPr>
          <w:rStyle w:val="Hyperlink"/>
        </w:rPr>
      </w:pPr>
      <w:bookmarkStart w:id="236" w:name="_Toc465253164"/>
      <w:r>
        <w:t>Configure the PowerShell user account rights</w:t>
      </w:r>
      <w:r w:rsidR="00631873">
        <w:t xml:space="preserve"> </w:t>
      </w:r>
      <w:hyperlink w:anchor="_Policy_Section" w:history="1">
        <w:r w:rsidRPr="00657DBA">
          <w:rPr>
            <w:rStyle w:val="Hyperlink"/>
          </w:rPr>
          <w:t>Link</w:t>
        </w:r>
      </w:hyperlink>
      <w:bookmarkEnd w:id="236"/>
    </w:p>
    <w:p w14:paraId="289A2FFE" w14:textId="223FCB1D" w:rsidR="00B2745E" w:rsidRDefault="0069186D" w:rsidP="00743C7E">
      <w:pPr>
        <w:pStyle w:val="step"/>
        <w:numPr>
          <w:ilvl w:val="0"/>
          <w:numId w:val="40"/>
        </w:numPr>
      </w:pPr>
      <w:r>
        <w:t>Make note of the</w:t>
      </w:r>
      <w:r w:rsidR="00B2745E">
        <w:t xml:space="preserve"> domain user account created for use in running the PowerShell scripts.</w:t>
      </w:r>
      <w:r>
        <w:t xml:space="preserve"> </w:t>
      </w:r>
      <w:hyperlink w:anchor="PS_Acct_Prereq" w:history="1">
        <w:r w:rsidRPr="00631873">
          <w:rPr>
            <w:rStyle w:val="Hyperlink"/>
            <w:rFonts w:asciiTheme="majorHAnsi" w:hAnsiTheme="majorHAnsi"/>
            <w:b/>
            <w:sz w:val="22"/>
            <w:szCs w:val="22"/>
          </w:rPr>
          <w:t>Prerequisites</w:t>
        </w:r>
      </w:hyperlink>
    </w:p>
    <w:p w14:paraId="3E2FF8EB" w14:textId="28E5A4B7" w:rsidR="00B2745E" w:rsidRDefault="00B2745E" w:rsidP="00B2745E">
      <w:pPr>
        <w:pStyle w:val="Substep"/>
      </w:pPr>
      <w:r>
        <w:t>Account needs domain user rights only</w:t>
      </w:r>
      <w:r w:rsidR="00644BE6">
        <w:t>.</w:t>
      </w:r>
      <w:r w:rsidR="00631873">
        <w:t xml:space="preserve"> </w:t>
      </w:r>
    </w:p>
    <w:p w14:paraId="516D1A73" w14:textId="77777777" w:rsidR="00B2745E" w:rsidRDefault="00B2745E" w:rsidP="00F60A57">
      <w:pPr>
        <w:pStyle w:val="step"/>
        <w:numPr>
          <w:ilvl w:val="0"/>
          <w:numId w:val="6"/>
        </w:numPr>
      </w:pPr>
      <w:r>
        <w:t>Grant the user login rights</w:t>
      </w:r>
    </w:p>
    <w:p w14:paraId="619C87C4" w14:textId="3A1B1425" w:rsidR="00B2745E" w:rsidRDefault="00B2745E" w:rsidP="00B2745E">
      <w:pPr>
        <w:pStyle w:val="Substep"/>
      </w:pPr>
      <w:r>
        <w:t xml:space="preserve">Connect to the </w:t>
      </w:r>
      <w:r w:rsidR="00CE3677">
        <w:t>Main Server</w:t>
      </w:r>
      <w:r>
        <w:t xml:space="preserve"> instance in </w:t>
      </w:r>
      <w:r w:rsidR="0069186D">
        <w:t xml:space="preserve">SSMS </w:t>
      </w:r>
      <w:r>
        <w:t>Object Explorer.</w:t>
      </w:r>
    </w:p>
    <w:p w14:paraId="4D1149D0" w14:textId="77777777" w:rsidR="00B2745E" w:rsidRDefault="00B2745E" w:rsidP="00B2745E">
      <w:pPr>
        <w:pStyle w:val="Substep"/>
      </w:pPr>
      <w:r>
        <w:t>Expand the instance node, then the “Security” node.</w:t>
      </w:r>
    </w:p>
    <w:p w14:paraId="2B4981B6" w14:textId="77777777" w:rsidR="00B2745E" w:rsidRDefault="00B2745E" w:rsidP="00B2745E">
      <w:pPr>
        <w:pStyle w:val="Substep"/>
      </w:pPr>
      <w:r>
        <w:t>Right click on the “Logins” node and choose “New Login…” from the context menu.</w:t>
      </w:r>
    </w:p>
    <w:p w14:paraId="3E01F218" w14:textId="77777777" w:rsidR="00B2745E" w:rsidRDefault="00B2745E" w:rsidP="00B2745E">
      <w:pPr>
        <w:pStyle w:val="Substep"/>
      </w:pPr>
      <w:r>
        <w:t>The “Login – New” box will pop up.</w:t>
      </w:r>
    </w:p>
    <w:p w14:paraId="6BB1476D" w14:textId="788A10B8" w:rsidR="00B2745E" w:rsidRDefault="00B2745E" w:rsidP="00B2745E">
      <w:pPr>
        <w:pStyle w:val="Substep"/>
      </w:pPr>
      <w:r>
        <w:t xml:space="preserve">In the “Login name:” textbox, type in the name of the </w:t>
      </w:r>
      <w:r w:rsidR="005C4B12">
        <w:t xml:space="preserve">PowerShell </w:t>
      </w:r>
      <w:r>
        <w:t xml:space="preserve">domain user account </w:t>
      </w:r>
      <w:r w:rsidR="005C4B12">
        <w:t>(Domain\UserAcct).</w:t>
      </w:r>
    </w:p>
    <w:p w14:paraId="358C26FC" w14:textId="77777777" w:rsidR="00B2745E" w:rsidRDefault="00B2745E" w:rsidP="00F60A57">
      <w:pPr>
        <w:pStyle w:val="step"/>
        <w:numPr>
          <w:ilvl w:val="0"/>
          <w:numId w:val="6"/>
        </w:numPr>
      </w:pPr>
      <w:r>
        <w:t>Grant the user sysadmin rights</w:t>
      </w:r>
    </w:p>
    <w:p w14:paraId="4813F5C6" w14:textId="2B087658" w:rsidR="00B2745E" w:rsidRDefault="00631873" w:rsidP="00B2745E">
      <w:pPr>
        <w:pStyle w:val="Substep"/>
      </w:pPr>
      <w:r>
        <w:lastRenderedPageBreak/>
        <w:t>With the ‘Login’ dialog still open, c</w:t>
      </w:r>
      <w:r w:rsidR="00B2745E">
        <w:t>lick on the “Server Roles” under “Select a page”</w:t>
      </w:r>
    </w:p>
    <w:p w14:paraId="40C896A7" w14:textId="44C1416E" w:rsidR="00B2745E" w:rsidRDefault="00B2745E" w:rsidP="00B2745E">
      <w:pPr>
        <w:pStyle w:val="Substep"/>
      </w:pPr>
      <w:commentRangeStart w:id="237"/>
      <w:commentRangeStart w:id="238"/>
      <w:r>
        <w:t>Check the box in front of “sysadmin”.</w:t>
      </w:r>
      <w:commentRangeEnd w:id="237"/>
      <w:r w:rsidR="00273ED3">
        <w:rPr>
          <w:rStyle w:val="CommentReference"/>
          <w:lang w:bidi="ar-SA"/>
        </w:rPr>
        <w:commentReference w:id="237"/>
      </w:r>
      <w:commentRangeEnd w:id="238"/>
      <w:r w:rsidR="00335B40">
        <w:rPr>
          <w:rStyle w:val="CommentReference"/>
          <w:lang w:bidi="ar-SA"/>
        </w:rPr>
        <w:commentReference w:id="238"/>
      </w:r>
    </w:p>
    <w:p w14:paraId="44F7EA1C" w14:textId="66CF00F8" w:rsidR="00226B51" w:rsidRDefault="00226B51" w:rsidP="00743C7E">
      <w:pPr>
        <w:pStyle w:val="Substep"/>
        <w:numPr>
          <w:ilvl w:val="0"/>
          <w:numId w:val="0"/>
        </w:numPr>
        <w:ind w:left="1284"/>
      </w:pPr>
      <w:r>
        <w:rPr>
          <w:noProof/>
          <w:lang w:bidi="ar-SA"/>
        </w:rPr>
        <w:drawing>
          <wp:inline distT="0" distB="0" distL="0" distR="0" wp14:anchorId="2E650EF3" wp14:editId="184EE4D0">
            <wp:extent cx="3438525" cy="31145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1423" cy="3126193"/>
                    </a:xfrm>
                    <a:prstGeom prst="rect">
                      <a:avLst/>
                    </a:prstGeom>
                  </pic:spPr>
                </pic:pic>
              </a:graphicData>
            </a:graphic>
          </wp:inline>
        </w:drawing>
      </w:r>
    </w:p>
    <w:p w14:paraId="77107F5E" w14:textId="5422C8DE" w:rsidR="00B2745E" w:rsidRDefault="00B2745E" w:rsidP="00F60A57">
      <w:pPr>
        <w:pStyle w:val="step"/>
        <w:numPr>
          <w:ilvl w:val="0"/>
          <w:numId w:val="6"/>
        </w:numPr>
      </w:pPr>
      <w:r>
        <w:t>Grant the user permissions in master</w:t>
      </w:r>
      <w:r w:rsidR="00631873">
        <w:t xml:space="preserve">, msdb, and the PBM </w:t>
      </w:r>
      <w:commentRangeStart w:id="239"/>
      <w:r w:rsidR="00631873">
        <w:t>database</w:t>
      </w:r>
      <w:commentRangeEnd w:id="239"/>
      <w:r w:rsidR="00953268">
        <w:rPr>
          <w:rStyle w:val="CommentReference"/>
          <w:lang w:bidi="ar-SA"/>
        </w:rPr>
        <w:commentReference w:id="239"/>
      </w:r>
      <w:r w:rsidR="00631873">
        <w:t>.</w:t>
      </w:r>
    </w:p>
    <w:p w14:paraId="2D8ECD8D" w14:textId="6E6164FC" w:rsidR="00B2745E" w:rsidRDefault="00631873" w:rsidP="00B2745E">
      <w:pPr>
        <w:pStyle w:val="Substep"/>
      </w:pPr>
      <w:r>
        <w:t>With the ‘Login’ dialog still open, c</w:t>
      </w:r>
      <w:r w:rsidR="00B2745E">
        <w:t>lick on “User Mapping” under “Select a page” on the left.</w:t>
      </w:r>
    </w:p>
    <w:p w14:paraId="5A70623A" w14:textId="77777777" w:rsidR="00B2745E" w:rsidRDefault="00B2745E" w:rsidP="00B2745E">
      <w:pPr>
        <w:pStyle w:val="Substep"/>
      </w:pPr>
      <w:r>
        <w:t>Place a check in front of ‘master.</w:t>
      </w:r>
    </w:p>
    <w:p w14:paraId="24753A44" w14:textId="77777777" w:rsidR="00B2745E" w:rsidRDefault="00B2745E" w:rsidP="00B2745E">
      <w:pPr>
        <w:pStyle w:val="Substep"/>
      </w:pPr>
      <w:r>
        <w:t>In the “Database role membership for: master” pane place a check in front of the following roles:</w:t>
      </w:r>
    </w:p>
    <w:p w14:paraId="40490B75" w14:textId="77777777" w:rsidR="00B2745E" w:rsidRDefault="00B2745E" w:rsidP="00B2745E">
      <w:pPr>
        <w:pStyle w:val="Substep"/>
        <w:numPr>
          <w:ilvl w:val="0"/>
          <w:numId w:val="0"/>
        </w:numPr>
        <w:ind w:left="2160"/>
      </w:pPr>
      <w:r>
        <w:t>db_datareader</w:t>
      </w:r>
    </w:p>
    <w:p w14:paraId="4867DF05" w14:textId="77777777" w:rsidR="00B2745E" w:rsidRDefault="00B2745E" w:rsidP="00B2745E">
      <w:pPr>
        <w:pStyle w:val="Substep"/>
      </w:pPr>
      <w:r>
        <w:t>Place a check in front of ‘msdb’.</w:t>
      </w:r>
    </w:p>
    <w:p w14:paraId="53E39EC1" w14:textId="77777777" w:rsidR="00B2745E" w:rsidRDefault="00B2745E" w:rsidP="00B2745E">
      <w:pPr>
        <w:pStyle w:val="Substep"/>
      </w:pPr>
      <w:r>
        <w:t>In the “Database role membership for: msdb” pane place a check in front of the following roles:</w:t>
      </w:r>
    </w:p>
    <w:p w14:paraId="5E4E2715" w14:textId="77777777" w:rsidR="00B2745E" w:rsidRDefault="00B2745E" w:rsidP="00B2745E">
      <w:pPr>
        <w:pStyle w:val="Substep"/>
        <w:numPr>
          <w:ilvl w:val="0"/>
          <w:numId w:val="0"/>
        </w:numPr>
        <w:ind w:left="2160"/>
      </w:pPr>
      <w:r>
        <w:t>db_datareader</w:t>
      </w:r>
    </w:p>
    <w:p w14:paraId="773E29B7" w14:textId="77777777" w:rsidR="00B2745E" w:rsidRDefault="00B2745E" w:rsidP="00B2745E">
      <w:pPr>
        <w:pStyle w:val="Substep"/>
        <w:numPr>
          <w:ilvl w:val="0"/>
          <w:numId w:val="0"/>
        </w:numPr>
        <w:ind w:left="2160"/>
      </w:pPr>
      <w:r>
        <w:t>PolicyAdministratorRole</w:t>
      </w:r>
    </w:p>
    <w:p w14:paraId="26D35090" w14:textId="77777777" w:rsidR="00B2745E" w:rsidRDefault="00B2745E" w:rsidP="00B2745E">
      <w:pPr>
        <w:pStyle w:val="Substep"/>
        <w:numPr>
          <w:ilvl w:val="0"/>
          <w:numId w:val="0"/>
        </w:numPr>
        <w:ind w:left="2160"/>
      </w:pPr>
      <w:r>
        <w:t>public</w:t>
      </w:r>
    </w:p>
    <w:p w14:paraId="13C65A30" w14:textId="77777777" w:rsidR="00B2745E" w:rsidRDefault="00B2745E" w:rsidP="00B2745E">
      <w:pPr>
        <w:pStyle w:val="Substep"/>
        <w:numPr>
          <w:ilvl w:val="0"/>
          <w:numId w:val="0"/>
        </w:numPr>
        <w:ind w:left="2160"/>
      </w:pPr>
      <w:r>
        <w:t>SQLAgentOperatorRole</w:t>
      </w:r>
    </w:p>
    <w:p w14:paraId="3B7EADEB" w14:textId="77777777" w:rsidR="00B2745E" w:rsidRDefault="00B2745E" w:rsidP="00B2745E">
      <w:pPr>
        <w:pStyle w:val="Substep"/>
        <w:numPr>
          <w:ilvl w:val="0"/>
          <w:numId w:val="0"/>
        </w:numPr>
        <w:ind w:left="2160"/>
      </w:pPr>
      <w:r>
        <w:lastRenderedPageBreak/>
        <w:t>SQLAgentReaderRole</w:t>
      </w:r>
    </w:p>
    <w:p w14:paraId="05E2D8FB" w14:textId="77777777" w:rsidR="00B2745E" w:rsidRDefault="00B2745E" w:rsidP="00B2745E">
      <w:pPr>
        <w:pStyle w:val="Substep"/>
        <w:numPr>
          <w:ilvl w:val="0"/>
          <w:numId w:val="0"/>
        </w:numPr>
        <w:ind w:left="2160"/>
      </w:pPr>
      <w:r>
        <w:t>SQLAgentUserRole</w:t>
      </w:r>
    </w:p>
    <w:p w14:paraId="6AAAC908" w14:textId="77777777" w:rsidR="00B2745E" w:rsidRDefault="00B2745E" w:rsidP="00B2745E">
      <w:pPr>
        <w:pStyle w:val="Substep"/>
        <w:numPr>
          <w:ilvl w:val="0"/>
          <w:numId w:val="0"/>
        </w:numPr>
        <w:ind w:left="2736" w:hanging="576"/>
      </w:pPr>
      <w:r>
        <w:rPr>
          <w:noProof/>
          <w:lang w:bidi="ar-SA"/>
        </w:rPr>
        <w:drawing>
          <wp:inline distT="0" distB="0" distL="0" distR="0" wp14:anchorId="2CBEB186" wp14:editId="2AAD2AE3">
            <wp:extent cx="2190307" cy="344856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2190307" cy="3448569"/>
                    </a:xfrm>
                    <a:prstGeom prst="rect">
                      <a:avLst/>
                    </a:prstGeom>
                    <a:ln>
                      <a:noFill/>
                    </a:ln>
                    <a:extLst>
                      <a:ext uri="{53640926-AAD7-44D8-BBD7-CCE9431645EC}">
                        <a14:shadowObscured xmlns:a14="http://schemas.microsoft.com/office/drawing/2010/main"/>
                      </a:ext>
                    </a:extLst>
                  </pic:spPr>
                </pic:pic>
              </a:graphicData>
            </a:graphic>
          </wp:inline>
        </w:drawing>
      </w:r>
    </w:p>
    <w:p w14:paraId="5687F004" w14:textId="77777777" w:rsidR="00B2745E" w:rsidRDefault="00B2745E" w:rsidP="00B2745E">
      <w:pPr>
        <w:pStyle w:val="Substep"/>
      </w:pPr>
      <w:r>
        <w:t xml:space="preserve">Place a check in front of the PBM database.  (In this case it is called </w:t>
      </w:r>
      <w:commentRangeStart w:id="240"/>
      <w:r>
        <w:t>MDW</w:t>
      </w:r>
      <w:commentRangeEnd w:id="240"/>
      <w:r w:rsidR="00226B51">
        <w:rPr>
          <w:rStyle w:val="CommentReference"/>
          <w:lang w:bidi="ar-SA"/>
        </w:rPr>
        <w:commentReference w:id="240"/>
      </w:r>
      <w:r>
        <w:t>.)</w:t>
      </w:r>
    </w:p>
    <w:p w14:paraId="380FBFEA" w14:textId="77777777" w:rsidR="00B2745E" w:rsidRDefault="00B2745E" w:rsidP="00B2745E">
      <w:pPr>
        <w:pStyle w:val="Substep"/>
      </w:pPr>
      <w:r>
        <w:t>In the “Database role membership for: MDW” pane place a check in front of “db_owner”.</w:t>
      </w:r>
    </w:p>
    <w:p w14:paraId="4F425484" w14:textId="77777777" w:rsidR="00B2745E" w:rsidRDefault="00B2745E" w:rsidP="00B2745E">
      <w:pPr>
        <w:pStyle w:val="Substep"/>
        <w:numPr>
          <w:ilvl w:val="0"/>
          <w:numId w:val="0"/>
        </w:numPr>
        <w:ind w:left="1440"/>
      </w:pPr>
      <w:r>
        <w:rPr>
          <w:noProof/>
          <w:lang w:bidi="ar-SA"/>
        </w:rPr>
        <w:lastRenderedPageBreak/>
        <w:drawing>
          <wp:inline distT="0" distB="0" distL="0" distR="0" wp14:anchorId="50530BB3" wp14:editId="1CF4A593">
            <wp:extent cx="4827181" cy="373352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4827181" cy="3733523"/>
                    </a:xfrm>
                    <a:prstGeom prst="rect">
                      <a:avLst/>
                    </a:prstGeom>
                    <a:ln>
                      <a:noFill/>
                    </a:ln>
                    <a:extLst>
                      <a:ext uri="{53640926-AAD7-44D8-BBD7-CCE9431645EC}">
                        <a14:shadowObscured xmlns:a14="http://schemas.microsoft.com/office/drawing/2010/main"/>
                      </a:ext>
                    </a:extLst>
                  </pic:spPr>
                </pic:pic>
              </a:graphicData>
            </a:graphic>
          </wp:inline>
        </w:drawing>
      </w:r>
    </w:p>
    <w:p w14:paraId="3EB123FF" w14:textId="77777777" w:rsidR="00B2745E" w:rsidRDefault="00B2745E" w:rsidP="00B2745E">
      <w:pPr>
        <w:pStyle w:val="Substep"/>
      </w:pPr>
      <w:r>
        <w:t>Click “OK” to accept</w:t>
      </w:r>
    </w:p>
    <w:p w14:paraId="4D4B3050" w14:textId="77777777" w:rsidR="00B2745E" w:rsidRPr="00B2745E" w:rsidRDefault="00B2745E" w:rsidP="00B2745E"/>
    <w:p w14:paraId="75AB192E" w14:textId="77777777" w:rsidR="00CD4229" w:rsidRPr="00CD4229" w:rsidRDefault="00CD4229" w:rsidP="00CD4229">
      <w:bookmarkStart w:id="241" w:name="_Create_the_Database"/>
      <w:bookmarkEnd w:id="241"/>
    </w:p>
    <w:p w14:paraId="7785AA38" w14:textId="4F059936" w:rsidR="00657DBA" w:rsidRDefault="00657DBA" w:rsidP="00657DBA">
      <w:pPr>
        <w:pStyle w:val="Heading3"/>
        <w:rPr>
          <w:rStyle w:val="Hyperlink"/>
        </w:rPr>
      </w:pPr>
      <w:bookmarkStart w:id="242" w:name="_Create_Synonyms,_Linked"/>
      <w:bookmarkStart w:id="243" w:name="_Toc465253165"/>
      <w:bookmarkEnd w:id="242"/>
      <w:commentRangeStart w:id="244"/>
      <w:commentRangeStart w:id="245"/>
      <w:commentRangeStart w:id="246"/>
      <w:commentRangeStart w:id="247"/>
      <w:commentRangeStart w:id="248"/>
      <w:commentRangeStart w:id="249"/>
      <w:r>
        <w:t>Create</w:t>
      </w:r>
      <w:commentRangeEnd w:id="244"/>
      <w:r w:rsidR="000B3345">
        <w:rPr>
          <w:rStyle w:val="CommentReference"/>
          <w:rFonts w:ascii="Times New Roman" w:eastAsia="Times New Roman" w:hAnsi="Times New Roman" w:cs="Times New Roman"/>
          <w:b w:val="0"/>
          <w:bCs w:val="0"/>
          <w:color w:val="auto"/>
          <w:lang w:eastAsia="en-US"/>
        </w:rPr>
        <w:commentReference w:id="244"/>
      </w:r>
      <w:commentRangeEnd w:id="245"/>
      <w:r w:rsidR="00335B40">
        <w:rPr>
          <w:rStyle w:val="CommentReference"/>
          <w:rFonts w:ascii="Times New Roman" w:eastAsia="Times New Roman" w:hAnsi="Times New Roman" w:cs="Times New Roman"/>
          <w:b w:val="0"/>
          <w:bCs w:val="0"/>
          <w:color w:val="auto"/>
          <w:lang w:eastAsia="en-US"/>
        </w:rPr>
        <w:commentReference w:id="245"/>
      </w:r>
      <w:r>
        <w:t xml:space="preserve"> Synonyms, Linked Server, Login, Credential, an</w:t>
      </w:r>
      <w:r w:rsidR="00C93316">
        <w:t>d Proxy (each monitored server)</w:t>
      </w:r>
      <w:r>
        <w:t xml:space="preserve"> (</w:t>
      </w:r>
      <w:r w:rsidR="00F733D0">
        <w:t>07CreatePolicyObjects.sql</w:t>
      </w:r>
      <w:r>
        <w:t xml:space="preserve">) </w:t>
      </w:r>
      <w:hyperlink w:anchor="_Policy_Section" w:history="1">
        <w:r w:rsidRPr="00657DBA">
          <w:rPr>
            <w:rStyle w:val="Hyperlink"/>
          </w:rPr>
          <w:t>Link</w:t>
        </w:r>
      </w:hyperlink>
      <w:commentRangeEnd w:id="246"/>
      <w:r w:rsidR="00AC749C">
        <w:rPr>
          <w:rStyle w:val="CommentReference"/>
          <w:rFonts w:ascii="Times New Roman" w:eastAsia="Times New Roman" w:hAnsi="Times New Roman" w:cs="Times New Roman"/>
          <w:b w:val="0"/>
          <w:bCs w:val="0"/>
          <w:color w:val="auto"/>
          <w:lang w:eastAsia="en-US"/>
        </w:rPr>
        <w:commentReference w:id="246"/>
      </w:r>
      <w:commentRangeEnd w:id="247"/>
      <w:r w:rsidR="00BB3B6E">
        <w:rPr>
          <w:rStyle w:val="CommentReference"/>
          <w:rFonts w:ascii="Times New Roman" w:eastAsia="Times New Roman" w:hAnsi="Times New Roman" w:cs="Times New Roman"/>
          <w:b w:val="0"/>
          <w:bCs w:val="0"/>
          <w:color w:val="auto"/>
          <w:lang w:eastAsia="en-US"/>
        </w:rPr>
        <w:commentReference w:id="247"/>
      </w:r>
      <w:commentRangeEnd w:id="248"/>
      <w:r w:rsidR="00C358BB">
        <w:rPr>
          <w:rStyle w:val="CommentReference"/>
          <w:rFonts w:ascii="Times New Roman" w:eastAsia="Times New Roman" w:hAnsi="Times New Roman" w:cs="Times New Roman"/>
          <w:b w:val="0"/>
          <w:bCs w:val="0"/>
          <w:color w:val="auto"/>
          <w:lang w:eastAsia="en-US"/>
        </w:rPr>
        <w:commentReference w:id="248"/>
      </w:r>
      <w:bookmarkEnd w:id="243"/>
      <w:commentRangeEnd w:id="249"/>
      <w:r w:rsidR="0036616C">
        <w:rPr>
          <w:rStyle w:val="CommentReference"/>
          <w:rFonts w:ascii="Times New Roman" w:eastAsia="Times New Roman" w:hAnsi="Times New Roman" w:cs="Times New Roman"/>
          <w:b w:val="0"/>
          <w:bCs w:val="0"/>
          <w:color w:val="auto"/>
          <w:lang w:eastAsia="en-US"/>
        </w:rPr>
        <w:commentReference w:id="249"/>
      </w:r>
    </w:p>
    <w:p w14:paraId="24B73A10" w14:textId="24D37AFA" w:rsidR="00CD4229" w:rsidRDefault="00CD4229" w:rsidP="00F60A57">
      <w:pPr>
        <w:pStyle w:val="step"/>
        <w:numPr>
          <w:ilvl w:val="0"/>
          <w:numId w:val="20"/>
        </w:numPr>
      </w:pPr>
      <w:r>
        <w:t xml:space="preserve">Open the </w:t>
      </w:r>
      <w:r w:rsidR="00F733D0">
        <w:t>07CreatePolicyObjects.sql</w:t>
      </w:r>
      <w:r>
        <w:t xml:space="preserve"> script in an SSMS query window with a connection to the remote server.</w:t>
      </w:r>
    </w:p>
    <w:p w14:paraId="243B4B96" w14:textId="1EF7B4E9" w:rsidR="00CD4229" w:rsidRDefault="00CD4229" w:rsidP="00CD4229">
      <w:pPr>
        <w:pStyle w:val="step"/>
      </w:pPr>
      <w:r>
        <w:t xml:space="preserve">Set the script variables to the desired values as noted in the </w:t>
      </w:r>
      <w:hyperlink w:anchor="_Running_the_Scripts" w:history="1">
        <w:r w:rsidRPr="00217E44">
          <w:rPr>
            <w:rStyle w:val="Hyperlink"/>
          </w:rPr>
          <w:t>table</w:t>
        </w:r>
      </w:hyperlink>
      <w:r>
        <w:t xml:space="preserve"> above. You will </w:t>
      </w:r>
      <w:r w:rsidR="00F60A57">
        <w:t>probably not</w:t>
      </w:r>
      <w:r>
        <w:t xml:space="preserve"> want to edit the </w:t>
      </w:r>
      <w:r w:rsidR="00F60A57">
        <w:rPr>
          <w:rFonts w:ascii="Consolas" w:hAnsi="Consolas" w:cs="Consolas"/>
          <w:highlight w:val="lightGray"/>
        </w:rPr>
        <w:t>PolicyCredObj</w:t>
      </w:r>
      <w:r w:rsidR="00F60A57">
        <w:rPr>
          <w:rFonts w:ascii="Consolas" w:hAnsi="Consolas" w:cs="Consolas"/>
        </w:rPr>
        <w:t xml:space="preserve"> </w:t>
      </w:r>
      <w:r w:rsidR="00F60A57" w:rsidRPr="00F60A57">
        <w:t>or</w:t>
      </w:r>
      <w:r>
        <w:rPr>
          <w:rFonts w:ascii="Consolas" w:hAnsi="Consolas" w:cs="Consolas"/>
        </w:rPr>
        <w:t xml:space="preserve"> </w:t>
      </w:r>
      <w:r w:rsidR="00F60A57">
        <w:rPr>
          <w:rFonts w:ascii="Consolas" w:hAnsi="Consolas" w:cs="Consolas"/>
          <w:highlight w:val="lightGray"/>
        </w:rPr>
        <w:t>PolicyProxy</w:t>
      </w:r>
      <w:r w:rsidR="00F60A57">
        <w:rPr>
          <w:rFonts w:ascii="Consolas" w:hAnsi="Consolas" w:cs="Consolas"/>
        </w:rPr>
        <w:t xml:space="preserve"> </w:t>
      </w:r>
      <w:r w:rsidR="00F60A57" w:rsidRPr="00F60A57">
        <w:t>values</w:t>
      </w:r>
      <w:r>
        <w:t>. The variables and default values from the script are:</w:t>
      </w:r>
    </w:p>
    <w:p w14:paraId="11CF6FD1" w14:textId="77777777" w:rsidR="00CD4229" w:rsidRDefault="00CD4229" w:rsidP="00CD4229">
      <w:pPr>
        <w:pStyle w:val="step"/>
        <w:numPr>
          <w:ilvl w:val="0"/>
          <w:numId w:val="0"/>
        </w:numPr>
        <w:ind w:left="1440"/>
      </w:pPr>
    </w:p>
    <w:p w14:paraId="503FC976" w14:textId="4906B451" w:rsidR="00CD4229" w:rsidRDefault="00CD4229" w:rsidP="00CD4229">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r>
      <w:r w:rsidR="00900EF2">
        <w:rPr>
          <w:rFonts w:ascii="Consolas" w:hAnsi="Consolas" w:cs="Consolas"/>
          <w:sz w:val="24"/>
          <w:szCs w:val="24"/>
          <w:highlight w:val="lightGray"/>
        </w:rPr>
        <w:t>Main</w:t>
      </w:r>
      <w:r>
        <w:rPr>
          <w:rFonts w:ascii="Consolas" w:hAnsi="Consolas" w:cs="Consolas"/>
          <w:sz w:val="24"/>
          <w:szCs w:val="24"/>
          <w:highlight w:val="lightGray"/>
        </w:rPr>
        <w:t>Server</w:t>
      </w:r>
      <w:r>
        <w:rPr>
          <w:rFonts w:ascii="Consolas" w:hAnsi="Consolas" w:cs="Consolas"/>
          <w:sz w:val="24"/>
          <w:szCs w:val="24"/>
          <w:highlight w:val="lightGray"/>
        </w:rPr>
        <w:tab/>
      </w:r>
      <w:r>
        <w:rPr>
          <w:rFonts w:ascii="Consolas" w:hAnsi="Consolas" w:cs="Consolas"/>
          <w:sz w:val="24"/>
          <w:szCs w:val="24"/>
          <w:highlight w:val="lightGray"/>
        </w:rPr>
        <w:tab/>
        <w:t>"ServerName"</w:t>
      </w:r>
    </w:p>
    <w:p w14:paraId="234F5BA3" w14:textId="32879C42" w:rsidR="00CD4229" w:rsidRDefault="00CD4229" w:rsidP="00CD4229">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:setvar</w:t>
      </w:r>
      <w:r>
        <w:rPr>
          <w:rFonts w:ascii="Consolas" w:hAnsi="Consolas" w:cs="Consolas"/>
          <w:sz w:val="24"/>
          <w:szCs w:val="24"/>
          <w:highlight w:val="lightGray"/>
        </w:rPr>
        <w:tab/>
      </w:r>
      <w:r w:rsidR="00900EF2">
        <w:rPr>
          <w:rFonts w:ascii="Consolas" w:hAnsi="Consolas" w:cs="Consolas"/>
          <w:sz w:val="24"/>
          <w:szCs w:val="24"/>
          <w:highlight w:val="lightGray"/>
        </w:rPr>
        <w:t>Main</w:t>
      </w:r>
      <w:r>
        <w:rPr>
          <w:rFonts w:ascii="Consolas" w:hAnsi="Consolas" w:cs="Consolas"/>
          <w:sz w:val="24"/>
          <w:szCs w:val="24"/>
          <w:highlight w:val="lightGray"/>
        </w:rPr>
        <w:t>InstName</w:t>
      </w:r>
      <w:r>
        <w:rPr>
          <w:rFonts w:ascii="Consolas" w:hAnsi="Consolas" w:cs="Consolas"/>
          <w:sz w:val="24"/>
          <w:szCs w:val="24"/>
          <w:highlight w:val="lightGray"/>
        </w:rPr>
        <w:tab/>
        <w:t>"</w:t>
      </w:r>
      <w:r w:rsidR="00900EF2">
        <w:rPr>
          <w:rFonts w:ascii="Consolas" w:hAnsi="Consolas" w:cs="Consolas"/>
          <w:sz w:val="24"/>
          <w:szCs w:val="24"/>
          <w:highlight w:val="lightGray"/>
        </w:rPr>
        <w:t>Main</w:t>
      </w:r>
      <w:r>
        <w:rPr>
          <w:rFonts w:ascii="Consolas" w:hAnsi="Consolas" w:cs="Consolas"/>
          <w:sz w:val="24"/>
          <w:szCs w:val="24"/>
          <w:highlight w:val="lightGray"/>
        </w:rPr>
        <w:t>InstanceName"</w:t>
      </w:r>
      <w:r>
        <w:rPr>
          <w:rFonts w:ascii="Consolas" w:hAnsi="Consolas" w:cs="Consolas"/>
          <w:sz w:val="24"/>
          <w:szCs w:val="24"/>
          <w:highlight w:val="lightGray"/>
        </w:rPr>
        <w:tab/>
      </w:r>
      <w:r>
        <w:rPr>
          <w:rFonts w:ascii="Consolas" w:hAnsi="Consolas" w:cs="Consolas"/>
          <w:sz w:val="24"/>
          <w:szCs w:val="24"/>
          <w:highlight w:val="lightGray"/>
        </w:rPr>
        <w:tab/>
      </w:r>
    </w:p>
    <w:p w14:paraId="3A209054" w14:textId="6B43CE54" w:rsidR="00CD4229" w:rsidRDefault="00CD4229" w:rsidP="00F60A57">
      <w:pPr>
        <w:autoSpaceDE w:val="0"/>
        <w:autoSpaceDN w:val="0"/>
        <w:adjustRightInd w:val="0"/>
        <w:spacing w:after="0" w:line="240" w:lineRule="auto"/>
        <w:ind w:left="2124" w:firstLine="708"/>
        <w:rPr>
          <w:rFonts w:ascii="Consolas" w:hAnsi="Consolas" w:cs="Consolas"/>
          <w:sz w:val="24"/>
          <w:szCs w:val="24"/>
        </w:rPr>
      </w:pPr>
      <w:r>
        <w:rPr>
          <w:rFonts w:ascii="Consolas" w:hAnsi="Consolas" w:cs="Consolas"/>
          <w:sz w:val="24"/>
          <w:szCs w:val="24"/>
          <w:highlight w:val="lightGray"/>
        </w:rPr>
        <w:t>--use "" or "MSSQL" for default instances</w:t>
      </w:r>
    </w:p>
    <w:p w14:paraId="371F9E30" w14:textId="77777777" w:rsidR="00F60A57" w:rsidRDefault="00CD4229" w:rsidP="00CD4229">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:setvar PolicyCredAcct</w:t>
      </w:r>
      <w:r>
        <w:rPr>
          <w:rFonts w:ascii="Consolas" w:hAnsi="Consolas" w:cs="Consolas"/>
          <w:sz w:val="24"/>
          <w:szCs w:val="24"/>
          <w:highlight w:val="lightGray"/>
        </w:rPr>
        <w:tab/>
        <w:t>"Domain\LoginName"</w:t>
      </w:r>
      <w:r>
        <w:rPr>
          <w:rFonts w:ascii="Consolas" w:hAnsi="Consolas" w:cs="Consolas"/>
          <w:sz w:val="24"/>
          <w:szCs w:val="24"/>
          <w:highlight w:val="lightGray"/>
        </w:rPr>
        <w:tab/>
      </w:r>
    </w:p>
    <w:p w14:paraId="0E4DC5E7" w14:textId="6C6D45E7" w:rsidR="00CD4229" w:rsidRDefault="00CD4229" w:rsidP="00F60A57">
      <w:pPr>
        <w:autoSpaceDE w:val="0"/>
        <w:autoSpaceDN w:val="0"/>
        <w:adjustRightInd w:val="0"/>
        <w:spacing w:after="0" w:line="240" w:lineRule="auto"/>
        <w:ind w:left="2124" w:firstLine="708"/>
        <w:rPr>
          <w:rFonts w:ascii="Consolas" w:hAnsi="Consolas" w:cs="Consolas"/>
          <w:sz w:val="24"/>
          <w:szCs w:val="24"/>
        </w:rPr>
      </w:pPr>
      <w:r>
        <w:rPr>
          <w:rFonts w:ascii="Consolas" w:hAnsi="Consolas" w:cs="Consolas"/>
          <w:sz w:val="24"/>
          <w:szCs w:val="24"/>
          <w:highlight w:val="lightGray"/>
        </w:rPr>
        <w:t>--Domain account to be used for Credential/Proxy</w:t>
      </w:r>
    </w:p>
    <w:p w14:paraId="6AF953CB" w14:textId="6567FC5C" w:rsidR="00F60A57" w:rsidRDefault="00CD4229" w:rsidP="00CD4229">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 xml:space="preserve">:setvar PolicyCredPW    </w:t>
      </w:r>
      <w:r w:rsidR="00F60A57">
        <w:rPr>
          <w:rFonts w:ascii="Consolas" w:hAnsi="Consolas" w:cs="Consolas"/>
          <w:sz w:val="24"/>
          <w:szCs w:val="24"/>
          <w:highlight w:val="lightGray"/>
        </w:rPr>
        <w:tab/>
      </w:r>
      <w:r>
        <w:rPr>
          <w:rFonts w:ascii="Consolas" w:hAnsi="Consolas" w:cs="Consolas"/>
          <w:sz w:val="24"/>
          <w:szCs w:val="24"/>
          <w:highlight w:val="lightGray"/>
        </w:rPr>
        <w:t>"PasswordHere"</w:t>
      </w:r>
      <w:r>
        <w:rPr>
          <w:rFonts w:ascii="Consolas" w:hAnsi="Consolas" w:cs="Consolas"/>
          <w:sz w:val="24"/>
          <w:szCs w:val="24"/>
          <w:highlight w:val="lightGray"/>
        </w:rPr>
        <w:tab/>
      </w:r>
      <w:r>
        <w:rPr>
          <w:rFonts w:ascii="Consolas" w:hAnsi="Consolas" w:cs="Consolas"/>
          <w:sz w:val="24"/>
          <w:szCs w:val="24"/>
          <w:highlight w:val="lightGray"/>
        </w:rPr>
        <w:tab/>
      </w:r>
    </w:p>
    <w:p w14:paraId="58ADEB29" w14:textId="0576A5D9" w:rsidR="00CD4229" w:rsidRDefault="00CD4229" w:rsidP="00F60A57">
      <w:pPr>
        <w:autoSpaceDE w:val="0"/>
        <w:autoSpaceDN w:val="0"/>
        <w:adjustRightInd w:val="0"/>
        <w:spacing w:after="0" w:line="240" w:lineRule="auto"/>
        <w:ind w:left="2124" w:firstLine="708"/>
        <w:rPr>
          <w:rFonts w:ascii="Consolas" w:hAnsi="Consolas" w:cs="Consolas"/>
          <w:sz w:val="24"/>
          <w:szCs w:val="24"/>
        </w:rPr>
      </w:pPr>
      <w:r>
        <w:rPr>
          <w:rFonts w:ascii="Consolas" w:hAnsi="Consolas" w:cs="Consolas"/>
          <w:sz w:val="24"/>
          <w:szCs w:val="24"/>
          <w:highlight w:val="lightGray"/>
        </w:rPr>
        <w:t xml:space="preserve">--Domain account </w:t>
      </w:r>
      <w:r w:rsidR="00F60A57">
        <w:rPr>
          <w:rFonts w:ascii="Consolas" w:hAnsi="Consolas" w:cs="Consolas"/>
          <w:sz w:val="24"/>
          <w:szCs w:val="24"/>
          <w:highlight w:val="lightGray"/>
        </w:rPr>
        <w:t>PW</w:t>
      </w:r>
      <w:r>
        <w:rPr>
          <w:rFonts w:ascii="Consolas" w:hAnsi="Consolas" w:cs="Consolas"/>
          <w:sz w:val="24"/>
          <w:szCs w:val="24"/>
          <w:highlight w:val="lightGray"/>
        </w:rPr>
        <w:t xml:space="preserve"> to be used for </w:t>
      </w:r>
      <w:r w:rsidR="00F60A57">
        <w:rPr>
          <w:rFonts w:ascii="Consolas" w:hAnsi="Consolas" w:cs="Consolas"/>
          <w:sz w:val="24"/>
          <w:szCs w:val="24"/>
          <w:highlight w:val="lightGray"/>
        </w:rPr>
        <w:t>PolicyCredAcct</w:t>
      </w:r>
    </w:p>
    <w:p w14:paraId="33C527F6" w14:textId="660C1E7E" w:rsidR="00FC3B6F" w:rsidRDefault="00FC3B6F" w:rsidP="00F60A57">
      <w:pPr>
        <w:autoSpaceDE w:val="0"/>
        <w:autoSpaceDN w:val="0"/>
        <w:adjustRightInd w:val="0"/>
        <w:spacing w:after="0" w:line="240" w:lineRule="auto"/>
        <w:ind w:left="2124" w:firstLine="708"/>
        <w:rPr>
          <w:rFonts w:ascii="Consolas" w:hAnsi="Consolas" w:cs="Consolas"/>
          <w:sz w:val="24"/>
          <w:szCs w:val="24"/>
        </w:rPr>
      </w:pPr>
    </w:p>
    <w:p w14:paraId="79FAAC8C" w14:textId="23F1CAFD" w:rsidR="00FC3B6F" w:rsidRPr="00F94E38" w:rsidRDefault="00FC3B6F" w:rsidP="00F94E38">
      <w:pPr>
        <w:autoSpaceDE w:val="0"/>
        <w:autoSpaceDN w:val="0"/>
        <w:adjustRightInd w:val="0"/>
        <w:spacing w:after="0" w:line="240" w:lineRule="auto"/>
        <w:ind w:left="708" w:firstLine="708"/>
        <w:rPr>
          <w:rFonts w:ascii="Consolas" w:hAnsi="Consolas" w:cs="Consolas"/>
          <w:color w:val="008000"/>
          <w:sz w:val="24"/>
          <w:szCs w:val="24"/>
        </w:rPr>
      </w:pPr>
      <w:r>
        <w:rPr>
          <w:rFonts w:ascii="Consolas" w:hAnsi="Consolas" w:cs="Consolas"/>
          <w:color w:val="008000"/>
          <w:sz w:val="24"/>
          <w:szCs w:val="24"/>
        </w:rPr>
        <w:t>-- Probably shouldn't change either of these</w:t>
      </w:r>
    </w:p>
    <w:p w14:paraId="23235F3C" w14:textId="7B46C7B2" w:rsidR="00CD4229" w:rsidRDefault="00CD4229" w:rsidP="00CD4229">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lastRenderedPageBreak/>
        <w:t>:setvar PolicyCredObj</w:t>
      </w:r>
      <w:r>
        <w:rPr>
          <w:rFonts w:ascii="Consolas" w:hAnsi="Consolas" w:cs="Consolas"/>
          <w:sz w:val="24"/>
          <w:szCs w:val="24"/>
          <w:highlight w:val="lightGray"/>
        </w:rPr>
        <w:tab/>
      </w:r>
      <w:r w:rsidR="00F60A57">
        <w:rPr>
          <w:rFonts w:ascii="Consolas" w:hAnsi="Consolas" w:cs="Consolas"/>
          <w:sz w:val="24"/>
          <w:szCs w:val="24"/>
          <w:highlight w:val="lightGray"/>
        </w:rPr>
        <w:tab/>
      </w:r>
      <w:r>
        <w:rPr>
          <w:rFonts w:ascii="Consolas" w:hAnsi="Consolas" w:cs="Consolas"/>
          <w:sz w:val="24"/>
          <w:szCs w:val="24"/>
          <w:highlight w:val="lightGray"/>
        </w:rPr>
        <w:t>"PolicyCredential"</w:t>
      </w:r>
      <w:r>
        <w:rPr>
          <w:rFonts w:ascii="Consolas" w:hAnsi="Consolas" w:cs="Consolas"/>
          <w:sz w:val="24"/>
          <w:szCs w:val="24"/>
          <w:highlight w:val="lightGray"/>
        </w:rPr>
        <w:tab/>
      </w:r>
    </w:p>
    <w:p w14:paraId="1F094462" w14:textId="77777777" w:rsidR="00CD4229" w:rsidRDefault="00CD4229" w:rsidP="00CD4229">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:setvar PolicyProxy</w:t>
      </w:r>
      <w:r>
        <w:rPr>
          <w:rFonts w:ascii="Consolas" w:hAnsi="Consolas" w:cs="Consolas"/>
          <w:sz w:val="24"/>
          <w:szCs w:val="24"/>
          <w:highlight w:val="lightGray"/>
        </w:rPr>
        <w:tab/>
      </w:r>
      <w:r>
        <w:rPr>
          <w:rFonts w:ascii="Consolas" w:hAnsi="Consolas" w:cs="Consolas"/>
          <w:sz w:val="24"/>
          <w:szCs w:val="24"/>
          <w:highlight w:val="lightGray"/>
        </w:rPr>
        <w:tab/>
        <w:t>"PolicyProxy"</w:t>
      </w:r>
    </w:p>
    <w:p w14:paraId="3186B10D" w14:textId="77777777" w:rsidR="00CD4229" w:rsidRDefault="00CD4229" w:rsidP="00CD4229">
      <w:pPr>
        <w:pStyle w:val="step"/>
        <w:numPr>
          <w:ilvl w:val="0"/>
          <w:numId w:val="0"/>
        </w:numPr>
      </w:pPr>
    </w:p>
    <w:p w14:paraId="17430B1A" w14:textId="77777777" w:rsidR="00CD4229" w:rsidRDefault="00CD4229" w:rsidP="00CD4229">
      <w:pPr>
        <w:pStyle w:val="step"/>
      </w:pPr>
      <w:r w:rsidRPr="00E55E40">
        <w:t>Set the script to run in SQLCMD mode</w:t>
      </w:r>
    </w:p>
    <w:p w14:paraId="020DB3F3" w14:textId="77777777" w:rsidR="00CD4229" w:rsidRDefault="00CD4229" w:rsidP="00F60A57">
      <w:pPr>
        <w:pStyle w:val="step"/>
        <w:numPr>
          <w:ilvl w:val="1"/>
          <w:numId w:val="7"/>
        </w:numPr>
      </w:pPr>
      <w:r>
        <w:t>With the focus on the query window, select the ‘Query’ menu from the top of the SSMS.</w:t>
      </w:r>
    </w:p>
    <w:p w14:paraId="62BD1A09" w14:textId="77777777" w:rsidR="00CD4229" w:rsidRDefault="00CD4229" w:rsidP="00F60A57">
      <w:pPr>
        <w:pStyle w:val="step"/>
        <w:numPr>
          <w:ilvl w:val="1"/>
          <w:numId w:val="7"/>
        </w:numPr>
      </w:pPr>
      <w:r>
        <w:t>The SQLCMD selection will be third from the bottom. Click it. The background of the variables will turn to dark gray.</w:t>
      </w:r>
    </w:p>
    <w:p w14:paraId="0B9CC449" w14:textId="77777777" w:rsidR="00CD4229" w:rsidRDefault="00CD4229" w:rsidP="00CD4229">
      <w:pPr>
        <w:pStyle w:val="step"/>
      </w:pPr>
      <w:r>
        <w:t>Execute the Query.</w:t>
      </w:r>
    </w:p>
    <w:p w14:paraId="1822D60D" w14:textId="77777777" w:rsidR="00CD4229" w:rsidRDefault="00CD4229" w:rsidP="00CD4229">
      <w:pPr>
        <w:pStyle w:val="step"/>
      </w:pPr>
      <w:r>
        <w:t>When finished, check for the existence of the credential and proxy.</w:t>
      </w:r>
    </w:p>
    <w:p w14:paraId="0B7A66AD" w14:textId="02AC8316" w:rsidR="00CD4229" w:rsidRDefault="00CD4229" w:rsidP="00F60A57">
      <w:pPr>
        <w:pStyle w:val="step"/>
        <w:numPr>
          <w:ilvl w:val="1"/>
          <w:numId w:val="7"/>
        </w:numPr>
      </w:pPr>
      <w:r>
        <w:t>In the SSMS Object Explorer, refresh the Security node and expand the Credentials node to confirm the existence of the “</w:t>
      </w:r>
      <w:r w:rsidR="00F60A57">
        <w:rPr>
          <w:rFonts w:ascii="Consolas" w:hAnsi="Consolas" w:cs="Consolas"/>
          <w:highlight w:val="lightGray"/>
        </w:rPr>
        <w:t>PolicyCredential</w:t>
      </w:r>
      <w:r w:rsidR="00953268">
        <w:rPr>
          <w:rFonts w:ascii="Consolas" w:hAnsi="Consolas" w:cs="Consolas"/>
        </w:rPr>
        <w:t>.</w:t>
      </w:r>
      <w:r>
        <w:t>”</w:t>
      </w:r>
      <w:r w:rsidR="00953268">
        <w:t xml:space="preserve">  If you entered the wrong password for PolicyCredPW in the scritp, go into the properties of the PolicyCredential object and enter the correct password.</w:t>
      </w:r>
    </w:p>
    <w:p w14:paraId="71C1A5EE" w14:textId="5D287F77" w:rsidR="00CD4229" w:rsidRPr="00377C9B" w:rsidRDefault="00CD4229" w:rsidP="00F60A57">
      <w:pPr>
        <w:pStyle w:val="step"/>
        <w:numPr>
          <w:ilvl w:val="1"/>
          <w:numId w:val="7"/>
        </w:numPr>
      </w:pPr>
      <w:r>
        <w:t>In the SSMS Object Explorer, refresh the SQL Agent node and expand the SQL Agent and Proxies nodes to confirm the existence of the “</w:t>
      </w:r>
      <w:r w:rsidR="00F60A57">
        <w:rPr>
          <w:rFonts w:ascii="Consolas" w:hAnsi="Consolas" w:cs="Consolas"/>
          <w:highlight w:val="lightGray"/>
        </w:rPr>
        <w:t>PolicyProxy</w:t>
      </w:r>
      <w:r>
        <w:t>”.</w:t>
      </w:r>
    </w:p>
    <w:p w14:paraId="31D0DB1F" w14:textId="77777777" w:rsidR="00CD4229" w:rsidRPr="00CD4229" w:rsidRDefault="00CD4229" w:rsidP="00CD4229"/>
    <w:p w14:paraId="39CF4D16" w14:textId="6B1F1D09" w:rsidR="00657DBA" w:rsidRDefault="00FC3B6F" w:rsidP="00F94E38">
      <w:pPr>
        <w:pStyle w:val="Heading3"/>
      </w:pPr>
      <w:bookmarkStart w:id="250" w:name="_Configure_Alias_for"/>
      <w:bookmarkStart w:id="251" w:name="_Toc465253166"/>
      <w:bookmarkEnd w:id="250"/>
      <w:r>
        <w:t>Configure</w:t>
      </w:r>
      <w:r w:rsidR="00675F17">
        <w:t xml:space="preserve"> an</w:t>
      </w:r>
      <w:r>
        <w:t xml:space="preserve"> Alias for the CMS Instance</w:t>
      </w:r>
      <w:r w:rsidR="00675F17">
        <w:t xml:space="preserve"> </w:t>
      </w:r>
      <w:commentRangeStart w:id="252"/>
      <w:commentRangeStart w:id="253"/>
      <w:r w:rsidR="00675F17">
        <w:fldChar w:fldCharType="begin"/>
      </w:r>
      <w:r w:rsidR="00675F17">
        <w:instrText xml:space="preserve"> HYPERLINK  \l "_Policy_Section" </w:instrText>
      </w:r>
      <w:r w:rsidR="00675F17">
        <w:fldChar w:fldCharType="separate"/>
      </w:r>
      <w:r w:rsidR="00675F17" w:rsidRPr="00675F17">
        <w:rPr>
          <w:rStyle w:val="Hyperlink"/>
        </w:rPr>
        <w:t>Link</w:t>
      </w:r>
      <w:r w:rsidR="00675F17">
        <w:fldChar w:fldCharType="end"/>
      </w:r>
      <w:commentRangeEnd w:id="252"/>
      <w:r w:rsidR="00CE3677">
        <w:rPr>
          <w:rStyle w:val="CommentReference"/>
          <w:rFonts w:ascii="Times New Roman" w:eastAsia="Times New Roman" w:hAnsi="Times New Roman" w:cs="Times New Roman"/>
          <w:b w:val="0"/>
          <w:bCs w:val="0"/>
          <w:color w:val="auto"/>
          <w:lang w:eastAsia="en-US"/>
        </w:rPr>
        <w:commentReference w:id="252"/>
      </w:r>
      <w:commentRangeEnd w:id="253"/>
      <w:r w:rsidR="007B0FCA">
        <w:rPr>
          <w:rStyle w:val="CommentReference"/>
          <w:rFonts w:ascii="Times New Roman" w:eastAsia="Times New Roman" w:hAnsi="Times New Roman" w:cs="Times New Roman"/>
          <w:b w:val="0"/>
          <w:bCs w:val="0"/>
          <w:color w:val="auto"/>
          <w:lang w:eastAsia="en-US"/>
        </w:rPr>
        <w:commentReference w:id="253"/>
      </w:r>
      <w:bookmarkEnd w:id="251"/>
    </w:p>
    <w:p w14:paraId="23A9DA88" w14:textId="3E589F08" w:rsidR="000139E7" w:rsidRPr="000139E7" w:rsidRDefault="000139E7" w:rsidP="00F94E38">
      <w:pPr>
        <w:ind w:left="708"/>
      </w:pPr>
      <w:r>
        <w:rPr>
          <w:rFonts w:asciiTheme="majorHAnsi" w:eastAsiaTheme="majorEastAsia" w:hAnsiTheme="majorHAnsi" w:cstheme="majorBidi"/>
          <w:b/>
          <w:bCs/>
          <w:color w:val="000000" w:themeColor="text1"/>
        </w:rPr>
        <w:t xml:space="preserve">Note: This step is only necessary for the CMS Instance of SQL Server. The </w:t>
      </w:r>
      <w:r w:rsidR="00CE3677">
        <w:rPr>
          <w:rFonts w:asciiTheme="majorHAnsi" w:eastAsiaTheme="majorEastAsia" w:hAnsiTheme="majorHAnsi" w:cstheme="majorBidi"/>
          <w:b/>
          <w:bCs/>
          <w:color w:val="000000" w:themeColor="text1"/>
        </w:rPr>
        <w:t xml:space="preserve">CMS </w:t>
      </w:r>
      <w:r>
        <w:rPr>
          <w:rFonts w:asciiTheme="majorHAnsi" w:eastAsiaTheme="majorEastAsia" w:hAnsiTheme="majorHAnsi" w:cstheme="majorBidi"/>
          <w:b/>
          <w:bCs/>
          <w:color w:val="000000" w:themeColor="text1"/>
        </w:rPr>
        <w:t>serverserver</w:t>
      </w:r>
      <w:r w:rsidR="00CE3677">
        <w:rPr>
          <w:rFonts w:asciiTheme="majorHAnsi" w:eastAsiaTheme="majorEastAsia" w:hAnsiTheme="majorHAnsi" w:cstheme="majorBidi"/>
          <w:b/>
          <w:bCs/>
          <w:color w:val="000000" w:themeColor="text1"/>
        </w:rPr>
        <w:t>Server</w:t>
      </w:r>
      <w:r>
        <w:rPr>
          <w:rFonts w:asciiTheme="majorHAnsi" w:eastAsiaTheme="majorEastAsia" w:hAnsiTheme="majorHAnsi" w:cstheme="majorBidi"/>
          <w:b/>
          <w:bCs/>
          <w:color w:val="000000" w:themeColor="text1"/>
        </w:rPr>
        <w:t xml:space="preserve"> cannot evaluate policies against itself through a CMS registration. The alias gets around this limitation.</w:t>
      </w:r>
    </w:p>
    <w:p w14:paraId="0E8A13C6" w14:textId="17B63F54" w:rsidR="00FC3B6F" w:rsidRDefault="00675F17" w:rsidP="00F94E38">
      <w:pPr>
        <w:pStyle w:val="step"/>
        <w:numPr>
          <w:ilvl w:val="0"/>
          <w:numId w:val="43"/>
        </w:numPr>
      </w:pPr>
      <w:r>
        <w:t xml:space="preserve">From an Administrator Command Prompt (or hit Win+R), </w:t>
      </w:r>
      <w:r w:rsidR="00FC3B6F">
        <w:t xml:space="preserve">Type </w:t>
      </w:r>
      <w:r>
        <w:t>CLICONF</w:t>
      </w:r>
      <w:r w:rsidR="00FC3B6F">
        <w:t>G</w:t>
      </w:r>
      <w:r>
        <w:t>.exe</w:t>
      </w:r>
    </w:p>
    <w:p w14:paraId="45A8262C" w14:textId="0DC61699" w:rsidR="00675F17" w:rsidRDefault="00675F17" w:rsidP="00F94E38">
      <w:pPr>
        <w:pStyle w:val="step"/>
        <w:numPr>
          <w:ilvl w:val="1"/>
          <w:numId w:val="7"/>
        </w:numPr>
      </w:pPr>
      <w:r>
        <w:t>The SQL Server Client Network Utility dialog will appear.</w:t>
      </w:r>
    </w:p>
    <w:p w14:paraId="78AAA95A" w14:textId="461084A7" w:rsidR="00751C6E" w:rsidRDefault="00751C6E" w:rsidP="00F94E38">
      <w:pPr>
        <w:pStyle w:val="ListParagraph"/>
        <w:ind w:left="1080"/>
      </w:pPr>
      <w:r>
        <w:rPr>
          <w:noProof/>
          <w:lang w:eastAsia="en-US"/>
        </w:rPr>
        <w:drawing>
          <wp:inline distT="0" distB="0" distL="0" distR="0" wp14:anchorId="135C6C99" wp14:editId="1BAC8B80">
            <wp:extent cx="3952875" cy="258571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5079" cy="2593698"/>
                    </a:xfrm>
                    <a:prstGeom prst="rect">
                      <a:avLst/>
                    </a:prstGeom>
                  </pic:spPr>
                </pic:pic>
              </a:graphicData>
            </a:graphic>
          </wp:inline>
        </w:drawing>
      </w:r>
    </w:p>
    <w:p w14:paraId="02BDDA81" w14:textId="347CA74D" w:rsidR="00751C6E" w:rsidRDefault="00751C6E" w:rsidP="00F94E38">
      <w:pPr>
        <w:pStyle w:val="step"/>
        <w:numPr>
          <w:ilvl w:val="0"/>
          <w:numId w:val="43"/>
        </w:numPr>
      </w:pPr>
      <w:r>
        <w:t>Click</w:t>
      </w:r>
      <w:r w:rsidR="00675F17">
        <w:t xml:space="preserve"> the “</w:t>
      </w:r>
      <w:r>
        <w:t>Add…</w:t>
      </w:r>
      <w:r w:rsidR="00675F17">
        <w:t>” button.</w:t>
      </w:r>
    </w:p>
    <w:p w14:paraId="2D2B073F" w14:textId="6EA2372A" w:rsidR="00675F17" w:rsidRDefault="00675F17" w:rsidP="00F94E38">
      <w:pPr>
        <w:pStyle w:val="step"/>
        <w:numPr>
          <w:ilvl w:val="1"/>
          <w:numId w:val="43"/>
        </w:numPr>
      </w:pPr>
      <w:r>
        <w:lastRenderedPageBreak/>
        <w:t>The Add Network Library Configuration dialog will appear</w:t>
      </w:r>
    </w:p>
    <w:p w14:paraId="755DC414" w14:textId="6DCDD1FF" w:rsidR="00675F17" w:rsidRDefault="00675F17" w:rsidP="00F94E38">
      <w:pPr>
        <w:pStyle w:val="step"/>
        <w:numPr>
          <w:ilvl w:val="0"/>
          <w:numId w:val="43"/>
        </w:numPr>
      </w:pPr>
      <w:r>
        <w:t>Complete the dialog to create the Alias</w:t>
      </w:r>
    </w:p>
    <w:p w14:paraId="32817AAE" w14:textId="602B3A05" w:rsidR="00751C6E" w:rsidRDefault="00751C6E" w:rsidP="00F94E38">
      <w:pPr>
        <w:pStyle w:val="step"/>
        <w:numPr>
          <w:ilvl w:val="1"/>
          <w:numId w:val="43"/>
        </w:numPr>
      </w:pPr>
      <w:r>
        <w:t>Type the Alias Server Name in the Server Alias box</w:t>
      </w:r>
    </w:p>
    <w:p w14:paraId="269AD8B7" w14:textId="5BB74836" w:rsidR="00751C6E" w:rsidRDefault="00751C6E" w:rsidP="00F94E38">
      <w:pPr>
        <w:pStyle w:val="step"/>
        <w:numPr>
          <w:ilvl w:val="1"/>
          <w:numId w:val="43"/>
        </w:numPr>
      </w:pPr>
      <w:r>
        <w:t>Choose TCP/IP under Network Libraries</w:t>
      </w:r>
    </w:p>
    <w:p w14:paraId="215A206D" w14:textId="3D891BC3" w:rsidR="00751C6E" w:rsidRDefault="00751C6E" w:rsidP="00F94E38">
      <w:pPr>
        <w:pStyle w:val="step"/>
        <w:numPr>
          <w:ilvl w:val="1"/>
          <w:numId w:val="43"/>
        </w:numPr>
      </w:pPr>
      <w:r>
        <w:t>Enter the Servers IP address for the “Server Name:”</w:t>
      </w:r>
    </w:p>
    <w:p w14:paraId="4FFACE6C" w14:textId="69F71C2E" w:rsidR="00751C6E" w:rsidRDefault="00751C6E" w:rsidP="00F94E38">
      <w:pPr>
        <w:pStyle w:val="step"/>
        <w:numPr>
          <w:ilvl w:val="1"/>
          <w:numId w:val="43"/>
        </w:numPr>
      </w:pPr>
      <w:r>
        <w:t>Uncheck “Dynamically determine port”</w:t>
      </w:r>
    </w:p>
    <w:p w14:paraId="4800EF45" w14:textId="52A9D854" w:rsidR="00751C6E" w:rsidRDefault="00751C6E" w:rsidP="00F94E38">
      <w:pPr>
        <w:pStyle w:val="step"/>
        <w:numPr>
          <w:ilvl w:val="1"/>
          <w:numId w:val="43"/>
        </w:numPr>
      </w:pPr>
      <w:r>
        <w:t>Type the Instances Port Number into the “Port Number:” box</w:t>
      </w:r>
    </w:p>
    <w:p w14:paraId="58DCF936" w14:textId="4D8B3340" w:rsidR="00751C6E" w:rsidRDefault="00751C6E" w:rsidP="00F94E38">
      <w:pPr>
        <w:pStyle w:val="ListParagraph"/>
        <w:ind w:left="1080"/>
      </w:pPr>
      <w:r>
        <w:rPr>
          <w:noProof/>
          <w:lang w:eastAsia="en-US"/>
        </w:rPr>
        <w:drawing>
          <wp:inline distT="0" distB="0" distL="0" distR="0" wp14:anchorId="5E2711C2" wp14:editId="5A8C2599">
            <wp:extent cx="3286125" cy="17552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0536" cy="1762914"/>
                    </a:xfrm>
                    <a:prstGeom prst="rect">
                      <a:avLst/>
                    </a:prstGeom>
                  </pic:spPr>
                </pic:pic>
              </a:graphicData>
            </a:graphic>
          </wp:inline>
        </w:drawing>
      </w:r>
    </w:p>
    <w:p w14:paraId="703A01D4" w14:textId="1139ACC3" w:rsidR="00751C6E" w:rsidRDefault="00751C6E" w:rsidP="00F94E38">
      <w:pPr>
        <w:pStyle w:val="step"/>
        <w:numPr>
          <w:ilvl w:val="1"/>
          <w:numId w:val="43"/>
        </w:numPr>
      </w:pPr>
      <w:r>
        <w:t>Click OK</w:t>
      </w:r>
    </w:p>
    <w:p w14:paraId="6CA56B4F" w14:textId="4CB0BCE5" w:rsidR="00751C6E" w:rsidRDefault="00751C6E" w:rsidP="00F94E38">
      <w:pPr>
        <w:pStyle w:val="step"/>
        <w:numPr>
          <w:ilvl w:val="1"/>
          <w:numId w:val="43"/>
        </w:numPr>
      </w:pPr>
      <w:r>
        <w:t>The Alias should now appear in the SQL Server Client Network Utility.</w:t>
      </w:r>
    </w:p>
    <w:p w14:paraId="334B8232" w14:textId="7B843029" w:rsidR="00751C6E" w:rsidRDefault="00751C6E" w:rsidP="00F94E38">
      <w:pPr>
        <w:pStyle w:val="step"/>
        <w:numPr>
          <w:ilvl w:val="1"/>
          <w:numId w:val="43"/>
        </w:numPr>
      </w:pPr>
      <w:r>
        <w:t>Click OK to close the remaining dialog.</w:t>
      </w:r>
    </w:p>
    <w:p w14:paraId="19389DF1" w14:textId="17D2683D" w:rsidR="00751C6E" w:rsidRDefault="00751C6E" w:rsidP="00F94E38">
      <w:pPr>
        <w:pStyle w:val="step"/>
        <w:numPr>
          <w:ilvl w:val="0"/>
          <w:numId w:val="43"/>
        </w:numPr>
      </w:pPr>
      <w:r>
        <w:t>Add the server to a CMS Group</w:t>
      </w:r>
    </w:p>
    <w:p w14:paraId="7DF5B224" w14:textId="0F7A4757" w:rsidR="00751C6E" w:rsidRDefault="00751C6E" w:rsidP="00F94E38">
      <w:pPr>
        <w:pStyle w:val="step"/>
        <w:numPr>
          <w:ilvl w:val="1"/>
          <w:numId w:val="43"/>
        </w:numPr>
      </w:pPr>
      <w:r>
        <w:t>Right-click on a CMS Server Group under Registered Servers in SSMS and choose “New Server Registration”</w:t>
      </w:r>
    </w:p>
    <w:p w14:paraId="610F8EE6" w14:textId="1FA680C0" w:rsidR="00751C6E" w:rsidRDefault="00751C6E" w:rsidP="00F94E38">
      <w:pPr>
        <w:pStyle w:val="step"/>
        <w:numPr>
          <w:ilvl w:val="1"/>
          <w:numId w:val="43"/>
        </w:numPr>
      </w:pPr>
      <w:r>
        <w:t>For the Server Name, enter the Server’s Alias as created above.</w:t>
      </w:r>
    </w:p>
    <w:p w14:paraId="51A5FD1F" w14:textId="652801DF" w:rsidR="00751C6E" w:rsidRDefault="00751C6E" w:rsidP="00F94E38">
      <w:pPr>
        <w:pStyle w:val="ListParagraph"/>
        <w:ind w:left="1080"/>
      </w:pPr>
      <w:r>
        <w:rPr>
          <w:noProof/>
          <w:lang w:eastAsia="en-US"/>
        </w:rPr>
        <w:lastRenderedPageBreak/>
        <w:drawing>
          <wp:inline distT="0" distB="0" distL="0" distR="0" wp14:anchorId="6FBE1F63" wp14:editId="41F4BDF4">
            <wp:extent cx="2447925" cy="3102321"/>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56143" cy="3112736"/>
                    </a:xfrm>
                    <a:prstGeom prst="rect">
                      <a:avLst/>
                    </a:prstGeom>
                  </pic:spPr>
                </pic:pic>
              </a:graphicData>
            </a:graphic>
          </wp:inline>
        </w:drawing>
      </w:r>
    </w:p>
    <w:p w14:paraId="4ADCBCC0" w14:textId="16C1828C" w:rsidR="00751C6E" w:rsidRDefault="00751C6E" w:rsidP="00F94E38">
      <w:pPr>
        <w:pStyle w:val="step"/>
        <w:numPr>
          <w:ilvl w:val="1"/>
          <w:numId w:val="43"/>
        </w:numPr>
      </w:pPr>
      <w:r>
        <w:t>Click the “Test” button</w:t>
      </w:r>
      <w:r w:rsidR="00675F17">
        <w:t>. You should get a dialog telling you the test was successful.</w:t>
      </w:r>
    </w:p>
    <w:p w14:paraId="18B9F394" w14:textId="47DDD4AD" w:rsidR="00675F17" w:rsidRDefault="00675F17" w:rsidP="00F94E38">
      <w:pPr>
        <w:pStyle w:val="step"/>
        <w:numPr>
          <w:ilvl w:val="1"/>
          <w:numId w:val="43"/>
        </w:numPr>
      </w:pPr>
      <w:r>
        <w:t>Click the “Save” button to close the dialog.</w:t>
      </w:r>
    </w:p>
    <w:p w14:paraId="2434D434" w14:textId="4B97C577" w:rsidR="00675F17" w:rsidRDefault="00675F17" w:rsidP="00657DBA">
      <w:pPr>
        <w:pStyle w:val="ListParagraph"/>
      </w:pPr>
      <w:r>
        <w:t>This registration will be the registration for the CMS instance.</w:t>
      </w:r>
    </w:p>
    <w:p w14:paraId="5DD7F604" w14:textId="77777777" w:rsidR="00751C6E" w:rsidRDefault="00751C6E" w:rsidP="00657DBA">
      <w:pPr>
        <w:pStyle w:val="ListParagraph"/>
      </w:pPr>
    </w:p>
    <w:p w14:paraId="60CD213A" w14:textId="6501E69C" w:rsidR="00657DBA" w:rsidRDefault="00657DBA" w:rsidP="00657DBA">
      <w:pPr>
        <w:pStyle w:val="Heading3"/>
        <w:rPr>
          <w:rStyle w:val="Hyperlink"/>
        </w:rPr>
      </w:pPr>
      <w:bookmarkStart w:id="254" w:name="_Manual_policies_test."/>
      <w:bookmarkStart w:id="255" w:name="_Toc465253167"/>
      <w:bookmarkEnd w:id="254"/>
      <w:commentRangeStart w:id="256"/>
      <w:r>
        <w:t xml:space="preserve">Manual policies test. </w:t>
      </w:r>
      <w:hyperlink w:anchor="_Policy_Section" w:history="1">
        <w:r w:rsidRPr="00657DBA">
          <w:rPr>
            <w:rStyle w:val="Hyperlink"/>
          </w:rPr>
          <w:t>Link</w:t>
        </w:r>
      </w:hyperlink>
      <w:commentRangeEnd w:id="256"/>
      <w:r w:rsidR="003E197C">
        <w:rPr>
          <w:rStyle w:val="CommentReference"/>
          <w:rFonts w:ascii="Times New Roman" w:eastAsia="Times New Roman" w:hAnsi="Times New Roman" w:cs="Times New Roman"/>
          <w:b w:val="0"/>
          <w:bCs w:val="0"/>
          <w:color w:val="auto"/>
          <w:lang w:eastAsia="en-US"/>
        </w:rPr>
        <w:commentReference w:id="256"/>
      </w:r>
      <w:bookmarkEnd w:id="255"/>
    </w:p>
    <w:p w14:paraId="4688C0B4" w14:textId="12D5846B" w:rsidR="00E172BC" w:rsidRDefault="00E172BC" w:rsidP="00E172BC">
      <w:pPr>
        <w:pStyle w:val="step"/>
        <w:numPr>
          <w:ilvl w:val="0"/>
          <w:numId w:val="21"/>
        </w:numPr>
      </w:pPr>
      <w:r>
        <w:t xml:space="preserve">Open up the Central Management Server in </w:t>
      </w:r>
      <w:r w:rsidR="00ED26B4">
        <w:t>‘</w:t>
      </w:r>
      <w:r>
        <w:t>Registered Servers</w:t>
      </w:r>
      <w:r w:rsidR="00ED26B4">
        <w:t>’</w:t>
      </w:r>
      <w:r>
        <w:t xml:space="preserve"> in SSMS.</w:t>
      </w:r>
    </w:p>
    <w:p w14:paraId="07559422" w14:textId="649E8E1E" w:rsidR="00E172BC" w:rsidRDefault="00E172BC" w:rsidP="00E172BC">
      <w:pPr>
        <w:pStyle w:val="Substep"/>
      </w:pPr>
      <w:r>
        <w:t>Open a Group node as shown below.</w:t>
      </w:r>
    </w:p>
    <w:p w14:paraId="79208E8D" w14:textId="1586075F" w:rsidR="00E172BC" w:rsidRDefault="00953268" w:rsidP="00E172BC">
      <w:pPr>
        <w:pStyle w:val="Substep"/>
        <w:numPr>
          <w:ilvl w:val="0"/>
          <w:numId w:val="0"/>
        </w:numPr>
        <w:ind w:left="1440"/>
      </w:pPr>
      <w:r>
        <w:rPr>
          <w:noProof/>
          <w:lang w:bidi="ar-SA"/>
        </w:rPr>
        <w:drawing>
          <wp:inline distT="0" distB="0" distL="0" distR="0" wp14:anchorId="7BDF8145" wp14:editId="57E34D9D">
            <wp:extent cx="2381250" cy="14574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0278" cy="1462946"/>
                    </a:xfrm>
                    <a:prstGeom prst="rect">
                      <a:avLst/>
                    </a:prstGeom>
                  </pic:spPr>
                </pic:pic>
              </a:graphicData>
            </a:graphic>
          </wp:inline>
        </w:drawing>
      </w:r>
      <w:r w:rsidDel="00503016">
        <w:rPr>
          <w:noProof/>
          <w:lang w:bidi="ar-SA"/>
        </w:rPr>
        <w:t xml:space="preserve"> </w:t>
      </w:r>
    </w:p>
    <w:p w14:paraId="7109ABE2" w14:textId="77777777" w:rsidR="00E172BC" w:rsidRDefault="00E172BC" w:rsidP="00E172BC">
      <w:pPr>
        <w:pStyle w:val="step"/>
        <w:numPr>
          <w:ilvl w:val="0"/>
          <w:numId w:val="6"/>
        </w:numPr>
      </w:pPr>
      <w:r>
        <w:t>Evaluate Policies</w:t>
      </w:r>
    </w:p>
    <w:p w14:paraId="1B13F643" w14:textId="2E9066C0" w:rsidR="00E172BC" w:rsidRDefault="00E172BC" w:rsidP="00E172BC">
      <w:pPr>
        <w:pStyle w:val="Substep"/>
      </w:pPr>
      <w:r>
        <w:t>Right click on the group node</w:t>
      </w:r>
      <w:r w:rsidR="00ED26B4">
        <w:t xml:space="preserve"> and choose ‘Evaluate P</w:t>
      </w:r>
      <w:r>
        <w:t>olicies’ from the context menu.</w:t>
      </w:r>
    </w:p>
    <w:p w14:paraId="67DB373D" w14:textId="38B5D9F4" w:rsidR="00E172BC" w:rsidRDefault="00E172BC" w:rsidP="00E172BC">
      <w:pPr>
        <w:pStyle w:val="Substep"/>
        <w:numPr>
          <w:ilvl w:val="0"/>
          <w:numId w:val="0"/>
        </w:numPr>
        <w:ind w:left="1440"/>
      </w:pPr>
      <w:r w:rsidRPr="00372C30">
        <w:rPr>
          <w:highlight w:val="lightGray"/>
        </w:rPr>
        <w:t>NOTE:  Any group or sub-group can be chosen.  Only the servers under that group will be included in the evaluation.</w:t>
      </w:r>
    </w:p>
    <w:p w14:paraId="33772781" w14:textId="2737FEBC" w:rsidR="00503016" w:rsidRDefault="000949C3" w:rsidP="00E172BC">
      <w:pPr>
        <w:pStyle w:val="Substep"/>
        <w:numPr>
          <w:ilvl w:val="0"/>
          <w:numId w:val="0"/>
        </w:numPr>
        <w:ind w:left="1440"/>
      </w:pPr>
      <w:r>
        <w:rPr>
          <w:noProof/>
          <w:lang w:bidi="ar-SA"/>
        </w:rPr>
        <w:lastRenderedPageBreak/>
        <w:drawing>
          <wp:inline distT="0" distB="0" distL="0" distR="0" wp14:anchorId="05112704" wp14:editId="11550CF6">
            <wp:extent cx="2019300" cy="18320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3375" cy="1844850"/>
                    </a:xfrm>
                    <a:prstGeom prst="rect">
                      <a:avLst/>
                    </a:prstGeom>
                    <a:noFill/>
                    <a:ln>
                      <a:noFill/>
                    </a:ln>
                  </pic:spPr>
                </pic:pic>
              </a:graphicData>
            </a:graphic>
          </wp:inline>
        </w:drawing>
      </w:r>
    </w:p>
    <w:p w14:paraId="5FE30343" w14:textId="2D7D0A72" w:rsidR="00E172BC" w:rsidRPr="00CA47D7" w:rsidRDefault="00E172BC" w:rsidP="00E172BC">
      <w:pPr>
        <w:pStyle w:val="Substep"/>
        <w:numPr>
          <w:ilvl w:val="0"/>
          <w:numId w:val="0"/>
        </w:numPr>
        <w:ind w:left="1440"/>
      </w:pPr>
    </w:p>
    <w:p w14:paraId="230114F5" w14:textId="77CE1237" w:rsidR="00E172BC" w:rsidRDefault="00E172BC" w:rsidP="00E172BC">
      <w:pPr>
        <w:pStyle w:val="Substep"/>
      </w:pPr>
      <w:r>
        <w:t>The “Evaluate Policies - &lt;group name&gt;” box will pop up.</w:t>
      </w:r>
    </w:p>
    <w:p w14:paraId="379DC124" w14:textId="2C9ACCA1" w:rsidR="00FC3B6F" w:rsidRDefault="00FC3B6F" w:rsidP="00E172BC">
      <w:pPr>
        <w:pStyle w:val="Substep"/>
      </w:pPr>
      <w:r>
        <w:t>Click the radio button to the right of “Source…”</w:t>
      </w:r>
    </w:p>
    <w:p w14:paraId="7B8DB8E4" w14:textId="7D584BD2" w:rsidR="00E172BC" w:rsidRDefault="00503016" w:rsidP="00E172BC">
      <w:pPr>
        <w:pStyle w:val="Substep"/>
        <w:numPr>
          <w:ilvl w:val="0"/>
          <w:numId w:val="0"/>
        </w:numPr>
        <w:ind w:left="1440"/>
      </w:pPr>
      <w:r>
        <w:rPr>
          <w:noProof/>
          <w:lang w:bidi="ar-SA"/>
        </w:rPr>
        <w:drawing>
          <wp:inline distT="0" distB="0" distL="0" distR="0" wp14:anchorId="540C5A17" wp14:editId="6E6FD319">
            <wp:extent cx="4181475" cy="21041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3228" cy="2110054"/>
                    </a:xfrm>
                    <a:prstGeom prst="rect">
                      <a:avLst/>
                    </a:prstGeom>
                  </pic:spPr>
                </pic:pic>
              </a:graphicData>
            </a:graphic>
          </wp:inline>
        </w:drawing>
      </w:r>
    </w:p>
    <w:p w14:paraId="66E3D953" w14:textId="1E0751C0" w:rsidR="00E172BC" w:rsidRDefault="00ED26B4" w:rsidP="00E172BC">
      <w:pPr>
        <w:pStyle w:val="Substep"/>
      </w:pPr>
      <w:r>
        <w:t>Choose the s</w:t>
      </w:r>
      <w:r w:rsidR="00E172BC">
        <w:t xml:space="preserve">erver node by selecting the </w:t>
      </w:r>
      <w:r>
        <w:t xml:space="preserve">“Server:” </w:t>
      </w:r>
      <w:r w:rsidR="00E172BC">
        <w:t>radio button.</w:t>
      </w:r>
    </w:p>
    <w:p w14:paraId="4E15280F" w14:textId="1533DB82" w:rsidR="00E172BC" w:rsidRDefault="00E172BC" w:rsidP="00E172BC">
      <w:pPr>
        <w:pStyle w:val="Substep"/>
      </w:pPr>
      <w:r>
        <w:t xml:space="preserve">In the “Server name:” dropdown choose the name of the </w:t>
      </w:r>
      <w:r w:rsidR="00900EF2">
        <w:t>Main Server</w:t>
      </w:r>
      <w:r>
        <w:t>.</w:t>
      </w:r>
    </w:p>
    <w:p w14:paraId="1CAE984D" w14:textId="77777777" w:rsidR="00E172BC" w:rsidRDefault="00E172BC" w:rsidP="00E172BC">
      <w:pPr>
        <w:pStyle w:val="Substep"/>
      </w:pPr>
      <w:r>
        <w:t>Click the ‘OK’ button to accept.</w:t>
      </w:r>
    </w:p>
    <w:p w14:paraId="2FD099CA" w14:textId="24F22428" w:rsidR="00E172BC" w:rsidRDefault="00E172BC" w:rsidP="00814440">
      <w:pPr>
        <w:pStyle w:val="Substep"/>
        <w:numPr>
          <w:ilvl w:val="0"/>
          <w:numId w:val="0"/>
        </w:numPr>
        <w:ind w:left="1284" w:hanging="576"/>
      </w:pPr>
      <w:r>
        <w:t xml:space="preserve">The “Evaluate Policies - &lt;group name&gt; box will </w:t>
      </w:r>
      <w:r w:rsidR="00FC3B6F">
        <w:t>come back to the front</w:t>
      </w:r>
      <w:r>
        <w:t>.</w:t>
      </w:r>
    </w:p>
    <w:p w14:paraId="6A3688C4" w14:textId="3C08109C" w:rsidR="000139E7" w:rsidRDefault="000139E7" w:rsidP="00814440">
      <w:pPr>
        <w:pStyle w:val="Substep"/>
        <w:numPr>
          <w:ilvl w:val="0"/>
          <w:numId w:val="0"/>
        </w:numPr>
        <w:ind w:left="1860" w:hanging="576"/>
      </w:pPr>
      <w:r>
        <w:rPr>
          <w:noProof/>
          <w:lang w:bidi="ar-SA"/>
        </w:rPr>
        <w:drawing>
          <wp:inline distT="0" distB="0" distL="0" distR="0" wp14:anchorId="1C71FE13" wp14:editId="556ACADB">
            <wp:extent cx="4629150" cy="15143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2570" cy="1525298"/>
                    </a:xfrm>
                    <a:prstGeom prst="rect">
                      <a:avLst/>
                    </a:prstGeom>
                  </pic:spPr>
                </pic:pic>
              </a:graphicData>
            </a:graphic>
          </wp:inline>
        </w:drawing>
      </w:r>
    </w:p>
    <w:p w14:paraId="70A8ADB3" w14:textId="77777777" w:rsidR="00E172BC" w:rsidRDefault="00E172BC" w:rsidP="00E172BC">
      <w:pPr>
        <w:pStyle w:val="step"/>
        <w:numPr>
          <w:ilvl w:val="0"/>
          <w:numId w:val="6"/>
        </w:numPr>
      </w:pPr>
      <w:r>
        <w:lastRenderedPageBreak/>
        <w:t>Evaluate the Policies</w:t>
      </w:r>
    </w:p>
    <w:p w14:paraId="121CABA2" w14:textId="1CF40D72" w:rsidR="00E172BC" w:rsidRDefault="00E172BC" w:rsidP="00E172BC">
      <w:pPr>
        <w:pStyle w:val="Substep"/>
      </w:pPr>
      <w:r>
        <w:t>In the ‘Evaluate Policies - &lt;group name&gt;’ box</w:t>
      </w:r>
      <w:r w:rsidR="00ED26B4">
        <w:t>,</w:t>
      </w:r>
      <w:r>
        <w:t xml:space="preserve"> check the box in front of the policies to be evaluated.</w:t>
      </w:r>
    </w:p>
    <w:p w14:paraId="70F12636" w14:textId="77777777" w:rsidR="00E172BC" w:rsidRDefault="00E172BC" w:rsidP="00E172BC">
      <w:pPr>
        <w:pStyle w:val="Substep"/>
        <w:numPr>
          <w:ilvl w:val="0"/>
          <w:numId w:val="0"/>
        </w:numPr>
        <w:ind w:left="1440"/>
      </w:pPr>
      <w:r w:rsidRPr="00C941FB">
        <w:rPr>
          <w:highlight w:val="lightGray"/>
        </w:rPr>
        <w:t>NOTE:  If all policies are required, checking the box in the title bar will automatically check all of the policies.</w:t>
      </w:r>
    </w:p>
    <w:p w14:paraId="6E53E6F1" w14:textId="14E8B232" w:rsidR="00E172BC" w:rsidRDefault="00E172BC" w:rsidP="00E172BC">
      <w:pPr>
        <w:pStyle w:val="Substep"/>
      </w:pPr>
      <w:r>
        <w:t>Click the ‘Evaluate’ button.</w:t>
      </w:r>
      <w:r w:rsidR="00FC3B6F">
        <w:t xml:space="preserve"> You will get a warning that you are running policies that contains scripts. Click the box “Do not show this message again” and click “Run”.</w:t>
      </w:r>
    </w:p>
    <w:p w14:paraId="3E08F6FD" w14:textId="689D00CE" w:rsidR="000139E7" w:rsidRDefault="000139E7" w:rsidP="00814440">
      <w:pPr>
        <w:pStyle w:val="Substep"/>
        <w:numPr>
          <w:ilvl w:val="0"/>
          <w:numId w:val="0"/>
        </w:numPr>
        <w:ind w:left="1284"/>
      </w:pPr>
      <w:r>
        <w:rPr>
          <w:noProof/>
          <w:lang w:bidi="ar-SA"/>
        </w:rPr>
        <w:drawing>
          <wp:inline distT="0" distB="0" distL="0" distR="0" wp14:anchorId="6A34DAEA" wp14:editId="21FD026E">
            <wp:extent cx="3590925" cy="893294"/>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3481" cy="898905"/>
                    </a:xfrm>
                    <a:prstGeom prst="rect">
                      <a:avLst/>
                    </a:prstGeom>
                  </pic:spPr>
                </pic:pic>
              </a:graphicData>
            </a:graphic>
          </wp:inline>
        </w:drawing>
      </w:r>
    </w:p>
    <w:p w14:paraId="5B7B2F65" w14:textId="77777777" w:rsidR="00E172BC" w:rsidRDefault="00E172BC">
      <w:pPr>
        <w:pStyle w:val="Substep"/>
      </w:pPr>
      <w:r>
        <w:t>The results will appear in the ‘Evaluate Policies - &lt;group name&gt;’ box.</w:t>
      </w:r>
    </w:p>
    <w:p w14:paraId="1FD61620" w14:textId="02255B43" w:rsidR="00E172BC" w:rsidRPr="00CA47D7" w:rsidRDefault="000139E7" w:rsidP="00E172BC">
      <w:pPr>
        <w:pStyle w:val="Substep"/>
        <w:numPr>
          <w:ilvl w:val="0"/>
          <w:numId w:val="0"/>
        </w:numPr>
        <w:ind w:left="1440"/>
      </w:pPr>
      <w:r>
        <w:rPr>
          <w:noProof/>
          <w:lang w:bidi="ar-SA"/>
        </w:rPr>
        <w:drawing>
          <wp:inline distT="0" distB="0" distL="0" distR="0" wp14:anchorId="3EEA1619" wp14:editId="45F4BEDD">
            <wp:extent cx="4286250" cy="21971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8640" cy="2203512"/>
                    </a:xfrm>
                    <a:prstGeom prst="rect">
                      <a:avLst/>
                    </a:prstGeom>
                  </pic:spPr>
                </pic:pic>
              </a:graphicData>
            </a:graphic>
          </wp:inline>
        </w:drawing>
      </w:r>
    </w:p>
    <w:p w14:paraId="731B9AB2" w14:textId="77777777" w:rsidR="00E172BC" w:rsidRDefault="00E172BC" w:rsidP="00ED26B4">
      <w:pPr>
        <w:pStyle w:val="Substep"/>
        <w:numPr>
          <w:ilvl w:val="0"/>
          <w:numId w:val="0"/>
        </w:numPr>
        <w:ind w:left="1416"/>
      </w:pPr>
      <w:r w:rsidRPr="00CA47D7">
        <w:rPr>
          <w:highlight w:val="lightGray"/>
        </w:rPr>
        <w:t xml:space="preserve">NOTE:  </w:t>
      </w:r>
      <w:r>
        <w:rPr>
          <w:highlight w:val="lightGray"/>
        </w:rPr>
        <w:t>Click on the ‘View’ hyperlink in the ‘Details’ column in the ‘Target details:’ section to view details of why the policy failed evaluation</w:t>
      </w:r>
      <w:r w:rsidRPr="00CA47D7">
        <w:rPr>
          <w:highlight w:val="lightGray"/>
        </w:rPr>
        <w:t>.</w:t>
      </w:r>
    </w:p>
    <w:p w14:paraId="050A8D0A" w14:textId="77777777" w:rsidR="00E172BC" w:rsidRDefault="00E172BC" w:rsidP="00E172BC">
      <w:pPr>
        <w:pStyle w:val="step"/>
        <w:numPr>
          <w:ilvl w:val="0"/>
          <w:numId w:val="6"/>
        </w:numPr>
      </w:pPr>
      <w:r>
        <w:t>Export the results.</w:t>
      </w:r>
    </w:p>
    <w:p w14:paraId="00D15B2E" w14:textId="77777777" w:rsidR="00E172BC" w:rsidRDefault="00E172BC" w:rsidP="00E172BC">
      <w:pPr>
        <w:pStyle w:val="Substep"/>
      </w:pPr>
      <w:r>
        <w:t>Click the ‘Export Results’ button to export the results.</w:t>
      </w:r>
    </w:p>
    <w:p w14:paraId="7AA39D11" w14:textId="77777777" w:rsidR="00E172BC" w:rsidRDefault="00E172BC" w:rsidP="00E172BC">
      <w:pPr>
        <w:pStyle w:val="Substep"/>
        <w:numPr>
          <w:ilvl w:val="0"/>
          <w:numId w:val="0"/>
        </w:numPr>
        <w:ind w:left="1440"/>
      </w:pPr>
      <w:r w:rsidRPr="00B7489B">
        <w:rPr>
          <w:highlight w:val="lightGray"/>
        </w:rPr>
        <w:t>NOTE:  Save the file to the file system with an ‘.xml’ extension.  The results can be evaluated in EXCEL.</w:t>
      </w:r>
    </w:p>
    <w:p w14:paraId="71CD9F91" w14:textId="59B4A10F" w:rsidR="00E172BC" w:rsidRDefault="00E172BC" w:rsidP="00E172BC">
      <w:pPr>
        <w:pStyle w:val="Substep"/>
      </w:pPr>
      <w:r>
        <w:t>Click “Save”.</w:t>
      </w:r>
    </w:p>
    <w:p w14:paraId="14F8ECEE" w14:textId="7B95D33E" w:rsidR="00E172BC" w:rsidRPr="00E172BC" w:rsidRDefault="00ED26B4" w:rsidP="00B92D0C">
      <w:pPr>
        <w:pStyle w:val="Substep"/>
      </w:pPr>
      <w:r>
        <w:t>Evaluate the results, looking for errors in evaluation or finding the targets. Failure of the test (like finding an Audit Account Modification) is the desired result.</w:t>
      </w:r>
    </w:p>
    <w:p w14:paraId="379BA44E" w14:textId="77777777" w:rsidR="00754350" w:rsidRPr="00814440" w:rsidRDefault="00657DBA">
      <w:pPr>
        <w:pStyle w:val="Heading3"/>
      </w:pPr>
      <w:bookmarkStart w:id="257" w:name="_Disable_the_auto-created"/>
      <w:bookmarkStart w:id="258" w:name="_Toc465253168"/>
      <w:bookmarkEnd w:id="257"/>
      <w:r w:rsidRPr="005C4B12">
        <w:lastRenderedPageBreak/>
        <w:t xml:space="preserve">Disable the auto-created evaluation job </w:t>
      </w:r>
      <w:commentRangeStart w:id="259"/>
      <w:commentRangeStart w:id="260"/>
      <w:commentRangeStart w:id="261"/>
      <w:r w:rsidR="00217E44" w:rsidRPr="00814440">
        <w:fldChar w:fldCharType="begin"/>
      </w:r>
      <w:r w:rsidR="00217E44" w:rsidRPr="005C4B12">
        <w:instrText xml:space="preserve"> HYPERLINK \l "_Policy_Section" </w:instrText>
      </w:r>
      <w:r w:rsidR="00217E44" w:rsidRPr="00814440">
        <w:fldChar w:fldCharType="separate"/>
      </w:r>
      <w:r w:rsidRPr="00814440">
        <w:t>Link</w:t>
      </w:r>
      <w:r w:rsidR="00217E44" w:rsidRPr="00814440">
        <w:fldChar w:fldCharType="end"/>
      </w:r>
      <w:commentRangeEnd w:id="259"/>
      <w:r w:rsidR="005C4B12" w:rsidRPr="00814440">
        <w:commentReference w:id="259"/>
      </w:r>
      <w:bookmarkEnd w:id="258"/>
      <w:commentRangeEnd w:id="260"/>
      <w:commentRangeEnd w:id="261"/>
    </w:p>
    <w:p w14:paraId="38809EEA" w14:textId="605AF302" w:rsidR="00657DBA" w:rsidRDefault="001D7828" w:rsidP="00814440">
      <w:r w:rsidRPr="00814440">
        <w:commentReference w:id="260"/>
      </w:r>
      <w:r w:rsidR="0036616C">
        <w:rPr>
          <w:rStyle w:val="CommentReference"/>
          <w:rFonts w:ascii="Times New Roman" w:eastAsia="Times New Roman" w:hAnsi="Times New Roman" w:cs="Times New Roman"/>
          <w:lang w:eastAsia="en-US"/>
        </w:rPr>
        <w:commentReference w:id="261"/>
      </w:r>
      <w:r w:rsidR="00754350">
        <w:t>When importing the PBM Policies, a SQL Agent Job is automatically created to run those jobs on a schedule. We will replace this job below, so we need to disable this auto-created job.</w:t>
      </w:r>
    </w:p>
    <w:p w14:paraId="1C2975A9" w14:textId="55D992B5" w:rsidR="00754350" w:rsidRDefault="00754350" w:rsidP="00814440">
      <w:pPr>
        <w:pStyle w:val="step"/>
        <w:numPr>
          <w:ilvl w:val="0"/>
          <w:numId w:val="58"/>
        </w:numPr>
      </w:pPr>
      <w:r>
        <w:t xml:space="preserve">Expand the SQL Agent Node of the </w:t>
      </w:r>
      <w:del w:id="262" w:author="Curtis Krumel" w:date="2016-10-26T15:32:00Z">
        <w:r w:rsidDel="0036616C">
          <w:delText>CMSCMS</w:delText>
        </w:r>
      </w:del>
      <w:r w:rsidR="00CE3677">
        <w:t>Main Server</w:t>
      </w:r>
      <w:r>
        <w:t xml:space="preserve"> in the Object Explorer of SSMS</w:t>
      </w:r>
    </w:p>
    <w:p w14:paraId="4605B89A" w14:textId="2C9483B4" w:rsidR="00754350" w:rsidRDefault="00754350" w:rsidP="00814440">
      <w:r>
        <w:rPr>
          <w:noProof/>
          <w:lang w:eastAsia="en-US"/>
        </w:rPr>
        <w:drawing>
          <wp:inline distT="0" distB="0" distL="0" distR="0" wp14:anchorId="5DF2F69A" wp14:editId="59C9C4EC">
            <wp:extent cx="2800350" cy="176637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9470" cy="1778435"/>
                    </a:xfrm>
                    <a:prstGeom prst="rect">
                      <a:avLst/>
                    </a:prstGeom>
                  </pic:spPr>
                </pic:pic>
              </a:graphicData>
            </a:graphic>
          </wp:inline>
        </w:drawing>
      </w:r>
    </w:p>
    <w:p w14:paraId="588D4E6E" w14:textId="76AF8F16" w:rsidR="00754350" w:rsidRDefault="00B45BC7" w:rsidP="00814440">
      <w:pPr>
        <w:pStyle w:val="step"/>
      </w:pPr>
      <w:r>
        <w:t>Right-click on the job who</w:t>
      </w:r>
      <w:r w:rsidR="00754350">
        <w:t>s name starts “syspolicy_check_schedule”</w:t>
      </w:r>
    </w:p>
    <w:p w14:paraId="5A9441C5" w14:textId="4F1684C9" w:rsidR="00754350" w:rsidRDefault="00754350" w:rsidP="00814440">
      <w:pPr>
        <w:pStyle w:val="Substep"/>
      </w:pPr>
      <w:r>
        <w:t>If there is more than one, you will need to check the properties of each job to find the one that was created at the time of importing the policies.</w:t>
      </w:r>
    </w:p>
    <w:p w14:paraId="2DF0E0B9" w14:textId="4CFE3BAC" w:rsidR="00754350" w:rsidRDefault="00754350" w:rsidP="00814440">
      <w:pPr>
        <w:pStyle w:val="step"/>
      </w:pPr>
      <w:r>
        <w:t>From the context menus, choose “Disable”.</w:t>
      </w:r>
    </w:p>
    <w:p w14:paraId="50440548" w14:textId="4520804C" w:rsidR="00754350" w:rsidRDefault="00754350" w:rsidP="00814440">
      <w:pPr>
        <w:ind w:left="1416"/>
      </w:pPr>
      <w:r>
        <w:rPr>
          <w:noProof/>
          <w:lang w:eastAsia="en-US"/>
        </w:rPr>
        <w:drawing>
          <wp:inline distT="0" distB="0" distL="0" distR="0" wp14:anchorId="23C501FD" wp14:editId="732DF518">
            <wp:extent cx="2276475" cy="2266357"/>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93028" cy="2282836"/>
                    </a:xfrm>
                    <a:prstGeom prst="rect">
                      <a:avLst/>
                    </a:prstGeom>
                    <a:noFill/>
                    <a:ln>
                      <a:noFill/>
                    </a:ln>
                  </pic:spPr>
                </pic:pic>
              </a:graphicData>
            </a:graphic>
          </wp:inline>
        </w:drawing>
      </w:r>
    </w:p>
    <w:p w14:paraId="0AE6B0B7" w14:textId="1DD5410B" w:rsidR="00754350" w:rsidRDefault="00754350" w:rsidP="00814440">
      <w:pPr>
        <w:pStyle w:val="Substep"/>
      </w:pPr>
      <w:r>
        <w:t>The “Disable Jobs” dialog will appear.</w:t>
      </w:r>
    </w:p>
    <w:p w14:paraId="192D0C81" w14:textId="660AA971" w:rsidR="00754350" w:rsidRPr="00814440" w:rsidRDefault="00754350" w:rsidP="00814440">
      <w:pPr>
        <w:pStyle w:val="step"/>
      </w:pPr>
      <w:r>
        <w:t>Click “Close”</w:t>
      </w:r>
      <w:r w:rsidR="00EC7649">
        <w:t xml:space="preserve"> to close the dialog.</w:t>
      </w:r>
    </w:p>
    <w:p w14:paraId="161F3E6A" w14:textId="77777777" w:rsidR="00ED26B4" w:rsidRPr="00ED26B4" w:rsidRDefault="00ED26B4" w:rsidP="00ED26B4"/>
    <w:p w14:paraId="395D3F9D" w14:textId="33F7C766" w:rsidR="00657DBA" w:rsidRDefault="00657DBA" w:rsidP="00657DBA">
      <w:pPr>
        <w:pStyle w:val="Heading3"/>
        <w:rPr>
          <w:rStyle w:val="Hyperlink"/>
        </w:rPr>
      </w:pPr>
      <w:bookmarkStart w:id="263" w:name="_Create_the_working"/>
      <w:bookmarkStart w:id="264" w:name="_Toc465253169"/>
      <w:bookmarkEnd w:id="263"/>
      <w:commentRangeStart w:id="265"/>
      <w:commentRangeStart w:id="266"/>
      <w:commentRangeStart w:id="267"/>
      <w:r>
        <w:t>Create the workin</w:t>
      </w:r>
      <w:r w:rsidR="003420E9">
        <w:t>g directories</w:t>
      </w:r>
      <w:r>
        <w:t xml:space="preserve"> </w:t>
      </w:r>
      <w:hyperlink w:anchor="_Policy_Section" w:history="1">
        <w:r w:rsidRPr="00657DBA">
          <w:rPr>
            <w:rStyle w:val="Hyperlink"/>
          </w:rPr>
          <w:t>Link</w:t>
        </w:r>
      </w:hyperlink>
      <w:commentRangeEnd w:id="265"/>
      <w:r w:rsidR="006263FF">
        <w:rPr>
          <w:rStyle w:val="CommentReference"/>
          <w:rFonts w:ascii="Times New Roman" w:eastAsia="Times New Roman" w:hAnsi="Times New Roman" w:cs="Times New Roman"/>
          <w:b w:val="0"/>
          <w:bCs w:val="0"/>
          <w:color w:val="auto"/>
          <w:lang w:eastAsia="en-US"/>
        </w:rPr>
        <w:commentReference w:id="265"/>
      </w:r>
      <w:commentRangeEnd w:id="266"/>
      <w:r w:rsidR="00DD5E06">
        <w:rPr>
          <w:rStyle w:val="CommentReference"/>
          <w:rFonts w:ascii="Times New Roman" w:eastAsia="Times New Roman" w:hAnsi="Times New Roman" w:cs="Times New Roman"/>
          <w:b w:val="0"/>
          <w:bCs w:val="0"/>
          <w:color w:val="auto"/>
          <w:lang w:eastAsia="en-US"/>
        </w:rPr>
        <w:commentReference w:id="266"/>
      </w:r>
      <w:bookmarkEnd w:id="264"/>
      <w:commentRangeEnd w:id="267"/>
      <w:r w:rsidR="0036616C">
        <w:rPr>
          <w:rStyle w:val="CommentReference"/>
          <w:rFonts w:ascii="Times New Roman" w:eastAsia="Times New Roman" w:hAnsi="Times New Roman" w:cs="Times New Roman"/>
          <w:b w:val="0"/>
          <w:bCs w:val="0"/>
          <w:color w:val="auto"/>
          <w:lang w:eastAsia="en-US"/>
        </w:rPr>
        <w:commentReference w:id="267"/>
      </w:r>
    </w:p>
    <w:p w14:paraId="7582733D" w14:textId="2F4DD3C3" w:rsidR="006935B2" w:rsidRDefault="003420E9" w:rsidP="003420E9">
      <w:pPr>
        <w:pStyle w:val="step"/>
        <w:numPr>
          <w:ilvl w:val="0"/>
          <w:numId w:val="0"/>
        </w:numPr>
        <w:ind w:left="1440" w:hanging="732"/>
      </w:pPr>
      <w:r w:rsidRPr="003420E9">
        <w:t xml:space="preserve">These folders will be </w:t>
      </w:r>
      <w:r>
        <w:t>used by</w:t>
      </w:r>
      <w:r w:rsidRPr="003420E9">
        <w:t xml:space="preserve"> </w:t>
      </w:r>
      <w:r w:rsidR="006935B2" w:rsidRPr="003420E9">
        <w:t>the</w:t>
      </w:r>
      <w:r w:rsidR="006935B2" w:rsidRPr="006935B2">
        <w:rPr>
          <w:b/>
        </w:rPr>
        <w:t xml:space="preserve"> </w:t>
      </w:r>
      <w:r w:rsidR="00973678">
        <w:rPr>
          <w:b/>
        </w:rPr>
        <w:t>‘</w:t>
      </w:r>
      <w:r w:rsidR="00973678">
        <w:t xml:space="preserve">Run Policies Check Job(s)’ </w:t>
      </w:r>
      <w:r>
        <w:t>during processing</w:t>
      </w:r>
      <w:r w:rsidR="006935B2">
        <w:t>.</w:t>
      </w:r>
    </w:p>
    <w:p w14:paraId="1AEAFF4C" w14:textId="1E04498C" w:rsidR="006935B2" w:rsidRDefault="006935B2" w:rsidP="00250291">
      <w:pPr>
        <w:pStyle w:val="step"/>
        <w:numPr>
          <w:ilvl w:val="0"/>
          <w:numId w:val="30"/>
        </w:numPr>
      </w:pPr>
      <w:r>
        <w:t>Open Windows Explorer by right clicking on the start button and choosing “Open Windows Explorer” from the context menu.</w:t>
      </w:r>
      <w:r w:rsidR="00FA05F6">
        <w:t xml:space="preserve"> Double-clicking on the “Computer” icon will work as well.</w:t>
      </w:r>
    </w:p>
    <w:p w14:paraId="6CB33DCF" w14:textId="785F110D" w:rsidR="003420E9" w:rsidRDefault="003420E9" w:rsidP="00250291">
      <w:pPr>
        <w:pStyle w:val="step"/>
        <w:numPr>
          <w:ilvl w:val="0"/>
          <w:numId w:val="30"/>
        </w:numPr>
      </w:pPr>
      <w:r>
        <w:lastRenderedPageBreak/>
        <w:t xml:space="preserve">On the drive that will serve to </w:t>
      </w:r>
      <w:r w:rsidR="006263FF">
        <w:t xml:space="preserve">temporarily </w:t>
      </w:r>
      <w:r>
        <w:t>hold the output of the PBM policies</w:t>
      </w:r>
      <w:r w:rsidR="006263FF">
        <w:t xml:space="preserve"> during job execution</w:t>
      </w:r>
      <w:r>
        <w:t xml:space="preserve">, create a folder. The scripts and these instructions name this folder “SQLPolicy,” so it is highly suggested that you name yours the same. These instructions will refer to this folder as X:\SQLPolicy where X: is any drive on the </w:t>
      </w:r>
      <w:r w:rsidR="00CE3677">
        <w:t>Main Server</w:t>
      </w:r>
      <w:r>
        <w:t xml:space="preserve"> that has at least 1 GB of free space.</w:t>
      </w:r>
    </w:p>
    <w:p w14:paraId="3E78B452" w14:textId="34E6B610" w:rsidR="003420E9" w:rsidRDefault="003420E9" w:rsidP="00250291">
      <w:pPr>
        <w:pStyle w:val="step"/>
        <w:numPr>
          <w:ilvl w:val="0"/>
          <w:numId w:val="30"/>
        </w:numPr>
      </w:pPr>
      <w:bookmarkStart w:id="268" w:name="_Create_the_Import"/>
      <w:bookmarkStart w:id="269" w:name="_Create_the_Run"/>
      <w:bookmarkEnd w:id="268"/>
      <w:bookmarkEnd w:id="269"/>
      <w:r>
        <w:t>In X:\SQLPolicy, create a folder</w:t>
      </w:r>
      <w:r w:rsidR="002D6E9C">
        <w:t xml:space="preserve"> for each </w:t>
      </w:r>
      <w:r w:rsidR="00900EF2">
        <w:t>Instance</w:t>
      </w:r>
      <w:r w:rsidR="002D6E9C">
        <w:t xml:space="preserve"> group that will be evaluated by the </w:t>
      </w:r>
      <w:r w:rsidR="002D6E9C">
        <w:rPr>
          <w:b/>
        </w:rPr>
        <w:t>‘</w:t>
      </w:r>
      <w:r w:rsidR="002D6E9C">
        <w:t>Run Policies Check Job(s)’</w:t>
      </w:r>
      <w:r w:rsidR="000949C3">
        <w:t xml:space="preserve"> (to be created shortly)</w:t>
      </w:r>
      <w:r w:rsidR="002D6E9C">
        <w:t xml:space="preserve">. This will likely be one folder for each server group </w:t>
      </w:r>
      <w:del w:id="270" w:author="Curtis Krumel" w:date="2016-10-26T15:35:00Z">
        <w:r w:rsidR="002D6E9C" w:rsidDel="0036616C">
          <w:delText xml:space="preserve">on your </w:delText>
        </w:r>
        <w:r w:rsidR="00900EF2" w:rsidDel="0036616C">
          <w:delText>Main Server</w:delText>
        </w:r>
      </w:del>
      <w:ins w:id="271" w:author="Curtis Krumel" w:date="2016-10-26T15:35:00Z">
        <w:r w:rsidR="0036616C">
          <w:t>(Server groups are the groups of servers by version number that you listed in the prerequisites. The groups will actually be created in the next section</w:t>
        </w:r>
      </w:ins>
      <w:ins w:id="272" w:author="Curtis Krumel" w:date="2016-10-26T15:37:00Z">
        <w:r w:rsidR="0036616C">
          <w:t xml:space="preserve"> when the job to evaluate those groups is created</w:t>
        </w:r>
      </w:ins>
      <w:ins w:id="273" w:author="Curtis Krumel" w:date="2016-10-26T15:35:00Z">
        <w:r w:rsidR="0036616C">
          <w:t>.)</w:t>
        </w:r>
      </w:ins>
      <w:r w:rsidR="002D6E9C">
        <w:t>. Keep the names of the folders similar to the names of the groups</w:t>
      </w:r>
      <w:ins w:id="274" w:author="Curtis Krumel" w:date="2016-10-26T15:37:00Z">
        <w:r w:rsidR="0036616C">
          <w:t xml:space="preserve"> (SQL2008R2, SQL2012, SQL2014 recommended)</w:t>
        </w:r>
      </w:ins>
      <w:r w:rsidR="002D6E9C">
        <w:t>. They will be used below as results directories (</w:t>
      </w:r>
      <w:r w:rsidR="002D6E9C">
        <w:rPr>
          <w:rFonts w:ascii="Consolas" w:hAnsi="Consolas" w:cs="Consolas"/>
          <w:highlight w:val="lightGray"/>
        </w:rPr>
        <w:t>EvalResultsFolder</w:t>
      </w:r>
      <w:r w:rsidR="002D6E9C">
        <w:t xml:space="preserve"> </w:t>
      </w:r>
      <w:del w:id="275" w:author="Curtis Krumel" w:date="2016-10-26T15:38:00Z">
        <w:r w:rsidR="002D6E9C" w:rsidDel="0036616C">
          <w:delText xml:space="preserve"> or -</w:delText>
        </w:r>
        <w:commentRangeStart w:id="276"/>
        <w:commentRangeStart w:id="277"/>
        <w:r w:rsidR="002D6E9C" w:rsidDel="0036616C">
          <w:delText>ResultDir</w:delText>
        </w:r>
        <w:commentRangeEnd w:id="276"/>
        <w:r w:rsidR="005F10EF" w:rsidDel="0036616C">
          <w:rPr>
            <w:rStyle w:val="CommentReference"/>
            <w:lang w:bidi="ar-SA"/>
          </w:rPr>
          <w:commentReference w:id="276"/>
        </w:r>
      </w:del>
      <w:commentRangeEnd w:id="277"/>
      <w:r w:rsidR="0036616C">
        <w:rPr>
          <w:rStyle w:val="CommentReference"/>
          <w:lang w:bidi="ar-SA"/>
        </w:rPr>
        <w:commentReference w:id="277"/>
      </w:r>
      <w:r w:rsidR="002D6E9C">
        <w:t>)</w:t>
      </w:r>
    </w:p>
    <w:p w14:paraId="6E7D626C" w14:textId="25862F97" w:rsidR="005C4B12" w:rsidRDefault="005C4B12" w:rsidP="00250291">
      <w:pPr>
        <w:pStyle w:val="step"/>
        <w:numPr>
          <w:ilvl w:val="0"/>
          <w:numId w:val="30"/>
        </w:numPr>
      </w:pPr>
      <w:r>
        <w:t>Set the permissions of these folders such that the SQL Agent service account and the PowerShell user account have full control of these folders.</w:t>
      </w:r>
    </w:p>
    <w:p w14:paraId="27DC8262" w14:textId="40CF0F00" w:rsidR="00FA05F6" w:rsidRDefault="00FA05F6" w:rsidP="00814440">
      <w:pPr>
        <w:pStyle w:val="step"/>
        <w:numPr>
          <w:ilvl w:val="1"/>
          <w:numId w:val="30"/>
        </w:numPr>
      </w:pPr>
      <w:r>
        <w:t>Right-click on the SQLPolicy folder and choose “Properties” from the context menu.</w:t>
      </w:r>
    </w:p>
    <w:p w14:paraId="627F3F33" w14:textId="3FF013C9" w:rsidR="00FA05F6" w:rsidRDefault="00FA05F6" w:rsidP="00814440">
      <w:pPr>
        <w:pStyle w:val="step"/>
        <w:numPr>
          <w:ilvl w:val="1"/>
          <w:numId w:val="30"/>
        </w:numPr>
      </w:pPr>
      <w:r>
        <w:t>Click on the “Security” tab.</w:t>
      </w:r>
    </w:p>
    <w:p w14:paraId="7833DC2F" w14:textId="5CBB34C0" w:rsidR="00FA05F6" w:rsidRDefault="00FA05F6" w:rsidP="00814440">
      <w:pPr>
        <w:pStyle w:val="step"/>
        <w:numPr>
          <w:ilvl w:val="0"/>
          <w:numId w:val="0"/>
        </w:numPr>
        <w:ind w:left="1440"/>
      </w:pPr>
      <w:r>
        <w:rPr>
          <w:noProof/>
          <w:lang w:bidi="ar-SA"/>
        </w:rPr>
        <w:drawing>
          <wp:inline distT="0" distB="0" distL="0" distR="0" wp14:anchorId="14E38CE2" wp14:editId="453DB9B1">
            <wp:extent cx="2133600" cy="28271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45340" cy="2842723"/>
                    </a:xfrm>
                    <a:prstGeom prst="rect">
                      <a:avLst/>
                    </a:prstGeom>
                  </pic:spPr>
                </pic:pic>
              </a:graphicData>
            </a:graphic>
          </wp:inline>
        </w:drawing>
      </w:r>
    </w:p>
    <w:p w14:paraId="2504B0F7" w14:textId="1222D5FA" w:rsidR="00FA05F6" w:rsidRDefault="00FA05F6" w:rsidP="00814440">
      <w:pPr>
        <w:pStyle w:val="step"/>
        <w:numPr>
          <w:ilvl w:val="1"/>
          <w:numId w:val="30"/>
        </w:numPr>
      </w:pPr>
      <w:r>
        <w:t>Click the “Advanced” button.</w:t>
      </w:r>
    </w:p>
    <w:p w14:paraId="5D77A31F" w14:textId="400801BA" w:rsidR="00FA05F6" w:rsidRDefault="00FA05F6" w:rsidP="00814440">
      <w:pPr>
        <w:pStyle w:val="step"/>
        <w:numPr>
          <w:ilvl w:val="1"/>
          <w:numId w:val="30"/>
        </w:numPr>
      </w:pPr>
      <w:r>
        <w:t>With the “Permissions” tab selected, click the “Add” button.</w:t>
      </w:r>
    </w:p>
    <w:p w14:paraId="0E3715D0" w14:textId="25D31493" w:rsidR="00FA05F6" w:rsidRDefault="00FA05F6" w:rsidP="00814440">
      <w:pPr>
        <w:pStyle w:val="step"/>
        <w:numPr>
          <w:ilvl w:val="0"/>
          <w:numId w:val="0"/>
        </w:numPr>
        <w:ind w:left="1440"/>
      </w:pPr>
      <w:r>
        <w:rPr>
          <w:noProof/>
          <w:lang w:bidi="ar-SA"/>
        </w:rPr>
        <w:lastRenderedPageBreak/>
        <w:drawing>
          <wp:inline distT="0" distB="0" distL="0" distR="0" wp14:anchorId="2DC90ED7" wp14:editId="2E3BA11F">
            <wp:extent cx="3286125" cy="2227965"/>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0412" cy="2237652"/>
                    </a:xfrm>
                    <a:prstGeom prst="rect">
                      <a:avLst/>
                    </a:prstGeom>
                  </pic:spPr>
                </pic:pic>
              </a:graphicData>
            </a:graphic>
          </wp:inline>
        </w:drawing>
      </w:r>
    </w:p>
    <w:p w14:paraId="0DD2FFB5" w14:textId="3BE9B18E" w:rsidR="00FA05F6" w:rsidRDefault="00FA05F6" w:rsidP="00814440">
      <w:pPr>
        <w:pStyle w:val="step"/>
        <w:numPr>
          <w:ilvl w:val="1"/>
          <w:numId w:val="30"/>
        </w:numPr>
      </w:pPr>
      <w:r>
        <w:t>Do the following for each of the two accounts:</w:t>
      </w:r>
    </w:p>
    <w:p w14:paraId="0F4D759F" w14:textId="3DBA2E46" w:rsidR="00FA05F6" w:rsidRDefault="00FA05F6" w:rsidP="00814440">
      <w:pPr>
        <w:pStyle w:val="step"/>
        <w:numPr>
          <w:ilvl w:val="2"/>
          <w:numId w:val="30"/>
        </w:numPr>
      </w:pPr>
      <w:r>
        <w:t>Click “Select a Principal”</w:t>
      </w:r>
    </w:p>
    <w:p w14:paraId="2A8E051A" w14:textId="6118C82C" w:rsidR="00FA05F6" w:rsidRDefault="00FA05F6" w:rsidP="00814440">
      <w:pPr>
        <w:pStyle w:val="step"/>
        <w:numPr>
          <w:ilvl w:val="2"/>
          <w:numId w:val="30"/>
        </w:numPr>
      </w:pPr>
      <w:r>
        <w:t>Enter the account name in the box titled “Enter the object name to select”</w:t>
      </w:r>
      <w:r w:rsidR="00665385">
        <w:t xml:space="preserve"> and click the “Check Name” button.</w:t>
      </w:r>
    </w:p>
    <w:p w14:paraId="0EC435B3" w14:textId="18530A0A" w:rsidR="00665385" w:rsidRDefault="00665385" w:rsidP="00814440">
      <w:pPr>
        <w:pStyle w:val="step"/>
        <w:numPr>
          <w:ilvl w:val="2"/>
          <w:numId w:val="30"/>
        </w:numPr>
      </w:pPr>
      <w:r>
        <w:t>Click OK</w:t>
      </w:r>
    </w:p>
    <w:p w14:paraId="44B4D7E2" w14:textId="01D1D766" w:rsidR="00665385" w:rsidRDefault="00665385" w:rsidP="00814440">
      <w:pPr>
        <w:pStyle w:val="step"/>
        <w:numPr>
          <w:ilvl w:val="2"/>
          <w:numId w:val="30"/>
        </w:numPr>
      </w:pPr>
      <w:r>
        <w:t>Type: should read “Allow” and Applies to: should read “This folder, subfolders and files”. Leave them this way.</w:t>
      </w:r>
    </w:p>
    <w:p w14:paraId="6A411535" w14:textId="36F5B9D6" w:rsidR="00665385" w:rsidRDefault="00665385" w:rsidP="00814440">
      <w:pPr>
        <w:pStyle w:val="step"/>
        <w:numPr>
          <w:ilvl w:val="2"/>
          <w:numId w:val="30"/>
        </w:numPr>
      </w:pPr>
      <w:r>
        <w:t xml:space="preserve">Under Basic </w:t>
      </w:r>
      <w:r w:rsidR="000D5958">
        <w:t>Permissions:</w:t>
      </w:r>
      <w:r>
        <w:t xml:space="preserve"> check “Full Control” and “Only apply these permissions to object and/or containers within this container”.</w:t>
      </w:r>
    </w:p>
    <w:p w14:paraId="5FC976A1" w14:textId="2F548332" w:rsidR="00665385" w:rsidRDefault="00665385" w:rsidP="00814440">
      <w:pPr>
        <w:pStyle w:val="step"/>
        <w:numPr>
          <w:ilvl w:val="0"/>
          <w:numId w:val="0"/>
        </w:numPr>
        <w:ind w:left="2160"/>
      </w:pPr>
      <w:r>
        <w:rPr>
          <w:noProof/>
          <w:lang w:bidi="ar-SA"/>
        </w:rPr>
        <w:drawing>
          <wp:inline distT="0" distB="0" distL="0" distR="0" wp14:anchorId="5839E244" wp14:editId="4889886E">
            <wp:extent cx="3903157" cy="25241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12367" cy="2530081"/>
                    </a:xfrm>
                    <a:prstGeom prst="rect">
                      <a:avLst/>
                    </a:prstGeom>
                  </pic:spPr>
                </pic:pic>
              </a:graphicData>
            </a:graphic>
          </wp:inline>
        </w:drawing>
      </w:r>
    </w:p>
    <w:p w14:paraId="420A9F88" w14:textId="5F43C810" w:rsidR="00665385" w:rsidRDefault="00665385" w:rsidP="00814440">
      <w:pPr>
        <w:pStyle w:val="step"/>
        <w:numPr>
          <w:ilvl w:val="2"/>
          <w:numId w:val="30"/>
        </w:numPr>
      </w:pPr>
      <w:r>
        <w:t>Click the OK button.</w:t>
      </w:r>
    </w:p>
    <w:p w14:paraId="465F016D" w14:textId="1B9245CC" w:rsidR="00665385" w:rsidRDefault="00665385" w:rsidP="00814440">
      <w:pPr>
        <w:pStyle w:val="step"/>
        <w:numPr>
          <w:ilvl w:val="1"/>
          <w:numId w:val="30"/>
        </w:numPr>
      </w:pPr>
      <w:r>
        <w:t>Once the permissions have been set for both accounts, on the Advanced Security Settings for SQLPolicy dialog, check the box beside “Replace all child object permission entries…”</w:t>
      </w:r>
    </w:p>
    <w:p w14:paraId="558C7335" w14:textId="63720929" w:rsidR="00665385" w:rsidRDefault="00665385" w:rsidP="00814440">
      <w:pPr>
        <w:pStyle w:val="step"/>
        <w:numPr>
          <w:ilvl w:val="1"/>
          <w:numId w:val="30"/>
        </w:numPr>
      </w:pPr>
      <w:r>
        <w:t>Click the OK button</w:t>
      </w:r>
    </w:p>
    <w:p w14:paraId="28D64D8D" w14:textId="253D5E56" w:rsidR="00665385" w:rsidRDefault="008229B6" w:rsidP="00814440">
      <w:pPr>
        <w:pStyle w:val="step"/>
        <w:numPr>
          <w:ilvl w:val="1"/>
          <w:numId w:val="30"/>
        </w:numPr>
      </w:pPr>
      <w:r>
        <w:lastRenderedPageBreak/>
        <w:t>A Windows Security dialog will appear warning you about replacing permissions. Click “Yes” to continue.</w:t>
      </w:r>
    </w:p>
    <w:p w14:paraId="3E58D25F" w14:textId="7E4E6726" w:rsidR="008229B6" w:rsidRDefault="008229B6" w:rsidP="00814440">
      <w:pPr>
        <w:pStyle w:val="step"/>
        <w:numPr>
          <w:ilvl w:val="0"/>
          <w:numId w:val="0"/>
        </w:numPr>
        <w:ind w:left="1440"/>
      </w:pPr>
      <w:r>
        <w:rPr>
          <w:noProof/>
          <w:lang w:bidi="ar-SA"/>
        </w:rPr>
        <w:drawing>
          <wp:inline distT="0" distB="0" distL="0" distR="0" wp14:anchorId="20D81537" wp14:editId="5EEF74E8">
            <wp:extent cx="2695575" cy="1116408"/>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13745" cy="1123934"/>
                    </a:xfrm>
                    <a:prstGeom prst="rect">
                      <a:avLst/>
                    </a:prstGeom>
                  </pic:spPr>
                </pic:pic>
              </a:graphicData>
            </a:graphic>
          </wp:inline>
        </w:drawing>
      </w:r>
    </w:p>
    <w:p w14:paraId="46F576A2" w14:textId="1AC22620" w:rsidR="008229B6" w:rsidRDefault="008229B6" w:rsidP="00814440">
      <w:pPr>
        <w:pStyle w:val="step"/>
        <w:numPr>
          <w:ilvl w:val="1"/>
          <w:numId w:val="30"/>
        </w:numPr>
      </w:pPr>
      <w:r>
        <w:t>Click the OK button on the SQLPolicy Properties dialog.</w:t>
      </w:r>
    </w:p>
    <w:p w14:paraId="3D864C52" w14:textId="0AE2A0EA" w:rsidR="006935B2" w:rsidRDefault="006935B2" w:rsidP="003420E9">
      <w:pPr>
        <w:pStyle w:val="Heading3"/>
      </w:pPr>
      <w:bookmarkStart w:id="278" w:name="_Toc465253170"/>
      <w:r>
        <w:t xml:space="preserve">Create the </w:t>
      </w:r>
      <w:r w:rsidR="003B113F">
        <w:t>Import</w:t>
      </w:r>
      <w:r>
        <w:t xml:space="preserve"> Policies Job </w:t>
      </w:r>
      <w:hyperlink w:anchor="_Policy_Section" w:history="1">
        <w:r w:rsidRPr="00B92D0C">
          <w:rPr>
            <w:rStyle w:val="Hyperlink"/>
          </w:rPr>
          <w:t>Link</w:t>
        </w:r>
        <w:bookmarkEnd w:id="278"/>
      </w:hyperlink>
    </w:p>
    <w:p w14:paraId="35AF2A9E" w14:textId="5A3608F6" w:rsidR="00BD5E29" w:rsidRDefault="00BD5E29" w:rsidP="00B87356">
      <w:pPr>
        <w:pStyle w:val="step"/>
        <w:numPr>
          <w:ilvl w:val="0"/>
          <w:numId w:val="31"/>
        </w:numPr>
      </w:pPr>
      <w:r>
        <w:t xml:space="preserve">Save the PowerShell script </w:t>
      </w:r>
      <w:r w:rsidR="003332DA">
        <w:t>EvalPolicies.ps1</w:t>
      </w:r>
      <w:r w:rsidR="00B87356" w:rsidRPr="00B87356" w:rsidDel="000949C3">
        <w:t xml:space="preserve"> </w:t>
      </w:r>
      <w:r>
        <w:t xml:space="preserve"> to a folder where it can be accessed.  Recommend you save it as </w:t>
      </w:r>
      <w:r w:rsidR="002D6E9C">
        <w:t>“X:\SQLPolicy</w:t>
      </w:r>
      <w:r>
        <w:t>” to match the default in these instructions.</w:t>
      </w:r>
    </w:p>
    <w:p w14:paraId="4F3F5D39" w14:textId="422EDA81" w:rsidR="002B6102" w:rsidRDefault="002B6102" w:rsidP="002B6102">
      <w:pPr>
        <w:pStyle w:val="step"/>
        <w:numPr>
          <w:ilvl w:val="0"/>
          <w:numId w:val="20"/>
        </w:numPr>
      </w:pPr>
      <w:r>
        <w:t xml:space="preserve">Open the </w:t>
      </w:r>
      <w:r w:rsidR="00E76E11">
        <w:t>08</w:t>
      </w:r>
      <w:r>
        <w:t xml:space="preserve">CreatePolicyImportJob.sql script in an SSMS query window with a connection to the </w:t>
      </w:r>
      <w:r w:rsidR="00CE3677">
        <w:t>Main Server</w:t>
      </w:r>
      <w:r>
        <w:t>.</w:t>
      </w:r>
    </w:p>
    <w:p w14:paraId="4CE83976" w14:textId="77777777" w:rsidR="002B6102" w:rsidRDefault="002B6102" w:rsidP="002B6102">
      <w:pPr>
        <w:pStyle w:val="step"/>
      </w:pPr>
      <w:r>
        <w:t xml:space="preserve">Set the script variables to the desired values as noted in the </w:t>
      </w:r>
      <w:hyperlink w:anchor="_Running_the_Scripts" w:history="1">
        <w:r w:rsidRPr="00217E44">
          <w:rPr>
            <w:rStyle w:val="Hyperlink"/>
          </w:rPr>
          <w:t>table</w:t>
        </w:r>
      </w:hyperlink>
      <w:r>
        <w:t xml:space="preserve"> above. You will probably not want to edit the </w:t>
      </w:r>
      <w:r>
        <w:rPr>
          <w:rFonts w:ascii="Consolas" w:hAnsi="Consolas" w:cs="Consolas"/>
          <w:highlight w:val="lightGray"/>
        </w:rPr>
        <w:t>PolicyDBName</w:t>
      </w:r>
      <w:r>
        <w:rPr>
          <w:rFonts w:ascii="Consolas" w:hAnsi="Consolas" w:cs="Consolas"/>
        </w:rPr>
        <w:t xml:space="preserve">, </w:t>
      </w:r>
      <w:r>
        <w:rPr>
          <w:rFonts w:ascii="Consolas" w:hAnsi="Consolas" w:cs="Consolas"/>
          <w:highlight w:val="lightGray"/>
        </w:rPr>
        <w:t>JobCategory</w:t>
      </w:r>
      <w:r w:rsidRPr="00F60A57">
        <w:t xml:space="preserve"> or</w:t>
      </w:r>
      <w:r>
        <w:rPr>
          <w:rFonts w:ascii="Consolas" w:hAnsi="Consolas" w:cs="Consolas"/>
        </w:rPr>
        <w:t xml:space="preserve"> </w:t>
      </w:r>
      <w:r>
        <w:rPr>
          <w:rFonts w:ascii="Consolas" w:hAnsi="Consolas" w:cs="Consolas"/>
          <w:highlight w:val="lightGray"/>
        </w:rPr>
        <w:t>JobName</w:t>
      </w:r>
      <w:r w:rsidRPr="00F60A57">
        <w:t xml:space="preserve"> values</w:t>
      </w:r>
      <w:r>
        <w:t>. The variables and default values from the script are:</w:t>
      </w:r>
    </w:p>
    <w:p w14:paraId="03F130F9" w14:textId="77777777" w:rsidR="002B6102" w:rsidRDefault="002B6102" w:rsidP="002B6102">
      <w:pPr>
        <w:pStyle w:val="step"/>
        <w:numPr>
          <w:ilvl w:val="0"/>
          <w:numId w:val="0"/>
        </w:numPr>
        <w:ind w:left="1440"/>
      </w:pPr>
    </w:p>
    <w:p w14:paraId="56F07069" w14:textId="7796AE09" w:rsidR="002B6102" w:rsidRDefault="002B6102" w:rsidP="002B610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OwnerLogin</w:t>
      </w:r>
      <w:r>
        <w:rPr>
          <w:rFonts w:ascii="Consolas" w:hAnsi="Consolas" w:cs="Consolas"/>
          <w:sz w:val="24"/>
          <w:szCs w:val="24"/>
          <w:highlight w:val="lightGray"/>
        </w:rPr>
        <w:tab/>
      </w:r>
      <w:r>
        <w:rPr>
          <w:rFonts w:ascii="Consolas" w:hAnsi="Consolas" w:cs="Consolas"/>
          <w:sz w:val="24"/>
          <w:szCs w:val="24"/>
          <w:highlight w:val="lightGray"/>
        </w:rPr>
        <w:tab/>
        <w:t>"</w:t>
      </w:r>
      <w:r w:rsidR="00DC6AC1">
        <w:rPr>
          <w:rFonts w:ascii="Consolas" w:hAnsi="Consolas" w:cs="Consolas"/>
          <w:sz w:val="24"/>
          <w:szCs w:val="24"/>
          <w:highlight w:val="lightGray"/>
        </w:rPr>
        <w:t>no</w:t>
      </w:r>
      <w:r>
        <w:rPr>
          <w:rFonts w:ascii="Consolas" w:hAnsi="Consolas" w:cs="Consolas"/>
          <w:sz w:val="24"/>
          <w:szCs w:val="24"/>
          <w:highlight w:val="lightGray"/>
        </w:rPr>
        <w:t>sa"</w:t>
      </w:r>
    </w:p>
    <w:p w14:paraId="61154F93" w14:textId="77777777" w:rsidR="002B6102" w:rsidRDefault="002B6102" w:rsidP="002B610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EvalScriptPath</w:t>
      </w:r>
      <w:r>
        <w:rPr>
          <w:rFonts w:ascii="Consolas" w:hAnsi="Consolas" w:cs="Consolas"/>
          <w:sz w:val="24"/>
          <w:szCs w:val="24"/>
          <w:highlight w:val="lightGray"/>
        </w:rPr>
        <w:tab/>
        <w:t>"R:\SQLPolicy"</w:t>
      </w:r>
    </w:p>
    <w:p w14:paraId="099A95AB" w14:textId="0F726782" w:rsidR="002B6102" w:rsidRDefault="002B6102" w:rsidP="002B610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EvalScriptFile "</w:t>
      </w:r>
      <w:r w:rsidR="003332DA">
        <w:rPr>
          <w:rFonts w:ascii="Consolas" w:hAnsi="Consolas" w:cs="Consolas"/>
          <w:sz w:val="24"/>
          <w:szCs w:val="24"/>
          <w:highlight w:val="lightGray"/>
        </w:rPr>
        <w:t>EvalPolicies.ps1</w:t>
      </w:r>
      <w:commentRangeStart w:id="279"/>
      <w:r w:rsidR="008B2611">
        <w:rPr>
          <w:rStyle w:val="CommentReference"/>
          <w:rFonts w:ascii="Times New Roman" w:eastAsia="Times New Roman" w:hAnsi="Times New Roman" w:cs="Times New Roman"/>
          <w:lang w:eastAsia="en-US"/>
        </w:rPr>
        <w:commentReference w:id="280"/>
      </w:r>
      <w:commentRangeEnd w:id="279"/>
      <w:r w:rsidR="00E76E11">
        <w:rPr>
          <w:rStyle w:val="CommentReference"/>
          <w:rFonts w:ascii="Times New Roman" w:eastAsia="Times New Roman" w:hAnsi="Times New Roman" w:cs="Times New Roman"/>
          <w:lang w:eastAsia="en-US"/>
        </w:rPr>
        <w:commentReference w:id="279"/>
      </w:r>
      <w:r>
        <w:rPr>
          <w:rFonts w:ascii="Consolas" w:hAnsi="Consolas" w:cs="Consolas"/>
          <w:sz w:val="24"/>
          <w:szCs w:val="24"/>
          <w:highlight w:val="lightGray"/>
        </w:rPr>
        <w:t>"</w:t>
      </w:r>
    </w:p>
    <w:p w14:paraId="0A6C7DBE" w14:textId="0FA661EF" w:rsidR="002B6102" w:rsidRDefault="002B6102" w:rsidP="002B610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Eval</w:t>
      </w:r>
      <w:r w:rsidR="00561C27">
        <w:rPr>
          <w:rFonts w:ascii="Consolas" w:hAnsi="Consolas" w:cs="Consolas"/>
          <w:sz w:val="24"/>
          <w:szCs w:val="24"/>
          <w:highlight w:val="lightGray"/>
        </w:rPr>
        <w:t>G</w:t>
      </w:r>
      <w:r>
        <w:rPr>
          <w:rFonts w:ascii="Consolas" w:hAnsi="Consolas" w:cs="Consolas"/>
          <w:sz w:val="24"/>
          <w:szCs w:val="24"/>
          <w:highlight w:val="lightGray"/>
        </w:rPr>
        <w:t>roup</w:t>
      </w:r>
      <w:r w:rsidR="00561C27">
        <w:rPr>
          <w:rFonts w:ascii="Consolas" w:hAnsi="Consolas" w:cs="Consolas"/>
          <w:sz w:val="24"/>
          <w:szCs w:val="24"/>
          <w:highlight w:val="lightGray"/>
        </w:rPr>
        <w:t>Name</w:t>
      </w:r>
      <w:r>
        <w:rPr>
          <w:rFonts w:ascii="Consolas" w:hAnsi="Consolas" w:cs="Consolas"/>
          <w:sz w:val="24"/>
          <w:szCs w:val="24"/>
          <w:highlight w:val="lightGray"/>
        </w:rPr>
        <w:tab/>
      </w:r>
      <w:r>
        <w:rPr>
          <w:rFonts w:ascii="Consolas" w:hAnsi="Consolas" w:cs="Consolas"/>
          <w:sz w:val="24"/>
          <w:szCs w:val="24"/>
          <w:highlight w:val="lightGray"/>
        </w:rPr>
        <w:tab/>
        <w:t>"2012 SQL Servers"</w:t>
      </w:r>
    </w:p>
    <w:p w14:paraId="7F209379" w14:textId="77777777" w:rsidR="002B6102" w:rsidRDefault="002B6102" w:rsidP="002B610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EvalResultsFolder</w:t>
      </w:r>
      <w:r>
        <w:rPr>
          <w:rFonts w:ascii="Consolas" w:hAnsi="Consolas" w:cs="Consolas"/>
          <w:sz w:val="24"/>
          <w:szCs w:val="24"/>
          <w:highlight w:val="lightGray"/>
        </w:rPr>
        <w:tab/>
        <w:t>"2012SQLServers"</w:t>
      </w:r>
    </w:p>
    <w:p w14:paraId="1FC684AA" w14:textId="2F7F9575" w:rsidR="002B6102" w:rsidRDefault="002B6102" w:rsidP="002B610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r>
      <w:r w:rsidR="00900EF2">
        <w:rPr>
          <w:rFonts w:ascii="Consolas" w:hAnsi="Consolas" w:cs="Consolas"/>
          <w:sz w:val="24"/>
          <w:szCs w:val="24"/>
          <w:highlight w:val="lightGray"/>
        </w:rPr>
        <w:t>Main</w:t>
      </w:r>
      <w:r>
        <w:rPr>
          <w:rFonts w:ascii="Consolas" w:hAnsi="Consolas" w:cs="Consolas"/>
          <w:sz w:val="24"/>
          <w:szCs w:val="24"/>
          <w:highlight w:val="lightGray"/>
        </w:rPr>
        <w:t>Server</w:t>
      </w:r>
      <w:r>
        <w:rPr>
          <w:rFonts w:ascii="Consolas" w:hAnsi="Consolas" w:cs="Consolas"/>
          <w:sz w:val="24"/>
          <w:szCs w:val="24"/>
          <w:highlight w:val="lightGray"/>
        </w:rPr>
        <w:tab/>
      </w:r>
      <w:r>
        <w:rPr>
          <w:rFonts w:ascii="Consolas" w:hAnsi="Consolas" w:cs="Consolas"/>
          <w:sz w:val="24"/>
          <w:szCs w:val="24"/>
          <w:highlight w:val="lightGray"/>
        </w:rPr>
        <w:tab/>
        <w:t>"ServerName"</w:t>
      </w:r>
    </w:p>
    <w:p w14:paraId="1DDC4367" w14:textId="67E52BD2" w:rsidR="002B6102" w:rsidRDefault="002B6102" w:rsidP="002B6102">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:setvar</w:t>
      </w:r>
      <w:r>
        <w:rPr>
          <w:rFonts w:ascii="Consolas" w:hAnsi="Consolas" w:cs="Consolas"/>
          <w:sz w:val="24"/>
          <w:szCs w:val="24"/>
          <w:highlight w:val="lightGray"/>
        </w:rPr>
        <w:tab/>
      </w:r>
      <w:r w:rsidR="00900EF2">
        <w:rPr>
          <w:rFonts w:ascii="Consolas" w:hAnsi="Consolas" w:cs="Consolas"/>
          <w:sz w:val="24"/>
          <w:szCs w:val="24"/>
          <w:highlight w:val="lightGray"/>
        </w:rPr>
        <w:t>Main</w:t>
      </w:r>
      <w:r>
        <w:rPr>
          <w:rFonts w:ascii="Consolas" w:hAnsi="Consolas" w:cs="Consolas"/>
          <w:sz w:val="24"/>
          <w:szCs w:val="24"/>
          <w:highlight w:val="lightGray"/>
        </w:rPr>
        <w:t>InstName</w:t>
      </w:r>
      <w:r>
        <w:rPr>
          <w:rFonts w:ascii="Consolas" w:hAnsi="Consolas" w:cs="Consolas"/>
          <w:sz w:val="24"/>
          <w:szCs w:val="24"/>
          <w:highlight w:val="lightGray"/>
        </w:rPr>
        <w:tab/>
        <w:t>"</w:t>
      </w:r>
      <w:r w:rsidR="00DC6AC1">
        <w:rPr>
          <w:rFonts w:ascii="Consolas" w:hAnsi="Consolas" w:cs="Consolas"/>
          <w:sz w:val="24"/>
          <w:szCs w:val="24"/>
          <w:highlight w:val="lightGray"/>
        </w:rPr>
        <w:t>InstanceName</w:t>
      </w:r>
      <w:r>
        <w:rPr>
          <w:rFonts w:ascii="Consolas" w:hAnsi="Consolas" w:cs="Consolas"/>
          <w:sz w:val="24"/>
          <w:szCs w:val="24"/>
          <w:highlight w:val="lightGray"/>
        </w:rPr>
        <w:t xml:space="preserve">"  </w:t>
      </w:r>
    </w:p>
    <w:p w14:paraId="2612917F" w14:textId="77777777" w:rsidR="002B6102" w:rsidRDefault="002B6102" w:rsidP="002B6102">
      <w:pPr>
        <w:autoSpaceDE w:val="0"/>
        <w:autoSpaceDN w:val="0"/>
        <w:adjustRightInd w:val="0"/>
        <w:spacing w:after="0" w:line="240" w:lineRule="auto"/>
        <w:ind w:left="2124" w:firstLine="708"/>
        <w:rPr>
          <w:rFonts w:ascii="Consolas" w:hAnsi="Consolas" w:cs="Consolas"/>
          <w:sz w:val="24"/>
          <w:szCs w:val="24"/>
        </w:rPr>
      </w:pPr>
      <w:r>
        <w:rPr>
          <w:rFonts w:ascii="Consolas" w:hAnsi="Consolas" w:cs="Consolas"/>
          <w:sz w:val="24"/>
          <w:szCs w:val="24"/>
          <w:highlight w:val="lightGray"/>
        </w:rPr>
        <w:t>--use "" or "MSSQL" for default instances</w:t>
      </w:r>
    </w:p>
    <w:p w14:paraId="31648F20" w14:textId="77777777" w:rsidR="002B6102" w:rsidRDefault="002B6102" w:rsidP="002B6102">
      <w:pPr>
        <w:autoSpaceDE w:val="0"/>
        <w:autoSpaceDN w:val="0"/>
        <w:adjustRightInd w:val="0"/>
        <w:spacing w:after="0" w:line="240" w:lineRule="auto"/>
        <w:ind w:left="1416"/>
        <w:rPr>
          <w:rFonts w:ascii="Consolas" w:hAnsi="Consolas" w:cs="Consolas"/>
          <w:sz w:val="24"/>
          <w:szCs w:val="24"/>
        </w:rPr>
      </w:pPr>
    </w:p>
    <w:p w14:paraId="79D39E3B" w14:textId="77777777" w:rsidR="002B6102" w:rsidRDefault="002B6102" w:rsidP="002B6102">
      <w:pPr>
        <w:autoSpaceDE w:val="0"/>
        <w:autoSpaceDN w:val="0"/>
        <w:adjustRightInd w:val="0"/>
        <w:spacing w:after="0" w:line="240" w:lineRule="auto"/>
        <w:ind w:left="1416"/>
        <w:rPr>
          <w:rFonts w:ascii="Consolas" w:hAnsi="Consolas" w:cs="Consolas"/>
          <w:sz w:val="24"/>
          <w:szCs w:val="24"/>
        </w:rPr>
      </w:pPr>
      <w:r>
        <w:rPr>
          <w:rFonts w:ascii="Consolas" w:hAnsi="Consolas" w:cs="Consolas"/>
          <w:color w:val="008000"/>
          <w:sz w:val="24"/>
          <w:szCs w:val="24"/>
        </w:rPr>
        <w:t>-- Probably don't need to change values past here --</w:t>
      </w:r>
    </w:p>
    <w:p w14:paraId="6944D6F2" w14:textId="7134CB4E" w:rsidR="00CF3E8E" w:rsidRDefault="00CF3E8E" w:rsidP="002B6102">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:setvar PolicyProxy</w:t>
      </w:r>
      <w:r>
        <w:rPr>
          <w:rFonts w:ascii="Consolas" w:hAnsi="Consolas" w:cs="Consolas"/>
          <w:sz w:val="24"/>
          <w:szCs w:val="24"/>
          <w:highlight w:val="lightGray"/>
        </w:rPr>
        <w:tab/>
      </w:r>
      <w:r>
        <w:rPr>
          <w:rFonts w:ascii="Consolas" w:hAnsi="Consolas" w:cs="Consolas"/>
          <w:sz w:val="24"/>
          <w:szCs w:val="24"/>
          <w:highlight w:val="lightGray"/>
        </w:rPr>
        <w:tab/>
        <w:t>"PolicyProxy"</w:t>
      </w:r>
    </w:p>
    <w:p w14:paraId="466A34F2" w14:textId="6A841C76" w:rsidR="002B6102" w:rsidRDefault="002B6102" w:rsidP="002B610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PolicyDBName</w:t>
      </w:r>
      <w:r>
        <w:rPr>
          <w:rFonts w:ascii="Consolas" w:hAnsi="Consolas" w:cs="Consolas"/>
          <w:sz w:val="24"/>
          <w:szCs w:val="24"/>
          <w:highlight w:val="lightGray"/>
        </w:rPr>
        <w:tab/>
      </w:r>
      <w:r>
        <w:rPr>
          <w:rFonts w:ascii="Consolas" w:hAnsi="Consolas" w:cs="Consolas"/>
          <w:sz w:val="24"/>
          <w:szCs w:val="24"/>
          <w:highlight w:val="lightGray"/>
        </w:rPr>
        <w:tab/>
        <w:t>"MDW"</w:t>
      </w:r>
    </w:p>
    <w:p w14:paraId="737DF6F6" w14:textId="77777777" w:rsidR="002B6102" w:rsidRDefault="002B6102" w:rsidP="002B610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JobCategory</w:t>
      </w:r>
      <w:r>
        <w:rPr>
          <w:rFonts w:ascii="Consolas" w:hAnsi="Consolas" w:cs="Consolas"/>
          <w:sz w:val="24"/>
          <w:szCs w:val="24"/>
          <w:highlight w:val="lightGray"/>
        </w:rPr>
        <w:tab/>
      </w:r>
      <w:r>
        <w:rPr>
          <w:rFonts w:ascii="Consolas" w:hAnsi="Consolas" w:cs="Consolas"/>
          <w:sz w:val="24"/>
          <w:szCs w:val="24"/>
          <w:highlight w:val="lightGray"/>
        </w:rPr>
        <w:tab/>
        <w:t>"[Uncategorized (Local)]"</w:t>
      </w:r>
    </w:p>
    <w:p w14:paraId="42782D69" w14:textId="77777777" w:rsidR="002B6102" w:rsidRDefault="002B6102" w:rsidP="002B6102">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:setvar JobName</w:t>
      </w:r>
      <w:r>
        <w:rPr>
          <w:rFonts w:ascii="Consolas" w:hAnsi="Consolas" w:cs="Consolas"/>
          <w:sz w:val="24"/>
          <w:szCs w:val="24"/>
          <w:highlight w:val="lightGray"/>
        </w:rPr>
        <w:tab/>
      </w:r>
      <w:r>
        <w:rPr>
          <w:rFonts w:ascii="Consolas" w:hAnsi="Consolas" w:cs="Consolas"/>
          <w:sz w:val="24"/>
          <w:szCs w:val="24"/>
          <w:highlight w:val="lightGray"/>
        </w:rPr>
        <w:tab/>
      </w:r>
      <w:r>
        <w:rPr>
          <w:rFonts w:ascii="Consolas" w:hAnsi="Consolas" w:cs="Consolas"/>
          <w:sz w:val="24"/>
          <w:szCs w:val="24"/>
          <w:highlight w:val="lightGray"/>
        </w:rPr>
        <w:tab/>
        <w:t>"Import Policies"</w:t>
      </w:r>
    </w:p>
    <w:p w14:paraId="1772DA4E" w14:textId="77777777" w:rsidR="002B6102" w:rsidRDefault="002B6102" w:rsidP="002B6102">
      <w:pPr>
        <w:pStyle w:val="step"/>
        <w:numPr>
          <w:ilvl w:val="0"/>
          <w:numId w:val="0"/>
        </w:numPr>
      </w:pPr>
    </w:p>
    <w:p w14:paraId="2C2DAEEA" w14:textId="77777777" w:rsidR="002B6102" w:rsidRDefault="002B6102" w:rsidP="002B6102">
      <w:pPr>
        <w:pStyle w:val="step"/>
      </w:pPr>
      <w:r w:rsidRPr="00E55E40">
        <w:t>Set the script to run in SQLCMD mode</w:t>
      </w:r>
    </w:p>
    <w:p w14:paraId="6F9C12E8" w14:textId="77777777" w:rsidR="002B6102" w:rsidRDefault="002B6102" w:rsidP="002B6102">
      <w:pPr>
        <w:pStyle w:val="step"/>
        <w:numPr>
          <w:ilvl w:val="1"/>
          <w:numId w:val="7"/>
        </w:numPr>
      </w:pPr>
      <w:r>
        <w:t>With the focus on the query window, select the ‘Query’ menu from the top of the SSMS.</w:t>
      </w:r>
    </w:p>
    <w:p w14:paraId="518E4E8F" w14:textId="77777777" w:rsidR="002B6102" w:rsidRDefault="002B6102" w:rsidP="002B6102">
      <w:pPr>
        <w:pStyle w:val="step"/>
        <w:numPr>
          <w:ilvl w:val="1"/>
          <w:numId w:val="7"/>
        </w:numPr>
      </w:pPr>
      <w:r>
        <w:t>The SQLCMD selection will be third from the bottom. Click it. The background of the variables will turn to dark gray.</w:t>
      </w:r>
    </w:p>
    <w:p w14:paraId="5B689C97" w14:textId="486C4108" w:rsidR="002B6102" w:rsidRDefault="002B6102" w:rsidP="002B6102">
      <w:pPr>
        <w:pStyle w:val="step"/>
      </w:pPr>
      <w:r>
        <w:lastRenderedPageBreak/>
        <w:t xml:space="preserve">Execute the Query. This will create a job that evaluates all of the SQL instances in the specified </w:t>
      </w:r>
      <w:r w:rsidR="00900EF2">
        <w:t>Instance</w:t>
      </w:r>
      <w:r>
        <w:t xml:space="preserve"> group. </w:t>
      </w:r>
    </w:p>
    <w:p w14:paraId="574C221F" w14:textId="77777777" w:rsidR="002B6102" w:rsidRDefault="002B6102" w:rsidP="002B6102">
      <w:pPr>
        <w:pStyle w:val="step"/>
      </w:pPr>
      <w:r>
        <w:t>When finished, check for the existence of the job(s).</w:t>
      </w:r>
    </w:p>
    <w:p w14:paraId="1EC5F43A" w14:textId="77777777" w:rsidR="002B6102" w:rsidRDefault="002B6102" w:rsidP="002B6102">
      <w:pPr>
        <w:pStyle w:val="step"/>
        <w:numPr>
          <w:ilvl w:val="1"/>
          <w:numId w:val="17"/>
        </w:numPr>
      </w:pPr>
      <w:r>
        <w:t>Refresh the SQL Agent node, then expand the SQL Agent and Jobs nodes to confirm the existence of the job.</w:t>
      </w:r>
    </w:p>
    <w:p w14:paraId="2B371D4E" w14:textId="77777777" w:rsidR="002B6102" w:rsidRDefault="002B6102" w:rsidP="002B6102">
      <w:pPr>
        <w:pStyle w:val="step"/>
        <w:numPr>
          <w:ilvl w:val="1"/>
          <w:numId w:val="17"/>
        </w:numPr>
      </w:pPr>
      <w:r>
        <w:t>Right-click on the “Import Policies” job and choose Properties.</w:t>
      </w:r>
    </w:p>
    <w:p w14:paraId="7C6BF0B4" w14:textId="5FFCD054" w:rsidR="002B6102" w:rsidRDefault="002B6102" w:rsidP="002B6102">
      <w:pPr>
        <w:pStyle w:val="step"/>
        <w:numPr>
          <w:ilvl w:val="1"/>
          <w:numId w:val="17"/>
        </w:numPr>
      </w:pPr>
      <w:r>
        <w:t>Click on the Steps page on the left of the dialog and confirm that a single step exists named “</w:t>
      </w:r>
      <w:r w:rsidRPr="002213BC">
        <w:t>Execute the Script for</w:t>
      </w:r>
      <w:r>
        <w:t xml:space="preserve"> </w:t>
      </w:r>
      <w:r w:rsidR="00552B39">
        <w:t>&lt;</w:t>
      </w:r>
      <w:r w:rsidR="00900EF2">
        <w:t>Instance</w:t>
      </w:r>
      <w:r w:rsidR="00552B39">
        <w:t xml:space="preserve"> group&gt;” </w:t>
      </w:r>
      <w:r>
        <w:t xml:space="preserve">in the job. </w:t>
      </w:r>
    </w:p>
    <w:p w14:paraId="53FE3282" w14:textId="77777777" w:rsidR="002B6102" w:rsidRDefault="002B6102" w:rsidP="002B6102">
      <w:pPr>
        <w:pStyle w:val="step"/>
        <w:numPr>
          <w:ilvl w:val="1"/>
          <w:numId w:val="17"/>
        </w:numPr>
      </w:pPr>
      <w:r>
        <w:t xml:space="preserve">Click the edit button to open the Job Step Properties.  It should look something </w:t>
      </w:r>
      <w:commentRangeStart w:id="281"/>
      <w:commentRangeStart w:id="282"/>
      <w:r>
        <w:t>like</w:t>
      </w:r>
      <w:commentRangeEnd w:id="281"/>
      <w:r w:rsidR="00A02A62">
        <w:rPr>
          <w:rStyle w:val="CommentReference"/>
          <w:lang w:bidi="ar-SA"/>
        </w:rPr>
        <w:commentReference w:id="281"/>
      </w:r>
      <w:commentRangeEnd w:id="282"/>
      <w:r w:rsidR="0036616C">
        <w:rPr>
          <w:rStyle w:val="CommentReference"/>
          <w:lang w:bidi="ar-SA"/>
        </w:rPr>
        <w:commentReference w:id="282"/>
      </w:r>
      <w:r>
        <w:t xml:space="preserve"> the screenshot below.</w:t>
      </w:r>
    </w:p>
    <w:p w14:paraId="59E48EA6" w14:textId="0E20EF0C" w:rsidR="002B6102" w:rsidRDefault="0036616C" w:rsidP="002B6102">
      <w:pPr>
        <w:pStyle w:val="step"/>
        <w:numPr>
          <w:ilvl w:val="0"/>
          <w:numId w:val="0"/>
        </w:numPr>
        <w:ind w:left="1440"/>
      </w:pPr>
      <w:ins w:id="283" w:author="Curtis Krumel" w:date="2016-10-26T15:40:00Z">
        <w:r>
          <w:rPr>
            <w:noProof/>
            <w:lang w:bidi="ar-SA"/>
          </w:rPr>
          <w:drawing>
            <wp:inline distT="0" distB="0" distL="0" distR="0" wp14:anchorId="23A2B3AE" wp14:editId="2D286589">
              <wp:extent cx="4638675" cy="18177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1353" cy="1822711"/>
                      </a:xfrm>
                      <a:prstGeom prst="rect">
                        <a:avLst/>
                      </a:prstGeom>
                    </pic:spPr>
                  </pic:pic>
                </a:graphicData>
              </a:graphic>
            </wp:inline>
          </w:drawing>
        </w:r>
      </w:ins>
      <w:del w:id="284" w:author="Curtis Krumel" w:date="2016-10-26T15:40:00Z">
        <w:r w:rsidR="00B54D0B" w:rsidDel="0036616C">
          <w:rPr>
            <w:noProof/>
            <w:lang w:bidi="ar-SA"/>
          </w:rPr>
          <w:drawing>
            <wp:inline distT="0" distB="0" distL="0" distR="0" wp14:anchorId="0F92994E" wp14:editId="207F4CB1">
              <wp:extent cx="4544568" cy="41148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4568" cy="4114800"/>
                      </a:xfrm>
                      <a:prstGeom prst="rect">
                        <a:avLst/>
                      </a:prstGeom>
                    </pic:spPr>
                  </pic:pic>
                </a:graphicData>
              </a:graphic>
            </wp:inline>
          </w:drawing>
        </w:r>
      </w:del>
    </w:p>
    <w:p w14:paraId="0EDA7337" w14:textId="06C6513A" w:rsidR="00BA4289" w:rsidRDefault="00BA4289" w:rsidP="002B6102">
      <w:pPr>
        <w:pStyle w:val="Substep"/>
        <w:numPr>
          <w:ilvl w:val="0"/>
          <w:numId w:val="0"/>
        </w:numPr>
        <w:ind w:left="1440"/>
      </w:pPr>
    </w:p>
    <w:p w14:paraId="2072D51D" w14:textId="2890BFFE" w:rsidR="003B113F" w:rsidRDefault="003B113F" w:rsidP="003B113F">
      <w:pPr>
        <w:pStyle w:val="step"/>
      </w:pPr>
      <w:r>
        <w:t xml:space="preserve">To make other jobs </w:t>
      </w:r>
      <w:r w:rsidR="00552B39">
        <w:t xml:space="preserve">steps </w:t>
      </w:r>
      <w:r>
        <w:t xml:space="preserve">that evaluate other </w:t>
      </w:r>
      <w:r w:rsidR="00900EF2">
        <w:t>Instance</w:t>
      </w:r>
      <w:r>
        <w:t xml:space="preserve"> groups, change the </w:t>
      </w:r>
      <w:r>
        <w:rPr>
          <w:rFonts w:ascii="Consolas" w:hAnsi="Consolas" w:cs="Consolas"/>
          <w:highlight w:val="lightGray"/>
        </w:rPr>
        <w:t>EvalGroup</w:t>
      </w:r>
      <w:r w:rsidR="00561C27">
        <w:rPr>
          <w:rFonts w:ascii="Consolas" w:hAnsi="Consolas" w:cs="Consolas"/>
        </w:rPr>
        <w:t>Name</w:t>
      </w:r>
      <w:r>
        <w:rPr>
          <w:rFonts w:ascii="Consolas" w:hAnsi="Consolas" w:cs="Consolas"/>
        </w:rPr>
        <w:t xml:space="preserve">, </w:t>
      </w:r>
      <w:r>
        <w:rPr>
          <w:rFonts w:ascii="Consolas" w:hAnsi="Consolas" w:cs="Consolas"/>
          <w:highlight w:val="lightGray"/>
        </w:rPr>
        <w:t>EvalResultsFolder</w:t>
      </w:r>
      <w:r>
        <w:rPr>
          <w:rFonts w:ascii="Consolas" w:hAnsi="Consolas" w:cs="Consolas"/>
        </w:rPr>
        <w:t xml:space="preserve">, and </w:t>
      </w:r>
      <w:r>
        <w:rPr>
          <w:rFonts w:ascii="Consolas" w:hAnsi="Consolas" w:cs="Consolas"/>
          <w:highlight w:val="lightGray"/>
        </w:rPr>
        <w:t>JobName</w:t>
      </w:r>
      <w:r>
        <w:rPr>
          <w:rFonts w:ascii="Consolas" w:hAnsi="Consolas" w:cs="Consolas"/>
        </w:rPr>
        <w:t xml:space="preserve"> </w:t>
      </w:r>
      <w:r w:rsidRPr="002213BC">
        <w:t>values and re-execute the SQL script.</w:t>
      </w:r>
      <w:r>
        <w:t xml:space="preserve"> </w:t>
      </w:r>
      <w:commentRangeStart w:id="285"/>
      <w:commentRangeStart w:id="286"/>
      <w:r>
        <w:t>Those jobs can be combined into one by copying the resulting commands (as shown in the screenshot above) into new steps of the central ‘Evaluate Policies’ job.</w:t>
      </w:r>
      <w:commentRangeEnd w:id="285"/>
      <w:r w:rsidR="00552B39">
        <w:rPr>
          <w:rStyle w:val="CommentReference"/>
          <w:lang w:bidi="ar-SA"/>
        </w:rPr>
        <w:commentReference w:id="285"/>
      </w:r>
      <w:commentRangeEnd w:id="286"/>
      <w:r w:rsidR="001039A9">
        <w:rPr>
          <w:rStyle w:val="CommentReference"/>
          <w:lang w:bidi="ar-SA"/>
        </w:rPr>
        <w:commentReference w:id="286"/>
      </w:r>
    </w:p>
    <w:p w14:paraId="17A0800C" w14:textId="77777777" w:rsidR="00BA4289" w:rsidRPr="00BA4289" w:rsidRDefault="00BA4289" w:rsidP="00BA4289"/>
    <w:p w14:paraId="34744934" w14:textId="0FBAE3E1" w:rsidR="00657DBA" w:rsidRDefault="00657DBA" w:rsidP="00657DBA">
      <w:pPr>
        <w:pStyle w:val="Heading3"/>
      </w:pPr>
      <w:bookmarkStart w:id="287" w:name="_Publish_reports,_data"/>
      <w:bookmarkStart w:id="288" w:name="_Toc465253171"/>
      <w:bookmarkEnd w:id="287"/>
      <w:r>
        <w:t>Publish reports, data source, and share</w:t>
      </w:r>
      <w:r w:rsidR="0018340F">
        <w:t>d</w:t>
      </w:r>
      <w:r>
        <w:t xml:space="preserve"> dataset to SSRS (Report Server </w:t>
      </w:r>
      <w:r w:rsidR="006F788D">
        <w:t>only) (</w:t>
      </w:r>
      <w:r w:rsidR="003332DA">
        <w:t>09PublishPolicyReports.rss</w:t>
      </w:r>
      <w:r>
        <w:t xml:space="preserve">) </w:t>
      </w:r>
      <w:hyperlink w:anchor="_Policy_Section" w:history="1">
        <w:r w:rsidRPr="00657DBA">
          <w:rPr>
            <w:rStyle w:val="Hyperlink"/>
          </w:rPr>
          <w:t>Link</w:t>
        </w:r>
        <w:bookmarkEnd w:id="288"/>
      </w:hyperlink>
    </w:p>
    <w:p w14:paraId="7DA5C0DF" w14:textId="62745B1C" w:rsidR="00E40100" w:rsidRDefault="00E40100" w:rsidP="00814440">
      <w:pPr>
        <w:pStyle w:val="step"/>
        <w:numPr>
          <w:ilvl w:val="0"/>
          <w:numId w:val="59"/>
        </w:numPr>
      </w:pPr>
      <w:r>
        <w:t>E</w:t>
      </w:r>
      <w:r w:rsidR="00871B9A">
        <w:t>xtract the contents of STIGPolicy</w:t>
      </w:r>
      <w:r>
        <w:t>Reports.zip to a directory on the report server. We suggest creating</w:t>
      </w:r>
      <w:r w:rsidR="00871B9A">
        <w:t>/reusing</w:t>
      </w:r>
      <w:r>
        <w:t xml:space="preserve"> </w:t>
      </w:r>
      <w:r w:rsidR="00871B9A">
        <w:t>‘</w:t>
      </w:r>
      <w:r>
        <w:t>X:\Reports</w:t>
      </w:r>
      <w:r w:rsidR="00871B9A">
        <w:t>’</w:t>
      </w:r>
      <w:r>
        <w:t xml:space="preserve"> folder for this purpose.</w:t>
      </w:r>
    </w:p>
    <w:p w14:paraId="5AE51615" w14:textId="77FE3A8B" w:rsidR="00E40100" w:rsidRDefault="00E40100" w:rsidP="00E40100">
      <w:pPr>
        <w:pStyle w:val="step"/>
      </w:pPr>
      <w:r>
        <w:t xml:space="preserve">Copy the </w:t>
      </w:r>
      <w:r w:rsidR="003332DA">
        <w:t>09PublishPolicyReports.rss</w:t>
      </w:r>
      <w:r>
        <w:t xml:space="preserve"> file to that same location.</w:t>
      </w:r>
    </w:p>
    <w:p w14:paraId="66CE5A92" w14:textId="0FF370B4" w:rsidR="00F30B57" w:rsidRDefault="00F30B57" w:rsidP="00814440">
      <w:pPr>
        <w:pStyle w:val="step"/>
      </w:pPr>
      <w:r>
        <w:t xml:space="preserve">Open the </w:t>
      </w:r>
      <w:r w:rsidR="003332DA">
        <w:t>09PublishPolicyReports.rss</w:t>
      </w:r>
      <w:r>
        <w:t xml:space="preserve"> file in Notepad.</w:t>
      </w:r>
    </w:p>
    <w:p w14:paraId="1575824F" w14:textId="77777777" w:rsidR="00F30B57" w:rsidRDefault="00F30B57" w:rsidP="00F30B57">
      <w:pPr>
        <w:pStyle w:val="step"/>
      </w:pPr>
      <w:r>
        <w:t>Edit the variables in the script to match your environment. The rows that are shaded in the table below represent the only values that you will need to change. The settable variables and the given defaults/example values are as follows:</w:t>
      </w:r>
    </w:p>
    <w:p w14:paraId="5814E06C" w14:textId="77777777" w:rsidR="00F30B57" w:rsidRDefault="00F30B57" w:rsidP="00F30B57">
      <w:pPr>
        <w:pStyle w:val="step"/>
        <w:numPr>
          <w:ilvl w:val="0"/>
          <w:numId w:val="0"/>
        </w:numPr>
        <w:ind w:left="1440"/>
      </w:pPr>
    </w:p>
    <w:tbl>
      <w:tblPr>
        <w:tblStyle w:val="ListTable3"/>
        <w:tblW w:w="0" w:type="auto"/>
        <w:jc w:val="center"/>
        <w:tblLook w:val="04A0" w:firstRow="1" w:lastRow="0" w:firstColumn="1" w:lastColumn="0" w:noHBand="0" w:noVBand="1"/>
      </w:tblPr>
      <w:tblGrid>
        <w:gridCol w:w="1795"/>
        <w:gridCol w:w="2700"/>
        <w:gridCol w:w="4140"/>
      </w:tblGrid>
      <w:tr w:rsidR="00F30B57" w:rsidRPr="00F2171C" w14:paraId="7B33BC9E" w14:textId="77777777" w:rsidTr="00E4010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95" w:type="dxa"/>
          </w:tcPr>
          <w:p w14:paraId="33F27344" w14:textId="77777777" w:rsidR="00F30B57" w:rsidRPr="0024663F" w:rsidRDefault="00F30B57" w:rsidP="00E40100">
            <w:pPr>
              <w:pStyle w:val="step"/>
              <w:numPr>
                <w:ilvl w:val="0"/>
                <w:numId w:val="0"/>
              </w:numPr>
              <w:rPr>
                <w:sz w:val="20"/>
                <w:szCs w:val="20"/>
              </w:rPr>
            </w:pPr>
            <w:r>
              <w:rPr>
                <w:sz w:val="20"/>
                <w:szCs w:val="20"/>
              </w:rPr>
              <w:lastRenderedPageBreak/>
              <w:t>Variable</w:t>
            </w:r>
          </w:p>
        </w:tc>
        <w:tc>
          <w:tcPr>
            <w:tcW w:w="2700" w:type="dxa"/>
          </w:tcPr>
          <w:p w14:paraId="773CBDFC" w14:textId="77777777" w:rsidR="00F30B57" w:rsidRPr="0024663F" w:rsidRDefault="00F30B57" w:rsidP="00E40100">
            <w:pPr>
              <w:pStyle w:val="step"/>
              <w:numPr>
                <w:ilvl w:val="0"/>
                <w:numId w:val="0"/>
              </w:num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Default/Example</w:t>
            </w:r>
          </w:p>
        </w:tc>
        <w:tc>
          <w:tcPr>
            <w:tcW w:w="4140" w:type="dxa"/>
          </w:tcPr>
          <w:p w14:paraId="705154EB" w14:textId="77777777" w:rsidR="00F30B57" w:rsidRPr="0024663F" w:rsidRDefault="00F30B57" w:rsidP="00E40100">
            <w:pPr>
              <w:pStyle w:val="step"/>
              <w:numPr>
                <w:ilvl w:val="0"/>
                <w:numId w:val="0"/>
              </w:num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F30B57" w:rsidRPr="00F2171C" w14:paraId="584717F8" w14:textId="77777777" w:rsidTr="00E401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CBCBCB" w:themeFill="text2" w:themeFillTint="40"/>
          </w:tcPr>
          <w:p w14:paraId="0AD80658" w14:textId="77777777" w:rsidR="00F30B57" w:rsidRPr="0024663F" w:rsidRDefault="00F30B57" w:rsidP="00E40100">
            <w:pPr>
              <w:pStyle w:val="step"/>
              <w:numPr>
                <w:ilvl w:val="0"/>
                <w:numId w:val="0"/>
              </w:numPr>
              <w:rPr>
                <w:sz w:val="20"/>
                <w:szCs w:val="20"/>
              </w:rPr>
            </w:pPr>
            <w:r w:rsidRPr="0024663F">
              <w:rPr>
                <w:sz w:val="20"/>
                <w:szCs w:val="20"/>
              </w:rPr>
              <w:t>SvrInst</w:t>
            </w:r>
          </w:p>
        </w:tc>
        <w:tc>
          <w:tcPr>
            <w:tcW w:w="2700" w:type="dxa"/>
            <w:shd w:val="clear" w:color="auto" w:fill="CBCBCB" w:themeFill="text2" w:themeFillTint="40"/>
          </w:tcPr>
          <w:p w14:paraId="1C7804B6" w14:textId="37CA8DBB" w:rsidR="00F30B57" w:rsidRPr="0024663F" w:rsidRDefault="00F30B57" w:rsidP="00F30B57">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 "DBServer\Instance</w:t>
            </w:r>
            <w:r w:rsidRPr="0024663F">
              <w:rPr>
                <w:sz w:val="20"/>
                <w:szCs w:val="20"/>
              </w:rPr>
              <w:t>"</w:t>
            </w:r>
          </w:p>
        </w:tc>
        <w:tc>
          <w:tcPr>
            <w:tcW w:w="4140" w:type="dxa"/>
            <w:shd w:val="clear" w:color="auto" w:fill="CBCBCB" w:themeFill="text2" w:themeFillTint="40"/>
          </w:tcPr>
          <w:p w14:paraId="43596A12" w14:textId="68326E45" w:rsidR="00F30B57" w:rsidRPr="0024663F" w:rsidRDefault="00F30B57" w:rsidP="00E40100">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w:t>
            </w:r>
            <w:r w:rsidR="00CE3677">
              <w:rPr>
                <w:sz w:val="20"/>
                <w:szCs w:val="20"/>
              </w:rPr>
              <w:t>Main Server</w:t>
            </w:r>
            <w:r>
              <w:rPr>
                <w:sz w:val="20"/>
                <w:szCs w:val="20"/>
              </w:rPr>
              <w:t xml:space="preserve"> and SQL Instance</w:t>
            </w:r>
          </w:p>
        </w:tc>
      </w:tr>
      <w:tr w:rsidR="00F30B57" w:rsidRPr="00F2171C" w14:paraId="2E2BC21F" w14:textId="77777777" w:rsidTr="00E40100">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3A6F605B" w14:textId="77777777" w:rsidR="00F30B57" w:rsidRPr="0024663F" w:rsidRDefault="00F30B57" w:rsidP="00E40100">
            <w:pPr>
              <w:pStyle w:val="step"/>
              <w:numPr>
                <w:ilvl w:val="0"/>
                <w:numId w:val="0"/>
              </w:numPr>
              <w:rPr>
                <w:sz w:val="20"/>
                <w:szCs w:val="20"/>
              </w:rPr>
            </w:pPr>
            <w:r w:rsidRPr="0024663F">
              <w:rPr>
                <w:sz w:val="20"/>
                <w:szCs w:val="20"/>
              </w:rPr>
              <w:t xml:space="preserve">PrjDB </w:t>
            </w:r>
          </w:p>
        </w:tc>
        <w:tc>
          <w:tcPr>
            <w:tcW w:w="2700" w:type="dxa"/>
          </w:tcPr>
          <w:p w14:paraId="5DD0660A" w14:textId="610BA95B" w:rsidR="00F30B57" w:rsidRPr="0024663F" w:rsidRDefault="00F30B57" w:rsidP="00E40100">
            <w:pPr>
              <w:pStyle w:val="step"/>
              <w:numPr>
                <w:ilvl w:val="0"/>
                <w:numId w:val="0"/>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 "MDW</w:t>
            </w:r>
            <w:r w:rsidRPr="0024663F">
              <w:rPr>
                <w:sz w:val="20"/>
                <w:szCs w:val="20"/>
              </w:rPr>
              <w:t>"</w:t>
            </w:r>
          </w:p>
        </w:tc>
        <w:tc>
          <w:tcPr>
            <w:tcW w:w="4140" w:type="dxa"/>
          </w:tcPr>
          <w:p w14:paraId="1EE76573" w14:textId="77777777" w:rsidR="00F30B57" w:rsidRPr="0024663F" w:rsidRDefault="00F30B57" w:rsidP="00E40100">
            <w:pPr>
              <w:pStyle w:val="step"/>
              <w:numPr>
                <w:ilvl w:val="0"/>
                <w:numId w:val="0"/>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Audit database name. There is no need to change this value.</w:t>
            </w:r>
          </w:p>
        </w:tc>
      </w:tr>
      <w:tr w:rsidR="00F30B57" w:rsidRPr="00F2171C" w14:paraId="54088D8D" w14:textId="77777777" w:rsidTr="00E401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5FC2F4D4" w14:textId="77777777" w:rsidR="00F30B57" w:rsidRPr="0024663F" w:rsidRDefault="00F30B57" w:rsidP="00E40100">
            <w:pPr>
              <w:pStyle w:val="step"/>
              <w:numPr>
                <w:ilvl w:val="0"/>
                <w:numId w:val="0"/>
              </w:numPr>
              <w:rPr>
                <w:sz w:val="20"/>
                <w:szCs w:val="20"/>
              </w:rPr>
            </w:pPr>
            <w:r w:rsidRPr="0024663F">
              <w:rPr>
                <w:sz w:val="20"/>
                <w:szCs w:val="20"/>
              </w:rPr>
              <w:t xml:space="preserve">DataSrcDscr </w:t>
            </w:r>
          </w:p>
        </w:tc>
        <w:tc>
          <w:tcPr>
            <w:tcW w:w="2700" w:type="dxa"/>
          </w:tcPr>
          <w:p w14:paraId="5537537D" w14:textId="09841215" w:rsidR="00F30B57" w:rsidRPr="0024663F" w:rsidRDefault="00F30B57" w:rsidP="00E40100">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 "SQLPolicy</w:t>
            </w:r>
            <w:r w:rsidRPr="0024663F">
              <w:rPr>
                <w:sz w:val="20"/>
                <w:szCs w:val="20"/>
              </w:rPr>
              <w:t xml:space="preserve"> Datasource"</w:t>
            </w:r>
          </w:p>
        </w:tc>
        <w:tc>
          <w:tcPr>
            <w:tcW w:w="4140" w:type="dxa"/>
          </w:tcPr>
          <w:p w14:paraId="468AC085" w14:textId="77777777" w:rsidR="00F30B57" w:rsidRPr="0024663F" w:rsidRDefault="00F30B57" w:rsidP="00E40100">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 description – No need to change.</w:t>
            </w:r>
          </w:p>
        </w:tc>
      </w:tr>
      <w:tr w:rsidR="00F30B57" w:rsidRPr="00F2171C" w14:paraId="605021EC" w14:textId="77777777" w:rsidTr="00E40100">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CBCBCB" w:themeFill="text2" w:themeFillTint="40"/>
          </w:tcPr>
          <w:p w14:paraId="672B2EE4" w14:textId="77777777" w:rsidR="00F30B57" w:rsidRPr="0024663F" w:rsidRDefault="00F30B57" w:rsidP="00E40100">
            <w:pPr>
              <w:pStyle w:val="step"/>
              <w:numPr>
                <w:ilvl w:val="0"/>
                <w:numId w:val="0"/>
              </w:numPr>
              <w:rPr>
                <w:sz w:val="20"/>
                <w:szCs w:val="20"/>
              </w:rPr>
            </w:pPr>
            <w:r w:rsidRPr="0024663F">
              <w:rPr>
                <w:sz w:val="20"/>
                <w:szCs w:val="20"/>
              </w:rPr>
              <w:t xml:space="preserve">RSUserid </w:t>
            </w:r>
          </w:p>
        </w:tc>
        <w:tc>
          <w:tcPr>
            <w:tcW w:w="2700" w:type="dxa"/>
            <w:shd w:val="clear" w:color="auto" w:fill="CBCBCB" w:themeFill="text2" w:themeFillTint="40"/>
          </w:tcPr>
          <w:p w14:paraId="7EB2C468" w14:textId="77777777" w:rsidR="00F30B57" w:rsidRPr="0024663F" w:rsidRDefault="00F30B57" w:rsidP="00E40100">
            <w:pPr>
              <w:pStyle w:val="step"/>
              <w:numPr>
                <w:ilvl w:val="0"/>
                <w:numId w:val="0"/>
              </w:numPr>
              <w:cnfStyle w:val="000000000000" w:firstRow="0" w:lastRow="0" w:firstColumn="0" w:lastColumn="0" w:oddVBand="0" w:evenVBand="0" w:oddHBand="0" w:evenHBand="0" w:firstRowFirstColumn="0" w:firstRowLastColumn="0" w:lastRowFirstColumn="0" w:lastRowLastColumn="0"/>
              <w:rPr>
                <w:sz w:val="20"/>
                <w:szCs w:val="20"/>
              </w:rPr>
            </w:pPr>
            <w:r w:rsidRPr="0024663F">
              <w:rPr>
                <w:sz w:val="20"/>
                <w:szCs w:val="20"/>
              </w:rPr>
              <w:t xml:space="preserve"> "Domain\RSCredential"</w:t>
            </w:r>
          </w:p>
        </w:tc>
        <w:tc>
          <w:tcPr>
            <w:tcW w:w="4140" w:type="dxa"/>
            <w:shd w:val="clear" w:color="auto" w:fill="CBCBCB" w:themeFill="text2" w:themeFillTint="40"/>
          </w:tcPr>
          <w:p w14:paraId="2B25B2FB" w14:textId="77777777" w:rsidR="00F30B57" w:rsidRPr="0024663F" w:rsidRDefault="00F30B57" w:rsidP="00E40100">
            <w:pPr>
              <w:pStyle w:val="step"/>
              <w:numPr>
                <w:ilvl w:val="0"/>
                <w:numId w:val="0"/>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Accont for running reports against the audit database.</w:t>
            </w:r>
          </w:p>
        </w:tc>
      </w:tr>
      <w:tr w:rsidR="00F30B57" w:rsidRPr="00F2171C" w14:paraId="0255A6E6" w14:textId="77777777" w:rsidTr="00E401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7D32334C" w14:textId="77777777" w:rsidR="00F30B57" w:rsidRPr="0024663F" w:rsidRDefault="00F30B57" w:rsidP="00E40100">
            <w:pPr>
              <w:pStyle w:val="step"/>
              <w:numPr>
                <w:ilvl w:val="0"/>
                <w:numId w:val="0"/>
              </w:numPr>
              <w:rPr>
                <w:sz w:val="20"/>
                <w:szCs w:val="20"/>
              </w:rPr>
            </w:pPr>
            <w:r w:rsidRPr="0024663F">
              <w:rPr>
                <w:sz w:val="20"/>
                <w:szCs w:val="20"/>
              </w:rPr>
              <w:t xml:space="preserve">RSPassword </w:t>
            </w:r>
          </w:p>
        </w:tc>
        <w:tc>
          <w:tcPr>
            <w:tcW w:w="2700" w:type="dxa"/>
          </w:tcPr>
          <w:p w14:paraId="09E6DF47" w14:textId="77777777" w:rsidR="00F30B57" w:rsidRPr="0024663F" w:rsidRDefault="00F30B57" w:rsidP="00E40100">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sidRPr="0024663F">
              <w:rPr>
                <w:sz w:val="20"/>
                <w:szCs w:val="20"/>
              </w:rPr>
              <w:t xml:space="preserve"> "ChangeAfterInstallBR549!"</w:t>
            </w:r>
          </w:p>
        </w:tc>
        <w:tc>
          <w:tcPr>
            <w:tcW w:w="4140" w:type="dxa"/>
          </w:tcPr>
          <w:p w14:paraId="79105339" w14:textId="77777777" w:rsidR="00F30B57" w:rsidRPr="0024663F" w:rsidRDefault="00F30B57" w:rsidP="00E40100">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password for the above account. Best to use the wrong password here and change it in the Report Manager later.</w:t>
            </w:r>
            <w:r w:rsidR="003014A0">
              <w:rPr>
                <w:rStyle w:val="CommentReference"/>
                <w:lang w:bidi="ar-SA"/>
              </w:rPr>
              <w:commentReference w:id="289"/>
            </w:r>
            <w:r w:rsidR="00BB3B6E">
              <w:rPr>
                <w:rStyle w:val="CommentReference"/>
                <w:lang w:bidi="ar-SA"/>
              </w:rPr>
              <w:commentReference w:id="290"/>
            </w:r>
          </w:p>
        </w:tc>
      </w:tr>
      <w:tr w:rsidR="00F30B57" w:rsidRPr="00F2171C" w14:paraId="419619FA" w14:textId="77777777" w:rsidTr="00E40100">
        <w:trPr>
          <w:jc w:val="center"/>
        </w:trPr>
        <w:tc>
          <w:tcPr>
            <w:cnfStyle w:val="001000000000" w:firstRow="0" w:lastRow="0" w:firstColumn="1" w:lastColumn="0" w:oddVBand="0" w:evenVBand="0" w:oddHBand="0" w:evenHBand="0" w:firstRowFirstColumn="0" w:firstRowLastColumn="0" w:lastRowFirstColumn="0" w:lastRowLastColumn="0"/>
            <w:tcW w:w="1795" w:type="dxa"/>
          </w:tcPr>
          <w:p w14:paraId="2AF07C54" w14:textId="77777777" w:rsidR="00F30B57" w:rsidRPr="0024663F" w:rsidRDefault="00F30B57" w:rsidP="00E40100">
            <w:pPr>
              <w:pStyle w:val="step"/>
              <w:numPr>
                <w:ilvl w:val="0"/>
                <w:numId w:val="0"/>
              </w:numPr>
              <w:rPr>
                <w:sz w:val="20"/>
                <w:szCs w:val="20"/>
              </w:rPr>
            </w:pPr>
            <w:r w:rsidRPr="0024663F">
              <w:rPr>
                <w:sz w:val="20"/>
                <w:szCs w:val="20"/>
              </w:rPr>
              <w:t xml:space="preserve">parentFolder </w:t>
            </w:r>
          </w:p>
        </w:tc>
        <w:tc>
          <w:tcPr>
            <w:tcW w:w="2700" w:type="dxa"/>
          </w:tcPr>
          <w:p w14:paraId="66DE73E3" w14:textId="4DF0A531" w:rsidR="00F30B57" w:rsidRPr="0024663F" w:rsidRDefault="00F30B57" w:rsidP="00E40100">
            <w:pPr>
              <w:pStyle w:val="step"/>
              <w:numPr>
                <w:ilvl w:val="0"/>
                <w:numId w:val="0"/>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 "STIGPolicy</w:t>
            </w:r>
            <w:r w:rsidRPr="0024663F">
              <w:rPr>
                <w:sz w:val="20"/>
                <w:szCs w:val="20"/>
              </w:rPr>
              <w:t>Reports"</w:t>
            </w:r>
          </w:p>
        </w:tc>
        <w:tc>
          <w:tcPr>
            <w:tcW w:w="4140" w:type="dxa"/>
          </w:tcPr>
          <w:p w14:paraId="7F10C658" w14:textId="77777777" w:rsidR="00F30B57" w:rsidRPr="0024663F" w:rsidRDefault="00F30B57" w:rsidP="00E40100">
            <w:pPr>
              <w:pStyle w:val="step"/>
              <w:numPr>
                <w:ilvl w:val="0"/>
                <w:numId w:val="0"/>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Folder in SSRS where the reports will be stored. Suggest you not change this value.</w:t>
            </w:r>
          </w:p>
        </w:tc>
      </w:tr>
      <w:tr w:rsidR="00F30B57" w:rsidRPr="00F2171C" w14:paraId="1DA3D829" w14:textId="77777777" w:rsidTr="00E401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14:paraId="366F56F9" w14:textId="77777777" w:rsidR="00F30B57" w:rsidRPr="0024663F" w:rsidRDefault="00F30B57" w:rsidP="00E40100">
            <w:pPr>
              <w:pStyle w:val="step"/>
              <w:numPr>
                <w:ilvl w:val="0"/>
                <w:numId w:val="0"/>
              </w:numPr>
              <w:rPr>
                <w:sz w:val="20"/>
                <w:szCs w:val="20"/>
              </w:rPr>
            </w:pPr>
            <w:r w:rsidRPr="0024663F">
              <w:rPr>
                <w:sz w:val="20"/>
                <w:szCs w:val="20"/>
              </w:rPr>
              <w:t xml:space="preserve">parentFolderDscr </w:t>
            </w:r>
          </w:p>
        </w:tc>
        <w:tc>
          <w:tcPr>
            <w:tcW w:w="2700" w:type="dxa"/>
          </w:tcPr>
          <w:p w14:paraId="68686F69" w14:textId="52034AB2" w:rsidR="00F30B57" w:rsidRPr="0024663F" w:rsidRDefault="00F30B57" w:rsidP="00F30B57">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sidRPr="0024663F">
              <w:rPr>
                <w:sz w:val="20"/>
                <w:szCs w:val="20"/>
              </w:rPr>
              <w:t xml:space="preserve"> "SQL STIG </w:t>
            </w:r>
            <w:r>
              <w:rPr>
                <w:sz w:val="20"/>
                <w:szCs w:val="20"/>
              </w:rPr>
              <w:t>Policy</w:t>
            </w:r>
            <w:r w:rsidRPr="0024663F">
              <w:rPr>
                <w:sz w:val="20"/>
                <w:szCs w:val="20"/>
              </w:rPr>
              <w:t xml:space="preserve"> Reports"</w:t>
            </w:r>
          </w:p>
        </w:tc>
        <w:tc>
          <w:tcPr>
            <w:tcW w:w="4140" w:type="dxa"/>
          </w:tcPr>
          <w:p w14:paraId="09871100" w14:textId="77777777" w:rsidR="00F30B57" w:rsidRPr="0024663F" w:rsidRDefault="00F30B57" w:rsidP="00E40100">
            <w:pPr>
              <w:pStyle w:val="step"/>
              <w:numPr>
                <w:ilvl w:val="0"/>
                <w:numId w:val="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Description for the folder above. No need to change this value.</w:t>
            </w:r>
          </w:p>
        </w:tc>
      </w:tr>
      <w:tr w:rsidR="00F30B57" w:rsidRPr="00F2171C" w14:paraId="1EF24658" w14:textId="77777777" w:rsidTr="00E40100">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CBCBCB" w:themeFill="text2" w:themeFillTint="40"/>
          </w:tcPr>
          <w:p w14:paraId="31A86859" w14:textId="77777777" w:rsidR="00F30B57" w:rsidRPr="0024663F" w:rsidRDefault="00F30B57" w:rsidP="00E40100">
            <w:pPr>
              <w:pStyle w:val="step"/>
              <w:numPr>
                <w:ilvl w:val="0"/>
                <w:numId w:val="0"/>
              </w:numPr>
              <w:rPr>
                <w:sz w:val="20"/>
                <w:szCs w:val="20"/>
              </w:rPr>
            </w:pPr>
            <w:r>
              <w:rPr>
                <w:sz w:val="20"/>
                <w:szCs w:val="20"/>
              </w:rPr>
              <w:t>f</w:t>
            </w:r>
            <w:r w:rsidRPr="0024663F">
              <w:rPr>
                <w:sz w:val="20"/>
                <w:szCs w:val="20"/>
              </w:rPr>
              <w:t xml:space="preserve">ilePath </w:t>
            </w:r>
          </w:p>
        </w:tc>
        <w:tc>
          <w:tcPr>
            <w:tcW w:w="2700" w:type="dxa"/>
            <w:shd w:val="clear" w:color="auto" w:fill="CBCBCB" w:themeFill="text2" w:themeFillTint="40"/>
          </w:tcPr>
          <w:p w14:paraId="24B7F4CD" w14:textId="77777777" w:rsidR="00F30B57" w:rsidRPr="0024663F" w:rsidRDefault="00F30B57" w:rsidP="00E40100">
            <w:pPr>
              <w:pStyle w:val="step"/>
              <w:numPr>
                <w:ilvl w:val="0"/>
                <w:numId w:val="0"/>
              </w:numPr>
              <w:cnfStyle w:val="000000000000" w:firstRow="0" w:lastRow="0" w:firstColumn="0" w:lastColumn="0" w:oddVBand="0" w:evenVBand="0" w:oddHBand="0" w:evenHBand="0" w:firstRowFirstColumn="0" w:firstRowLastColumn="0" w:lastRowFirstColumn="0" w:lastRowLastColumn="0"/>
              <w:rPr>
                <w:sz w:val="20"/>
                <w:szCs w:val="20"/>
              </w:rPr>
            </w:pPr>
            <w:r w:rsidRPr="0024663F">
              <w:rPr>
                <w:sz w:val="20"/>
                <w:szCs w:val="20"/>
              </w:rPr>
              <w:t xml:space="preserve"> "C:\LocationOfRDLFiles"</w:t>
            </w:r>
          </w:p>
        </w:tc>
        <w:tc>
          <w:tcPr>
            <w:tcW w:w="4140" w:type="dxa"/>
            <w:shd w:val="clear" w:color="auto" w:fill="CBCBCB" w:themeFill="text2" w:themeFillTint="40"/>
          </w:tcPr>
          <w:p w14:paraId="4037277A" w14:textId="77777777" w:rsidR="00F30B57" w:rsidRPr="0024663F" w:rsidRDefault="00F30B57" w:rsidP="00E40100">
            <w:pPr>
              <w:pStyle w:val="step"/>
              <w:numPr>
                <w:ilvl w:val="0"/>
                <w:numId w:val="0"/>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Location of the .rdl files to be imported.</w:t>
            </w:r>
          </w:p>
        </w:tc>
      </w:tr>
    </w:tbl>
    <w:p w14:paraId="4F815B56" w14:textId="77777777" w:rsidR="00F30B57" w:rsidRDefault="00F30B57" w:rsidP="00F30B57">
      <w:pPr>
        <w:pStyle w:val="step"/>
        <w:numPr>
          <w:ilvl w:val="0"/>
          <w:numId w:val="0"/>
        </w:numPr>
        <w:ind w:left="1440"/>
      </w:pPr>
    </w:p>
    <w:p w14:paraId="3099C304" w14:textId="77777777" w:rsidR="00F30B57" w:rsidRDefault="00F30B57" w:rsidP="00F30B57">
      <w:pPr>
        <w:pStyle w:val="step"/>
      </w:pPr>
      <w:r>
        <w:t>Save the edited file.</w:t>
      </w:r>
    </w:p>
    <w:p w14:paraId="15DB42F4" w14:textId="77777777" w:rsidR="00F30B57" w:rsidRDefault="00F30B57" w:rsidP="00F30B57">
      <w:pPr>
        <w:pStyle w:val="step"/>
      </w:pPr>
      <w:r>
        <w:t>Open a command prompt “as Administrator”</w:t>
      </w:r>
    </w:p>
    <w:p w14:paraId="17A43D98" w14:textId="2986ACB0" w:rsidR="00F30B57" w:rsidRDefault="00F30B57" w:rsidP="00F30B57">
      <w:pPr>
        <w:pStyle w:val="step"/>
      </w:pPr>
      <w:r>
        <w:t>Change the default directory to the location of the edited .rss file using cd \PathToTheRSSFile. A good location would be X:\SQLPolicy where X: is the drive used for the Policy working directory above.</w:t>
      </w:r>
    </w:p>
    <w:p w14:paraId="12DBB77B" w14:textId="77777777" w:rsidR="00F30B57" w:rsidRDefault="00F30B57" w:rsidP="00F30B57">
      <w:pPr>
        <w:pStyle w:val="step"/>
      </w:pPr>
      <w:r>
        <w:t xml:space="preserve">Enter the following command line to publish the audit reports to the report server. Replace </w:t>
      </w:r>
      <w:hyperlink r:id="rId58" w:history="1">
        <w:r w:rsidRPr="00F11D7D">
          <w:rPr>
            <w:rStyle w:val="Hyperlink"/>
          </w:rPr>
          <w:t>http://servername/ReportServer</w:t>
        </w:r>
      </w:hyperlink>
      <w:r>
        <w:t xml:space="preserve"> with the URL of your report server, probably only replacing the “servername.” The report server’s URL is available from the Report Server Configuration Manager. The command line is:</w:t>
      </w:r>
    </w:p>
    <w:p w14:paraId="121A9332" w14:textId="227484B4" w:rsidR="00F30B57" w:rsidRDefault="00F30B57" w:rsidP="00F30B57">
      <w:pPr>
        <w:pStyle w:val="step"/>
        <w:numPr>
          <w:ilvl w:val="0"/>
          <w:numId w:val="0"/>
        </w:numPr>
        <w:ind w:left="1440"/>
        <w:rPr>
          <w:i/>
          <w:sz w:val="28"/>
        </w:rPr>
      </w:pPr>
      <w:r>
        <w:rPr>
          <w:i/>
          <w:sz w:val="28"/>
        </w:rPr>
        <w:t xml:space="preserve">rs -I </w:t>
      </w:r>
      <w:r w:rsidR="003332DA">
        <w:rPr>
          <w:i/>
          <w:sz w:val="28"/>
        </w:rPr>
        <w:t>09PublishPolicyReports.rss</w:t>
      </w:r>
      <w:r w:rsidRPr="00110769">
        <w:rPr>
          <w:i/>
          <w:sz w:val="28"/>
        </w:rPr>
        <w:t xml:space="preserve"> -s </w:t>
      </w:r>
      <w:hyperlink r:id="rId59" w:history="1">
        <w:r w:rsidRPr="00F11D7D">
          <w:rPr>
            <w:rStyle w:val="Hyperlink"/>
            <w:i/>
            <w:sz w:val="28"/>
          </w:rPr>
          <w:t>http://servername/ReportServer</w:t>
        </w:r>
      </w:hyperlink>
      <w:r w:rsidR="001D1D53">
        <w:rPr>
          <w:rStyle w:val="Hyperlink"/>
          <w:i/>
          <w:sz w:val="28"/>
        </w:rPr>
        <w:t>_InstanceName</w:t>
      </w:r>
      <w:r w:rsidRPr="00110769">
        <w:rPr>
          <w:i/>
          <w:sz w:val="28"/>
        </w:rPr>
        <w:t xml:space="preserve"> </w:t>
      </w:r>
      <w:ins w:id="291" w:author="Curtis Krumel" w:date="2017-01-07T12:19:00Z">
        <w:r w:rsidR="00790AFB" w:rsidRPr="00790AFB">
          <w:rPr>
            <w:i/>
            <w:sz w:val="28"/>
          </w:rPr>
          <w:t xml:space="preserve"> -eMgmt2010</w:t>
        </w:r>
      </w:ins>
      <w:bookmarkStart w:id="292" w:name="_GoBack"/>
      <w:bookmarkEnd w:id="292"/>
    </w:p>
    <w:p w14:paraId="208DB0C5" w14:textId="77777777" w:rsidR="00F30B57" w:rsidRPr="00110769" w:rsidRDefault="00F30B57" w:rsidP="00F30B57">
      <w:pPr>
        <w:pStyle w:val="step"/>
        <w:numPr>
          <w:ilvl w:val="0"/>
          <w:numId w:val="0"/>
        </w:numPr>
        <w:ind w:left="1440"/>
        <w:rPr>
          <w:i/>
          <w:sz w:val="28"/>
        </w:rPr>
      </w:pPr>
      <w:r>
        <w:rPr>
          <w:i/>
          <w:sz w:val="28"/>
        </w:rPr>
        <w:t>&lt;screen shot needed here&gt;</w:t>
      </w:r>
    </w:p>
    <w:p w14:paraId="2777BD78" w14:textId="2447A48D" w:rsidR="00A45CE7" w:rsidRDefault="00F30B57" w:rsidP="00E40100">
      <w:pPr>
        <w:pStyle w:val="step"/>
        <w:rPr>
          <w:ins w:id="293" w:author="Curtis Krumel" w:date="2016-10-27T09:10:00Z"/>
        </w:rPr>
      </w:pPr>
      <w:commentRangeStart w:id="294"/>
      <w:commentRangeStart w:id="295"/>
      <w:commentRangeStart w:id="296"/>
      <w:commentRangeStart w:id="297"/>
      <w:commentRangeStart w:id="298"/>
      <w:commentRangeStart w:id="299"/>
      <w:r>
        <w:t xml:space="preserve">Confirm that the reports were published correctly by opening a browser to the URL of the Report </w:t>
      </w:r>
      <w:commentRangeEnd w:id="294"/>
      <w:r w:rsidR="00532B2D">
        <w:rPr>
          <w:rStyle w:val="CommentReference"/>
          <w:lang w:bidi="ar-SA"/>
        </w:rPr>
        <w:commentReference w:id="294"/>
      </w:r>
      <w:commentRangeEnd w:id="295"/>
      <w:r w:rsidR="00457288">
        <w:rPr>
          <w:rStyle w:val="CommentReference"/>
          <w:lang w:bidi="ar-SA"/>
        </w:rPr>
        <w:commentReference w:id="295"/>
      </w:r>
      <w:commentRangeEnd w:id="296"/>
      <w:r w:rsidR="00E34A67">
        <w:rPr>
          <w:rStyle w:val="CommentReference"/>
          <w:lang w:bidi="ar-SA"/>
        </w:rPr>
        <w:commentReference w:id="296"/>
      </w:r>
      <w:commentRangeEnd w:id="297"/>
      <w:r w:rsidR="00617AFC">
        <w:rPr>
          <w:rStyle w:val="CommentReference"/>
          <w:lang w:bidi="ar-SA"/>
        </w:rPr>
        <w:commentReference w:id="297"/>
      </w:r>
      <w:commentRangeEnd w:id="298"/>
      <w:r w:rsidR="00FB28E7">
        <w:rPr>
          <w:rStyle w:val="CommentReference"/>
          <w:lang w:bidi="ar-SA"/>
        </w:rPr>
        <w:commentReference w:id="298"/>
      </w:r>
      <w:commentRangeEnd w:id="299"/>
      <w:r w:rsidR="0036616C">
        <w:rPr>
          <w:rStyle w:val="CommentReference"/>
          <w:lang w:bidi="ar-SA"/>
        </w:rPr>
        <w:commentReference w:id="299"/>
      </w:r>
      <w:r>
        <w:t>Manager (</w:t>
      </w:r>
      <w:hyperlink r:id="rId60" w:history="1">
        <w:r w:rsidRPr="00F11D7D">
          <w:rPr>
            <w:rStyle w:val="Hyperlink"/>
          </w:rPr>
          <w:t>http://servername/reports</w:t>
        </w:r>
      </w:hyperlink>
      <w:r>
        <w:t xml:space="preserve">) and confirm that the folder specified in the </w:t>
      </w:r>
      <w:r w:rsidRPr="00335187">
        <w:t>parentFolder</w:t>
      </w:r>
      <w:r>
        <w:t xml:space="preserve"> variable above exists</w:t>
      </w:r>
      <w:ins w:id="300" w:author="Curtis Krumel" w:date="2016-10-27T09:11:00Z">
        <w:r w:rsidR="00771FAC">
          <w:t xml:space="preserve"> (STIGPolicyReports by default)</w:t>
        </w:r>
      </w:ins>
      <w:r>
        <w:t xml:space="preserve">. </w:t>
      </w:r>
    </w:p>
    <w:p w14:paraId="69B59A90" w14:textId="07F72CF8" w:rsidR="00771FAC" w:rsidRDefault="00771FAC" w:rsidP="00E40100">
      <w:pPr>
        <w:pStyle w:val="step"/>
      </w:pPr>
      <w:ins w:id="301" w:author="Curtis Krumel" w:date="2016-10-27T09:11:00Z">
        <w:r>
          <w:t>Click on the folder to confirm that only the PolicyDashboard report is visible.</w:t>
        </w:r>
      </w:ins>
    </w:p>
    <w:p w14:paraId="54A51C5D" w14:textId="1D46E1E3" w:rsidR="00786504" w:rsidRDefault="00771FAC">
      <w:pPr>
        <w:pStyle w:val="step"/>
        <w:numPr>
          <w:ilvl w:val="0"/>
          <w:numId w:val="0"/>
        </w:numPr>
        <w:jc w:val="center"/>
        <w:rPr>
          <w:ins w:id="302" w:author="Curtis Krumel" w:date="2016-10-27T09:17:00Z"/>
        </w:rPr>
        <w:pPrChange w:id="303" w:author="Curtis Krumel" w:date="2016-10-27T09:17:00Z">
          <w:pPr>
            <w:pStyle w:val="step"/>
            <w:numPr>
              <w:numId w:val="0"/>
            </w:numPr>
            <w:tabs>
              <w:tab w:val="clear" w:pos="1440"/>
            </w:tabs>
            <w:ind w:left="0" w:firstLine="0"/>
          </w:pPr>
        </w:pPrChange>
      </w:pPr>
      <w:ins w:id="304" w:author="Curtis Krumel" w:date="2016-10-27T09:16:00Z">
        <w:r>
          <w:rPr>
            <w:noProof/>
            <w:lang w:bidi="ar-SA"/>
          </w:rPr>
          <w:lastRenderedPageBreak/>
          <w:drawing>
            <wp:inline distT="0" distB="0" distL="0" distR="0" wp14:anchorId="1D9B5089" wp14:editId="6C553E60">
              <wp:extent cx="4486275" cy="1374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4434" cy="1388912"/>
                      </a:xfrm>
                      <a:prstGeom prst="rect">
                        <a:avLst/>
                      </a:prstGeom>
                    </pic:spPr>
                  </pic:pic>
                </a:graphicData>
              </a:graphic>
            </wp:inline>
          </w:drawing>
        </w:r>
      </w:ins>
    </w:p>
    <w:p w14:paraId="4354826E" w14:textId="660E5C5C" w:rsidR="00771FAC" w:rsidRDefault="00771FAC">
      <w:pPr>
        <w:pStyle w:val="step"/>
        <w:rPr>
          <w:ins w:id="305" w:author="Curtis Krumel" w:date="2016-10-27T09:22:00Z"/>
        </w:rPr>
        <w:pPrChange w:id="306" w:author="Curtis Krumel" w:date="2016-10-27T09:18:00Z">
          <w:pPr>
            <w:pStyle w:val="step"/>
            <w:numPr>
              <w:numId w:val="0"/>
            </w:numPr>
            <w:tabs>
              <w:tab w:val="clear" w:pos="1440"/>
            </w:tabs>
            <w:ind w:left="0" w:firstLine="0"/>
          </w:pPr>
        </w:pPrChange>
      </w:pPr>
      <w:ins w:id="307" w:author="Curtis Krumel" w:date="2016-10-27T09:17:00Z">
        <w:r>
          <w:t xml:space="preserve">Click on the “Details View” link on the upper left under the Search control (See </w:t>
        </w:r>
      </w:ins>
      <w:ins w:id="308" w:author="Curtis Krumel" w:date="2016-10-27T09:18:00Z">
        <w:r>
          <w:t>a</w:t>
        </w:r>
      </w:ins>
      <w:ins w:id="309" w:author="Curtis Krumel" w:date="2016-10-27T09:17:00Z">
        <w:r>
          <w:t>bove</w:t>
        </w:r>
      </w:ins>
      <w:ins w:id="310" w:author="Curtis Krumel" w:date="2016-10-27T09:18:00Z">
        <w:r>
          <w:t xml:space="preserve"> screenshot</w:t>
        </w:r>
      </w:ins>
      <w:ins w:id="311" w:author="Curtis Krumel" w:date="2016-10-27T09:22:00Z">
        <w:r w:rsidR="00C27663">
          <w:t xml:space="preserve"> for the “Details View” link location</w:t>
        </w:r>
      </w:ins>
      <w:ins w:id="312" w:author="Curtis Krumel" w:date="2016-10-27T09:18:00Z">
        <w:r>
          <w:t>).</w:t>
        </w:r>
      </w:ins>
      <w:ins w:id="313" w:author="Curtis Krumel" w:date="2016-10-27T09:22:00Z">
        <w:r w:rsidR="00C27663">
          <w:t xml:space="preserve"> The result should look like the screenshot below</w:t>
        </w:r>
      </w:ins>
      <w:ins w:id="314" w:author="Curtis Krumel" w:date="2016-10-27T09:24:00Z">
        <w:r w:rsidR="00C27663">
          <w:t xml:space="preserve"> (shown with the dropdown menu from the next step)</w:t>
        </w:r>
      </w:ins>
      <w:ins w:id="315" w:author="Curtis Krumel" w:date="2016-10-27T09:22:00Z">
        <w:r w:rsidR="00C27663">
          <w:t>.</w:t>
        </w:r>
      </w:ins>
    </w:p>
    <w:p w14:paraId="123871E5" w14:textId="4727AFE8" w:rsidR="00C27663" w:rsidRDefault="00C27663">
      <w:pPr>
        <w:pStyle w:val="step"/>
        <w:numPr>
          <w:ilvl w:val="0"/>
          <w:numId w:val="0"/>
        </w:numPr>
        <w:ind w:left="1440"/>
        <w:rPr>
          <w:ins w:id="316" w:author="Curtis Krumel" w:date="2016-10-27T09:19:00Z"/>
        </w:rPr>
        <w:pPrChange w:id="317" w:author="Curtis Krumel" w:date="2016-10-27T09:23:00Z">
          <w:pPr>
            <w:pStyle w:val="step"/>
            <w:numPr>
              <w:numId w:val="0"/>
            </w:numPr>
            <w:tabs>
              <w:tab w:val="clear" w:pos="1440"/>
            </w:tabs>
            <w:ind w:left="0" w:firstLine="0"/>
          </w:pPr>
        </w:pPrChange>
      </w:pPr>
      <w:ins w:id="318" w:author="Curtis Krumel" w:date="2016-10-27T09:24:00Z">
        <w:r>
          <w:rPr>
            <w:noProof/>
            <w:lang w:bidi="ar-SA"/>
          </w:rPr>
          <w:drawing>
            <wp:inline distT="0" distB="0" distL="0" distR="0" wp14:anchorId="58942D39" wp14:editId="588D8887">
              <wp:extent cx="4572000" cy="418513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6234" cy="4198168"/>
                      </a:xfrm>
                      <a:prstGeom prst="rect">
                        <a:avLst/>
                      </a:prstGeom>
                    </pic:spPr>
                  </pic:pic>
                </a:graphicData>
              </a:graphic>
            </wp:inline>
          </w:drawing>
        </w:r>
      </w:ins>
    </w:p>
    <w:p w14:paraId="2BB57FCF" w14:textId="7D3FC77F" w:rsidR="00771FAC" w:rsidRDefault="00771FAC">
      <w:pPr>
        <w:pStyle w:val="step"/>
        <w:rPr>
          <w:ins w:id="319" w:author="Curtis Krumel" w:date="2016-10-27T09:26:00Z"/>
        </w:rPr>
        <w:pPrChange w:id="320" w:author="Curtis Krumel" w:date="2016-10-27T09:18:00Z">
          <w:pPr>
            <w:pStyle w:val="step"/>
            <w:numPr>
              <w:numId w:val="0"/>
            </w:numPr>
            <w:tabs>
              <w:tab w:val="clear" w:pos="1440"/>
            </w:tabs>
            <w:ind w:left="0" w:firstLine="0"/>
          </w:pPr>
        </w:pPrChange>
      </w:pPr>
      <w:ins w:id="321" w:author="Curtis Krumel" w:date="2016-10-27T09:20:00Z">
        <w:r>
          <w:t>Mouse-over</w:t>
        </w:r>
      </w:ins>
      <w:ins w:id="322" w:author="Curtis Krumel" w:date="2016-10-27T09:19:00Z">
        <w:r>
          <w:t xml:space="preserve"> “SQLPolicyDS”</w:t>
        </w:r>
      </w:ins>
      <w:ins w:id="323" w:author="Curtis Krumel" w:date="2016-10-27T09:20:00Z">
        <w:r w:rsidR="00C27663">
          <w:t>, click on the drop-down arrow and choose Manage from the dropdown menu.</w:t>
        </w:r>
      </w:ins>
      <w:ins w:id="324" w:author="Curtis Krumel" w:date="2016-10-27T09:23:00Z">
        <w:r w:rsidR="00C27663" w:rsidRPr="00C27663">
          <w:t xml:space="preserve"> </w:t>
        </w:r>
        <w:r w:rsidR="00C27663">
          <w:t>The result should look like the screenshot below.</w:t>
        </w:r>
      </w:ins>
    </w:p>
    <w:p w14:paraId="12D547BA" w14:textId="48AEC057" w:rsidR="00C27663" w:rsidRDefault="00C27663">
      <w:pPr>
        <w:pStyle w:val="step"/>
        <w:numPr>
          <w:ilvl w:val="0"/>
          <w:numId w:val="0"/>
        </w:numPr>
        <w:ind w:left="1440"/>
        <w:rPr>
          <w:ins w:id="325" w:author="Curtis Krumel" w:date="2016-10-27T09:23:00Z"/>
        </w:rPr>
        <w:pPrChange w:id="326" w:author="Curtis Krumel" w:date="2016-10-27T09:26:00Z">
          <w:pPr>
            <w:pStyle w:val="step"/>
            <w:numPr>
              <w:numId w:val="0"/>
            </w:numPr>
            <w:tabs>
              <w:tab w:val="clear" w:pos="1440"/>
            </w:tabs>
            <w:ind w:left="0" w:firstLine="0"/>
          </w:pPr>
        </w:pPrChange>
      </w:pPr>
      <w:ins w:id="327" w:author="Curtis Krumel" w:date="2016-10-27T09:26:00Z">
        <w:r>
          <w:rPr>
            <w:noProof/>
            <w:lang w:bidi="ar-SA"/>
          </w:rPr>
          <w:lastRenderedPageBreak/>
          <w:drawing>
            <wp:inline distT="0" distB="0" distL="0" distR="0" wp14:anchorId="73159475" wp14:editId="61FFB20E">
              <wp:extent cx="3924300" cy="24090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8074" cy="2417540"/>
                      </a:xfrm>
                      <a:prstGeom prst="rect">
                        <a:avLst/>
                      </a:prstGeom>
                    </pic:spPr>
                  </pic:pic>
                </a:graphicData>
              </a:graphic>
            </wp:inline>
          </w:drawing>
        </w:r>
      </w:ins>
    </w:p>
    <w:p w14:paraId="3B2EB2E3" w14:textId="31E771B0" w:rsidR="00C27663" w:rsidRDefault="00C27663">
      <w:pPr>
        <w:pStyle w:val="step"/>
        <w:rPr>
          <w:ins w:id="328" w:author="Curtis Krumel" w:date="2016-10-27T09:29:00Z"/>
        </w:rPr>
        <w:pPrChange w:id="329" w:author="Curtis Krumel" w:date="2016-10-27T09:18:00Z">
          <w:pPr>
            <w:pStyle w:val="step"/>
            <w:numPr>
              <w:numId w:val="0"/>
            </w:numPr>
            <w:tabs>
              <w:tab w:val="clear" w:pos="1440"/>
            </w:tabs>
            <w:ind w:left="0" w:firstLine="0"/>
          </w:pPr>
        </w:pPrChange>
      </w:pPr>
      <w:ins w:id="330" w:author="Curtis Krumel" w:date="2016-10-27T09:26:00Z">
        <w:r>
          <w:t xml:space="preserve">Change the name of the “data source” in the Connection string box. Above, the name is </w:t>
        </w:r>
      </w:ins>
      <w:ins w:id="331" w:author="Curtis Krumel" w:date="2016-10-27T09:27:00Z">
        <w:r>
          <w:t>“servername”. Do not leave any spaces in the connection string. Optionally, you can click the “Test Connection</w:t>
        </w:r>
      </w:ins>
      <w:ins w:id="332" w:author="Curtis Krumel" w:date="2016-10-27T09:28:00Z">
        <w:r>
          <w:t>” button at the bottom of the screen. A successful connection will show you the</w:t>
        </w:r>
      </w:ins>
      <w:ins w:id="333" w:author="Curtis Krumel" w:date="2016-10-27T09:29:00Z">
        <w:r>
          <w:t xml:space="preserve"> “Connection created successfully”</w:t>
        </w:r>
      </w:ins>
      <w:ins w:id="334" w:author="Curtis Krumel" w:date="2016-10-27T09:28:00Z">
        <w:r>
          <w:t xml:space="preserve"> message below:</w:t>
        </w:r>
      </w:ins>
    </w:p>
    <w:p w14:paraId="7A4E11A3" w14:textId="10FC1D66" w:rsidR="00C27663" w:rsidRDefault="00C27663">
      <w:pPr>
        <w:pStyle w:val="step"/>
        <w:numPr>
          <w:ilvl w:val="0"/>
          <w:numId w:val="0"/>
        </w:numPr>
        <w:ind w:left="1440"/>
        <w:jc w:val="center"/>
        <w:rPr>
          <w:ins w:id="335" w:author="Curtis Krumel" w:date="2016-10-27T09:28:00Z"/>
        </w:rPr>
        <w:pPrChange w:id="336" w:author="Curtis Krumel" w:date="2016-10-27T09:29:00Z">
          <w:pPr>
            <w:pStyle w:val="step"/>
            <w:numPr>
              <w:numId w:val="0"/>
            </w:numPr>
            <w:tabs>
              <w:tab w:val="clear" w:pos="1440"/>
            </w:tabs>
            <w:ind w:left="0" w:firstLine="0"/>
          </w:pPr>
        </w:pPrChange>
      </w:pPr>
      <w:ins w:id="337" w:author="Curtis Krumel" w:date="2016-10-27T09:29:00Z">
        <w:r>
          <w:rPr>
            <w:noProof/>
            <w:lang w:bidi="ar-SA"/>
          </w:rPr>
          <w:drawing>
            <wp:inline distT="0" distB="0" distL="0" distR="0" wp14:anchorId="33008CBA" wp14:editId="25EBD4ED">
              <wp:extent cx="3257550" cy="191705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5231" cy="1933344"/>
                      </a:xfrm>
                      <a:prstGeom prst="rect">
                        <a:avLst/>
                      </a:prstGeom>
                    </pic:spPr>
                  </pic:pic>
                </a:graphicData>
              </a:graphic>
            </wp:inline>
          </w:drawing>
        </w:r>
      </w:ins>
    </w:p>
    <w:p w14:paraId="10DCC866" w14:textId="0F4E3671" w:rsidR="00C27663" w:rsidRDefault="00C27663">
      <w:pPr>
        <w:pStyle w:val="step"/>
        <w:rPr>
          <w:ins w:id="338" w:author="Curtis Krumel" w:date="2016-10-27T09:32:00Z"/>
        </w:rPr>
        <w:pPrChange w:id="339" w:author="Curtis Krumel" w:date="2016-10-27T09:18:00Z">
          <w:pPr>
            <w:pStyle w:val="step"/>
            <w:numPr>
              <w:numId w:val="0"/>
            </w:numPr>
            <w:tabs>
              <w:tab w:val="clear" w:pos="1440"/>
            </w:tabs>
            <w:ind w:left="0" w:firstLine="0"/>
          </w:pPr>
        </w:pPrChange>
      </w:pPr>
      <w:ins w:id="340" w:author="Curtis Krumel" w:date="2016-10-27T09:29:00Z">
        <w:r>
          <w:t xml:space="preserve">Click the </w:t>
        </w:r>
      </w:ins>
      <w:ins w:id="341" w:author="Curtis Krumel" w:date="2016-10-27T09:30:00Z">
        <w:r>
          <w:t>“Apply” button. Changes are not saved unless you click this button</w:t>
        </w:r>
        <w:r w:rsidR="00184849">
          <w:t>. It is recommended that you close and reopen this page to confirm that your change was saved.</w:t>
        </w:r>
      </w:ins>
    </w:p>
    <w:p w14:paraId="468B4FE3" w14:textId="52DE0057" w:rsidR="00184849" w:rsidRDefault="00184849">
      <w:pPr>
        <w:pStyle w:val="step"/>
        <w:pPrChange w:id="342" w:author="Curtis Krumel" w:date="2016-10-27T09:18:00Z">
          <w:pPr>
            <w:pStyle w:val="step"/>
            <w:numPr>
              <w:numId w:val="0"/>
            </w:numPr>
            <w:tabs>
              <w:tab w:val="clear" w:pos="1440"/>
            </w:tabs>
            <w:ind w:left="0" w:firstLine="0"/>
          </w:pPr>
        </w:pPrChange>
      </w:pPr>
      <w:ins w:id="343" w:author="Curtis Krumel" w:date="2016-10-27T09:32:00Z">
        <w:r>
          <w:t>Click the “Home” link at the top of the Report Manager to return to the Home screen.</w:t>
        </w:r>
      </w:ins>
    </w:p>
    <w:p w14:paraId="18AE68B4" w14:textId="360595ED" w:rsidR="0018340F" w:rsidRDefault="0018340F" w:rsidP="0018340F">
      <w:pPr>
        <w:pStyle w:val="Heading1"/>
      </w:pPr>
      <w:bookmarkStart w:id="344" w:name="_Adding_a_new"/>
      <w:bookmarkStart w:id="345" w:name="_Toc465253172"/>
      <w:bookmarkEnd w:id="344"/>
      <w:commentRangeStart w:id="346"/>
      <w:r>
        <w:t xml:space="preserve">Adding a new Server Group to the </w:t>
      </w:r>
      <w:r w:rsidR="00900EF2">
        <w:t>System</w:t>
      </w:r>
      <w:r>
        <w:t xml:space="preserve"> for Evaluation</w:t>
      </w:r>
      <w:commentRangeEnd w:id="346"/>
      <w:r w:rsidR="00F70BDD">
        <w:rPr>
          <w:rStyle w:val="CommentReference"/>
          <w:rFonts w:ascii="Times New Roman" w:eastAsia="Times New Roman" w:hAnsi="Times New Roman" w:cs="Times New Roman"/>
          <w:b w:val="0"/>
          <w:bCs w:val="0"/>
          <w:smallCaps w:val="0"/>
          <w:color w:val="auto"/>
          <w:lang w:eastAsia="en-US"/>
        </w:rPr>
        <w:commentReference w:id="346"/>
      </w:r>
      <w:bookmarkEnd w:id="345"/>
    </w:p>
    <w:p w14:paraId="75F376F6" w14:textId="7574C551" w:rsidR="0018340F" w:rsidRDefault="0018340F" w:rsidP="0018340F">
      <w:r>
        <w:t>Follow these steps to add a new Server Group to</w:t>
      </w:r>
      <w:r w:rsidR="00250291">
        <w:t xml:space="preserve"> the policy evaluation on</w:t>
      </w:r>
      <w:r>
        <w:t xml:space="preserve"> your Central Management Server.</w:t>
      </w:r>
      <w:r w:rsidR="00250291">
        <w:t xml:space="preserve"> These instructions assume that the Server Group has already been created in </w:t>
      </w:r>
      <w:r w:rsidR="00900EF2">
        <w:t>the database</w:t>
      </w:r>
      <w:r w:rsidR="00250291">
        <w:t>.</w:t>
      </w:r>
    </w:p>
    <w:p w14:paraId="183E2064" w14:textId="5FF74A33" w:rsidR="0018340F" w:rsidRDefault="0018340F" w:rsidP="0018340F">
      <w:pPr>
        <w:pStyle w:val="Heading3"/>
      </w:pPr>
      <w:bookmarkStart w:id="347" w:name="_Toc465253173"/>
      <w:r>
        <w:lastRenderedPageBreak/>
        <w:t>Create a new folder under X:\SQLPolicy for the new Server Group</w:t>
      </w:r>
      <w:bookmarkEnd w:id="347"/>
    </w:p>
    <w:p w14:paraId="1D2B6666" w14:textId="1ADA7F88" w:rsidR="0018340F" w:rsidRDefault="0018340F" w:rsidP="00250291">
      <w:pPr>
        <w:pStyle w:val="step"/>
        <w:numPr>
          <w:ilvl w:val="0"/>
          <w:numId w:val="34"/>
        </w:numPr>
      </w:pPr>
      <w:r>
        <w:t xml:space="preserve">In X:\SQLPolicy, create a folder for the new </w:t>
      </w:r>
      <w:r w:rsidR="00900EF2">
        <w:t xml:space="preserve">Instance </w:t>
      </w:r>
      <w:r>
        <w:t>group</w:t>
      </w:r>
      <w:r w:rsidR="00250291">
        <w:t>. Keep the name of the folder similar to the name</w:t>
      </w:r>
      <w:r>
        <w:t xml:space="preserve"> of the </w:t>
      </w:r>
      <w:r w:rsidR="00250291">
        <w:t xml:space="preserve">server </w:t>
      </w:r>
      <w:r>
        <w:t>grou</w:t>
      </w:r>
      <w:r w:rsidR="00250291">
        <w:t>p</w:t>
      </w:r>
      <w:r>
        <w:t xml:space="preserve">. </w:t>
      </w:r>
      <w:r w:rsidR="00250291">
        <w:t>It</w:t>
      </w:r>
      <w:r>
        <w:t xml:space="preserve"> will be used as results directories (</w:t>
      </w:r>
      <w:r w:rsidRPr="0018340F">
        <w:rPr>
          <w:rFonts w:ascii="Consolas" w:hAnsi="Consolas" w:cs="Consolas"/>
          <w:highlight w:val="lightGray"/>
        </w:rPr>
        <w:t>EvalResultsFolder</w:t>
      </w:r>
      <w:r>
        <w:t xml:space="preserve">  or -ResultDir)</w:t>
      </w:r>
      <w:r w:rsidR="00250291">
        <w:t xml:space="preserve"> for policy evaluation.</w:t>
      </w:r>
    </w:p>
    <w:p w14:paraId="2504297A" w14:textId="5E8035B5" w:rsidR="0018340F" w:rsidRDefault="0018340F" w:rsidP="00250291">
      <w:pPr>
        <w:pStyle w:val="step"/>
        <w:numPr>
          <w:ilvl w:val="0"/>
          <w:numId w:val="30"/>
        </w:numPr>
      </w:pPr>
      <w:r>
        <w:t>Set t</w:t>
      </w:r>
      <w:r w:rsidR="00250291">
        <w:t>he permissions of this</w:t>
      </w:r>
      <w:r>
        <w:t xml:space="preserve"> fo</w:t>
      </w:r>
      <w:r w:rsidR="00250291">
        <w:t>lder</w:t>
      </w:r>
      <w:r>
        <w:t xml:space="preserve"> such that the SQL Agent service account and the PowerShell user account have full control of these folders.</w:t>
      </w:r>
    </w:p>
    <w:p w14:paraId="6C2E7144" w14:textId="57CDEE6A" w:rsidR="0018340F" w:rsidRDefault="0018340F" w:rsidP="0018340F">
      <w:pPr>
        <w:pStyle w:val="Heading3"/>
      </w:pPr>
      <w:bookmarkStart w:id="348" w:name="_Toc465253174"/>
      <w:r>
        <w:t>Either add a step to the Import Policy Job or create a new Import Policy job</w:t>
      </w:r>
      <w:bookmarkEnd w:id="348"/>
    </w:p>
    <w:p w14:paraId="12402E91" w14:textId="33C97ED8" w:rsidR="00250291" w:rsidRPr="00250291" w:rsidRDefault="00250291" w:rsidP="00250291">
      <w:r>
        <w:t>To add a new Import Policy Job:</w:t>
      </w:r>
    </w:p>
    <w:p w14:paraId="073CB707" w14:textId="401BDD3F" w:rsidR="00250291" w:rsidRDefault="00250291" w:rsidP="00250291">
      <w:pPr>
        <w:pStyle w:val="step"/>
        <w:numPr>
          <w:ilvl w:val="0"/>
          <w:numId w:val="35"/>
        </w:numPr>
      </w:pPr>
      <w:r>
        <w:t xml:space="preserve">Open the </w:t>
      </w:r>
      <w:r w:rsidR="000949C3">
        <w:t>10</w:t>
      </w:r>
      <w:r>
        <w:t xml:space="preserve">CreatePolicyImport Job.sql script in an SSMS query window with a connection to the </w:t>
      </w:r>
      <w:r w:rsidR="00CE3677">
        <w:t>Main Server</w:t>
      </w:r>
      <w:r>
        <w:t>.</w:t>
      </w:r>
    </w:p>
    <w:p w14:paraId="3F46321A" w14:textId="77570C36" w:rsidR="00250291" w:rsidRDefault="00250291" w:rsidP="00250291">
      <w:pPr>
        <w:pStyle w:val="step"/>
      </w:pPr>
      <w:r>
        <w:t xml:space="preserve">Set the script variables to the desired values as noted in the </w:t>
      </w:r>
      <w:hyperlink w:anchor="_Running_the_Scripts" w:history="1">
        <w:r w:rsidRPr="00217E44">
          <w:rPr>
            <w:rStyle w:val="Hyperlink"/>
          </w:rPr>
          <w:t>table</w:t>
        </w:r>
      </w:hyperlink>
      <w:r>
        <w:t xml:space="preserve"> above. You will probably not want to edit the </w:t>
      </w:r>
      <w:r>
        <w:rPr>
          <w:rFonts w:ascii="Consolas" w:hAnsi="Consolas" w:cs="Consolas"/>
          <w:highlight w:val="lightGray"/>
        </w:rPr>
        <w:t>PolicyDBName</w:t>
      </w:r>
      <w:r>
        <w:rPr>
          <w:rFonts w:ascii="Consolas" w:hAnsi="Consolas" w:cs="Consolas"/>
        </w:rPr>
        <w:t xml:space="preserve"> or </w:t>
      </w:r>
      <w:r>
        <w:rPr>
          <w:rFonts w:ascii="Consolas" w:hAnsi="Consolas" w:cs="Consolas"/>
          <w:highlight w:val="lightGray"/>
        </w:rPr>
        <w:t>JobCategory</w:t>
      </w:r>
      <w:r>
        <w:rPr>
          <w:rFonts w:ascii="Consolas" w:hAnsi="Consolas" w:cs="Consolas"/>
        </w:rPr>
        <w:t xml:space="preserve">. </w:t>
      </w:r>
      <w:r>
        <w:rPr>
          <w:rFonts w:ascii="Consolas" w:hAnsi="Consolas" w:cs="Consolas"/>
          <w:highlight w:val="lightGray"/>
        </w:rPr>
        <w:t>JobName</w:t>
      </w:r>
      <w:r w:rsidRPr="00F60A57">
        <w:t xml:space="preserve"> </w:t>
      </w:r>
      <w:r>
        <w:t xml:space="preserve">must be unique for among job names on the </w:t>
      </w:r>
      <w:r w:rsidR="00CE3677">
        <w:t>Main Server</w:t>
      </w:r>
      <w:r>
        <w:t>. The variables and default values from the script are:</w:t>
      </w:r>
    </w:p>
    <w:p w14:paraId="02FCEFE2" w14:textId="77777777" w:rsidR="00250291" w:rsidRDefault="00250291" w:rsidP="00250291">
      <w:pPr>
        <w:pStyle w:val="step"/>
        <w:numPr>
          <w:ilvl w:val="0"/>
          <w:numId w:val="0"/>
        </w:numPr>
        <w:ind w:left="1440"/>
      </w:pPr>
    </w:p>
    <w:p w14:paraId="3C8B5BD0" w14:textId="77777777" w:rsidR="00250291" w:rsidRDefault="00250291" w:rsidP="002502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OwnerLogin</w:t>
      </w:r>
      <w:r>
        <w:rPr>
          <w:rFonts w:ascii="Consolas" w:hAnsi="Consolas" w:cs="Consolas"/>
          <w:sz w:val="24"/>
          <w:szCs w:val="24"/>
          <w:highlight w:val="lightGray"/>
        </w:rPr>
        <w:tab/>
      </w:r>
      <w:r>
        <w:rPr>
          <w:rFonts w:ascii="Consolas" w:hAnsi="Consolas" w:cs="Consolas"/>
          <w:sz w:val="24"/>
          <w:szCs w:val="24"/>
          <w:highlight w:val="lightGray"/>
        </w:rPr>
        <w:tab/>
        <w:t>"sa"</w:t>
      </w:r>
    </w:p>
    <w:p w14:paraId="494E0292" w14:textId="77777777" w:rsidR="00250291" w:rsidRDefault="00250291" w:rsidP="002502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EvalScriptPath</w:t>
      </w:r>
      <w:r>
        <w:rPr>
          <w:rFonts w:ascii="Consolas" w:hAnsi="Consolas" w:cs="Consolas"/>
          <w:sz w:val="24"/>
          <w:szCs w:val="24"/>
          <w:highlight w:val="lightGray"/>
        </w:rPr>
        <w:tab/>
        <w:t>"R:\SQLPolicy"</w:t>
      </w:r>
    </w:p>
    <w:p w14:paraId="50C57ADF" w14:textId="48F9A473" w:rsidR="00250291" w:rsidRDefault="00250291" w:rsidP="002502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EvalScriptFile "</w:t>
      </w:r>
      <w:r w:rsidR="003332DA">
        <w:rPr>
          <w:rFonts w:ascii="Consolas" w:hAnsi="Consolas" w:cs="Consolas"/>
          <w:sz w:val="24"/>
          <w:szCs w:val="24"/>
          <w:highlight w:val="lightGray"/>
        </w:rPr>
        <w:t>EvalPolicies.ps1</w:t>
      </w:r>
      <w:r>
        <w:rPr>
          <w:rFonts w:ascii="Consolas" w:hAnsi="Consolas" w:cs="Consolas"/>
          <w:sz w:val="24"/>
          <w:szCs w:val="24"/>
          <w:highlight w:val="lightGray"/>
        </w:rPr>
        <w:t>"</w:t>
      </w:r>
    </w:p>
    <w:p w14:paraId="4307A310" w14:textId="00909375" w:rsidR="00250291" w:rsidRDefault="00250291" w:rsidP="002502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EvalGroup</w:t>
      </w:r>
      <w:r w:rsidR="00561C27">
        <w:rPr>
          <w:rFonts w:ascii="Consolas" w:hAnsi="Consolas" w:cs="Consolas"/>
          <w:sz w:val="24"/>
          <w:szCs w:val="24"/>
          <w:highlight w:val="lightGray"/>
        </w:rPr>
        <w:t>Name</w:t>
      </w:r>
      <w:r>
        <w:rPr>
          <w:rFonts w:ascii="Consolas" w:hAnsi="Consolas" w:cs="Consolas"/>
          <w:sz w:val="24"/>
          <w:szCs w:val="24"/>
          <w:highlight w:val="lightGray"/>
        </w:rPr>
        <w:tab/>
      </w:r>
      <w:r>
        <w:rPr>
          <w:rFonts w:ascii="Consolas" w:hAnsi="Consolas" w:cs="Consolas"/>
          <w:sz w:val="24"/>
          <w:szCs w:val="24"/>
          <w:highlight w:val="lightGray"/>
        </w:rPr>
        <w:tab/>
        <w:t>"2012 SQL Servers"</w:t>
      </w:r>
    </w:p>
    <w:p w14:paraId="170785CA" w14:textId="77777777" w:rsidR="00250291" w:rsidRDefault="00250291" w:rsidP="002502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EvalResultsFolder</w:t>
      </w:r>
      <w:r>
        <w:rPr>
          <w:rFonts w:ascii="Consolas" w:hAnsi="Consolas" w:cs="Consolas"/>
          <w:sz w:val="24"/>
          <w:szCs w:val="24"/>
          <w:highlight w:val="lightGray"/>
        </w:rPr>
        <w:tab/>
        <w:t>"2012SQLServers"</w:t>
      </w:r>
    </w:p>
    <w:p w14:paraId="16A45C38" w14:textId="43981997" w:rsidR="00250291" w:rsidRDefault="00250291" w:rsidP="002502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r>
      <w:r w:rsidR="00900EF2">
        <w:rPr>
          <w:rFonts w:ascii="Consolas" w:hAnsi="Consolas" w:cs="Consolas"/>
          <w:sz w:val="24"/>
          <w:szCs w:val="24"/>
          <w:highlight w:val="lightGray"/>
        </w:rPr>
        <w:t>Main</w:t>
      </w:r>
      <w:r>
        <w:rPr>
          <w:rFonts w:ascii="Consolas" w:hAnsi="Consolas" w:cs="Consolas"/>
          <w:sz w:val="24"/>
          <w:szCs w:val="24"/>
          <w:highlight w:val="lightGray"/>
        </w:rPr>
        <w:t>Server</w:t>
      </w:r>
      <w:r>
        <w:rPr>
          <w:rFonts w:ascii="Consolas" w:hAnsi="Consolas" w:cs="Consolas"/>
          <w:sz w:val="24"/>
          <w:szCs w:val="24"/>
          <w:highlight w:val="lightGray"/>
        </w:rPr>
        <w:tab/>
      </w:r>
      <w:r>
        <w:rPr>
          <w:rFonts w:ascii="Consolas" w:hAnsi="Consolas" w:cs="Consolas"/>
          <w:sz w:val="24"/>
          <w:szCs w:val="24"/>
          <w:highlight w:val="lightGray"/>
        </w:rPr>
        <w:tab/>
        <w:t>"ServerName"</w:t>
      </w:r>
    </w:p>
    <w:p w14:paraId="3A728EE9" w14:textId="719C770C" w:rsidR="00250291" w:rsidRDefault="00250291" w:rsidP="00250291">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:setvar</w:t>
      </w:r>
      <w:r>
        <w:rPr>
          <w:rFonts w:ascii="Consolas" w:hAnsi="Consolas" w:cs="Consolas"/>
          <w:sz w:val="24"/>
          <w:szCs w:val="24"/>
          <w:highlight w:val="lightGray"/>
        </w:rPr>
        <w:tab/>
      </w:r>
      <w:r w:rsidR="00900EF2">
        <w:rPr>
          <w:rFonts w:ascii="Consolas" w:hAnsi="Consolas" w:cs="Consolas"/>
          <w:sz w:val="24"/>
          <w:szCs w:val="24"/>
          <w:highlight w:val="lightGray"/>
        </w:rPr>
        <w:t>Main</w:t>
      </w:r>
      <w:r>
        <w:rPr>
          <w:rFonts w:ascii="Consolas" w:hAnsi="Consolas" w:cs="Consolas"/>
          <w:sz w:val="24"/>
          <w:szCs w:val="24"/>
          <w:highlight w:val="lightGray"/>
        </w:rPr>
        <w:t>InstName</w:t>
      </w:r>
      <w:r>
        <w:rPr>
          <w:rFonts w:ascii="Consolas" w:hAnsi="Consolas" w:cs="Consolas"/>
          <w:sz w:val="24"/>
          <w:szCs w:val="24"/>
          <w:highlight w:val="lightGray"/>
        </w:rPr>
        <w:tab/>
        <w:t xml:space="preserve">"SQL2012"  </w:t>
      </w:r>
    </w:p>
    <w:p w14:paraId="57E14DD2" w14:textId="77777777" w:rsidR="00250291" w:rsidRDefault="00250291" w:rsidP="00250291">
      <w:pPr>
        <w:autoSpaceDE w:val="0"/>
        <w:autoSpaceDN w:val="0"/>
        <w:adjustRightInd w:val="0"/>
        <w:spacing w:after="0" w:line="240" w:lineRule="auto"/>
        <w:ind w:left="2124" w:firstLine="708"/>
        <w:rPr>
          <w:rFonts w:ascii="Consolas" w:hAnsi="Consolas" w:cs="Consolas"/>
          <w:sz w:val="24"/>
          <w:szCs w:val="24"/>
        </w:rPr>
      </w:pPr>
      <w:r>
        <w:rPr>
          <w:rFonts w:ascii="Consolas" w:hAnsi="Consolas" w:cs="Consolas"/>
          <w:sz w:val="24"/>
          <w:szCs w:val="24"/>
          <w:highlight w:val="lightGray"/>
        </w:rPr>
        <w:t>--use "" or "MSSQL" for default instances</w:t>
      </w:r>
    </w:p>
    <w:p w14:paraId="79734E92" w14:textId="77777777" w:rsidR="00250291" w:rsidRDefault="00250291" w:rsidP="00250291">
      <w:pPr>
        <w:autoSpaceDE w:val="0"/>
        <w:autoSpaceDN w:val="0"/>
        <w:adjustRightInd w:val="0"/>
        <w:spacing w:after="0" w:line="240" w:lineRule="auto"/>
        <w:ind w:left="1416"/>
        <w:rPr>
          <w:rFonts w:ascii="Consolas" w:hAnsi="Consolas" w:cs="Consolas"/>
          <w:sz w:val="24"/>
          <w:szCs w:val="24"/>
        </w:rPr>
      </w:pPr>
    </w:p>
    <w:p w14:paraId="579A3CB6" w14:textId="77777777" w:rsidR="00250291" w:rsidRDefault="00250291" w:rsidP="00250291">
      <w:pPr>
        <w:autoSpaceDE w:val="0"/>
        <w:autoSpaceDN w:val="0"/>
        <w:adjustRightInd w:val="0"/>
        <w:spacing w:after="0" w:line="240" w:lineRule="auto"/>
        <w:ind w:left="1416"/>
        <w:rPr>
          <w:rFonts w:ascii="Consolas" w:hAnsi="Consolas" w:cs="Consolas"/>
          <w:sz w:val="24"/>
          <w:szCs w:val="24"/>
        </w:rPr>
      </w:pPr>
      <w:r>
        <w:rPr>
          <w:rFonts w:ascii="Consolas" w:hAnsi="Consolas" w:cs="Consolas"/>
          <w:color w:val="008000"/>
          <w:sz w:val="24"/>
          <w:szCs w:val="24"/>
        </w:rPr>
        <w:t>-- Probably don't need to change values past here --</w:t>
      </w:r>
    </w:p>
    <w:p w14:paraId="5317EDC1" w14:textId="77777777" w:rsidR="00250291" w:rsidRDefault="00250291" w:rsidP="002502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PolicyDBName</w:t>
      </w:r>
      <w:r>
        <w:rPr>
          <w:rFonts w:ascii="Consolas" w:hAnsi="Consolas" w:cs="Consolas"/>
          <w:sz w:val="24"/>
          <w:szCs w:val="24"/>
          <w:highlight w:val="lightGray"/>
        </w:rPr>
        <w:tab/>
      </w:r>
      <w:r>
        <w:rPr>
          <w:rFonts w:ascii="Consolas" w:hAnsi="Consolas" w:cs="Consolas"/>
          <w:sz w:val="24"/>
          <w:szCs w:val="24"/>
          <w:highlight w:val="lightGray"/>
        </w:rPr>
        <w:tab/>
        <w:t>"MDW"</w:t>
      </w:r>
    </w:p>
    <w:p w14:paraId="5808E492" w14:textId="77777777" w:rsidR="00250291" w:rsidRDefault="00250291" w:rsidP="00250291">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JobCategory</w:t>
      </w:r>
      <w:r>
        <w:rPr>
          <w:rFonts w:ascii="Consolas" w:hAnsi="Consolas" w:cs="Consolas"/>
          <w:sz w:val="24"/>
          <w:szCs w:val="24"/>
          <w:highlight w:val="lightGray"/>
        </w:rPr>
        <w:tab/>
      </w:r>
      <w:r>
        <w:rPr>
          <w:rFonts w:ascii="Consolas" w:hAnsi="Consolas" w:cs="Consolas"/>
          <w:sz w:val="24"/>
          <w:szCs w:val="24"/>
          <w:highlight w:val="lightGray"/>
        </w:rPr>
        <w:tab/>
        <w:t>"[Uncategorized (Local)]"</w:t>
      </w:r>
    </w:p>
    <w:p w14:paraId="68359E9C" w14:textId="77777777" w:rsidR="00250291" w:rsidRDefault="00250291" w:rsidP="00250291">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:setvar JobName</w:t>
      </w:r>
      <w:r>
        <w:rPr>
          <w:rFonts w:ascii="Consolas" w:hAnsi="Consolas" w:cs="Consolas"/>
          <w:sz w:val="24"/>
          <w:szCs w:val="24"/>
          <w:highlight w:val="lightGray"/>
        </w:rPr>
        <w:tab/>
      </w:r>
      <w:r>
        <w:rPr>
          <w:rFonts w:ascii="Consolas" w:hAnsi="Consolas" w:cs="Consolas"/>
          <w:sz w:val="24"/>
          <w:szCs w:val="24"/>
          <w:highlight w:val="lightGray"/>
        </w:rPr>
        <w:tab/>
      </w:r>
      <w:r>
        <w:rPr>
          <w:rFonts w:ascii="Consolas" w:hAnsi="Consolas" w:cs="Consolas"/>
          <w:sz w:val="24"/>
          <w:szCs w:val="24"/>
          <w:highlight w:val="lightGray"/>
        </w:rPr>
        <w:tab/>
        <w:t>"Import Policies"</w:t>
      </w:r>
    </w:p>
    <w:p w14:paraId="6C12C440" w14:textId="77777777" w:rsidR="00250291" w:rsidRDefault="00250291" w:rsidP="00250291">
      <w:pPr>
        <w:pStyle w:val="step"/>
        <w:numPr>
          <w:ilvl w:val="0"/>
          <w:numId w:val="0"/>
        </w:numPr>
      </w:pPr>
    </w:p>
    <w:p w14:paraId="26FFB593" w14:textId="77777777" w:rsidR="00250291" w:rsidRDefault="00250291" w:rsidP="00250291">
      <w:pPr>
        <w:pStyle w:val="step"/>
      </w:pPr>
      <w:r w:rsidRPr="00E55E40">
        <w:t>Set the script to run in SQLCMD mode</w:t>
      </w:r>
    </w:p>
    <w:p w14:paraId="3AE598A7" w14:textId="77777777" w:rsidR="00250291" w:rsidRDefault="00250291" w:rsidP="00250291">
      <w:pPr>
        <w:pStyle w:val="step"/>
        <w:numPr>
          <w:ilvl w:val="1"/>
          <w:numId w:val="7"/>
        </w:numPr>
      </w:pPr>
      <w:r>
        <w:t>With the focus on the query window, select the ‘Query’ menu from the top of the SSMS.</w:t>
      </w:r>
    </w:p>
    <w:p w14:paraId="151E06C0" w14:textId="77777777" w:rsidR="00250291" w:rsidRDefault="00250291" w:rsidP="00250291">
      <w:pPr>
        <w:pStyle w:val="step"/>
        <w:numPr>
          <w:ilvl w:val="1"/>
          <w:numId w:val="7"/>
        </w:numPr>
      </w:pPr>
      <w:r>
        <w:t>The SQLCMD selection will be third from the bottom. Click it. The background of the variables will turn to dark gray.</w:t>
      </w:r>
    </w:p>
    <w:p w14:paraId="3BF5C38D" w14:textId="5EB9A827" w:rsidR="00250291" w:rsidRDefault="00250291" w:rsidP="00250291">
      <w:pPr>
        <w:pStyle w:val="step"/>
      </w:pPr>
      <w:r>
        <w:t xml:space="preserve">Execute the Query. This will create a job that evaluates all of the SQL instances in the specified </w:t>
      </w:r>
      <w:r w:rsidR="00900EF2">
        <w:t xml:space="preserve">Instance </w:t>
      </w:r>
      <w:r>
        <w:t xml:space="preserve">group. </w:t>
      </w:r>
    </w:p>
    <w:p w14:paraId="5E5BBCDB" w14:textId="77777777" w:rsidR="00250291" w:rsidRDefault="00250291" w:rsidP="00250291">
      <w:pPr>
        <w:pStyle w:val="step"/>
      </w:pPr>
      <w:r>
        <w:t>When finished, check for the existence of the job(s).</w:t>
      </w:r>
    </w:p>
    <w:p w14:paraId="00690616" w14:textId="77777777" w:rsidR="00250291" w:rsidRDefault="00250291" w:rsidP="00250291">
      <w:pPr>
        <w:pStyle w:val="step"/>
        <w:numPr>
          <w:ilvl w:val="1"/>
          <w:numId w:val="17"/>
        </w:numPr>
      </w:pPr>
      <w:r>
        <w:t>Refresh the SQL Agent node, then expand the SQL Agent and Jobs nodes to confirm the existence of the job.</w:t>
      </w:r>
    </w:p>
    <w:p w14:paraId="581B3C61" w14:textId="77777777" w:rsidR="00250291" w:rsidRDefault="00250291" w:rsidP="00250291">
      <w:pPr>
        <w:pStyle w:val="step"/>
        <w:numPr>
          <w:ilvl w:val="1"/>
          <w:numId w:val="17"/>
        </w:numPr>
      </w:pPr>
      <w:r>
        <w:lastRenderedPageBreak/>
        <w:t>Right-click on the “Import Policies” job and choose Properties.</w:t>
      </w:r>
    </w:p>
    <w:p w14:paraId="27E82C88" w14:textId="77777777" w:rsidR="00250291" w:rsidRDefault="00250291" w:rsidP="00250291">
      <w:pPr>
        <w:pStyle w:val="step"/>
        <w:numPr>
          <w:ilvl w:val="1"/>
          <w:numId w:val="17"/>
        </w:numPr>
      </w:pPr>
      <w:r>
        <w:t>Click on the Steps page on the left of the dialog and confirm that a single step exists named “</w:t>
      </w:r>
      <w:r w:rsidRPr="002213BC">
        <w:t xml:space="preserve">Execute the Script for </w:t>
      </w:r>
      <w:r>
        <w:t xml:space="preserve">???” in the job. </w:t>
      </w:r>
    </w:p>
    <w:p w14:paraId="110136B9" w14:textId="77777777" w:rsidR="00250291" w:rsidRDefault="00250291" w:rsidP="00250291">
      <w:pPr>
        <w:pStyle w:val="step"/>
        <w:numPr>
          <w:ilvl w:val="1"/>
          <w:numId w:val="17"/>
        </w:numPr>
      </w:pPr>
      <w:r>
        <w:t>Click the edit button to open the Job Step Properties.  It should look something like the screenshot below.</w:t>
      </w:r>
    </w:p>
    <w:p w14:paraId="769D1E76" w14:textId="77777777" w:rsidR="00250291" w:rsidRDefault="00250291" w:rsidP="00250291">
      <w:pPr>
        <w:pStyle w:val="step"/>
        <w:numPr>
          <w:ilvl w:val="0"/>
          <w:numId w:val="0"/>
        </w:numPr>
        <w:ind w:left="1440"/>
      </w:pPr>
    </w:p>
    <w:p w14:paraId="04A68B1C" w14:textId="77777777" w:rsidR="00250291" w:rsidRDefault="00250291" w:rsidP="00250291">
      <w:pPr>
        <w:pStyle w:val="Substep"/>
        <w:numPr>
          <w:ilvl w:val="0"/>
          <w:numId w:val="0"/>
        </w:numPr>
        <w:ind w:left="1440"/>
      </w:pPr>
      <w:r>
        <w:rPr>
          <w:noProof/>
          <w:lang w:bidi="ar-SA"/>
        </w:rPr>
        <w:drawing>
          <wp:inline distT="0" distB="0" distL="0" distR="0" wp14:anchorId="408C9E4A" wp14:editId="6DA15DC3">
            <wp:extent cx="4532363" cy="410527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3305" cy="4115186"/>
                    </a:xfrm>
                    <a:prstGeom prst="rect">
                      <a:avLst/>
                    </a:prstGeom>
                  </pic:spPr>
                </pic:pic>
              </a:graphicData>
            </a:graphic>
          </wp:inline>
        </w:drawing>
      </w:r>
    </w:p>
    <w:p w14:paraId="04335691" w14:textId="3D34EED4" w:rsidR="00250291" w:rsidRDefault="00250291" w:rsidP="00250291">
      <w:pPr>
        <w:pStyle w:val="step"/>
      </w:pPr>
      <w:r>
        <w:t>This job can be combined into a central Import Policies job by copying the resulting commands (as shown in the screenshot above) into new steps of the central job.</w:t>
      </w:r>
    </w:p>
    <w:p w14:paraId="583D000B" w14:textId="50652198" w:rsidR="0018340F" w:rsidRDefault="0018340F" w:rsidP="00250291">
      <w:pPr>
        <w:pStyle w:val="step"/>
        <w:numPr>
          <w:ilvl w:val="0"/>
          <w:numId w:val="0"/>
        </w:numPr>
      </w:pPr>
    </w:p>
    <w:p w14:paraId="28CC8BD0" w14:textId="31F322AC" w:rsidR="00262BD2" w:rsidRDefault="00262BD2" w:rsidP="00262BD2">
      <w:pPr>
        <w:pStyle w:val="Heading1"/>
      </w:pPr>
      <w:bookmarkStart w:id="349" w:name="_Toc465253175"/>
      <w:r>
        <w:t xml:space="preserve">Adding Instances to an Existing </w:t>
      </w:r>
      <w:r w:rsidR="00900EF2">
        <w:t xml:space="preserve">Monitored </w:t>
      </w:r>
      <w:del w:id="350" w:author="Curtis Krumel" w:date="2016-11-01T15:38:00Z">
        <w:r w:rsidR="00B45BC7" w:rsidDel="000920D5">
          <w:delText xml:space="preserve">CMS </w:delText>
        </w:r>
      </w:del>
      <w:r w:rsidR="00B45BC7">
        <w:t>Group</w:t>
      </w:r>
      <w:bookmarkEnd w:id="349"/>
    </w:p>
    <w:p w14:paraId="3C47E4F7" w14:textId="210625E1" w:rsidR="00262BD2" w:rsidRDefault="00262BD2" w:rsidP="00262BD2">
      <w:r>
        <w:t>This section is for adding SQL Server Instances to a STIG Monitoring system that has been installed and confirmed to be running normally.</w:t>
      </w:r>
    </w:p>
    <w:p w14:paraId="12D32CC0" w14:textId="1DEDE83A" w:rsidR="00262BD2" w:rsidRDefault="00262BD2" w:rsidP="0018340F">
      <w:pPr>
        <w:pStyle w:val="Heading3"/>
      </w:pPr>
      <w:bookmarkStart w:id="351" w:name="_Toc465253176"/>
      <w:r>
        <w:t xml:space="preserve">Go through the Checklist of Items </w:t>
      </w:r>
      <w:r w:rsidR="0018340F">
        <w:t>Required for</w:t>
      </w:r>
      <w:r>
        <w:t xml:space="preserve"> Monitored Instances.</w:t>
      </w:r>
      <w:bookmarkEnd w:id="351"/>
    </w:p>
    <w:p w14:paraId="5B283F6B" w14:textId="77777777" w:rsidR="000920D5" w:rsidRDefault="00262BD2" w:rsidP="00250291">
      <w:pPr>
        <w:pStyle w:val="step"/>
        <w:numPr>
          <w:ilvl w:val="0"/>
          <w:numId w:val="33"/>
        </w:numPr>
        <w:rPr>
          <w:ins w:id="352" w:author="Curtis Krumel" w:date="2016-11-01T15:39:00Z"/>
        </w:rPr>
      </w:pPr>
      <w:r>
        <w:t xml:space="preserve">Register the new server in </w:t>
      </w:r>
      <w:r w:rsidR="00900EF2">
        <w:t>the instance list</w:t>
      </w:r>
      <w:r>
        <w:t xml:space="preserve"> using </w:t>
      </w:r>
      <w:r w:rsidR="00900EF2">
        <w:t>Policy.usp_InsertServer</w:t>
      </w:r>
      <w:ins w:id="353" w:author="Curtis Krumel" w:date="2016-11-01T15:39:00Z">
        <w:r w:rsidR="000920D5">
          <w:t>.</w:t>
        </w:r>
      </w:ins>
    </w:p>
    <w:p w14:paraId="23AE0C05" w14:textId="4038855F" w:rsidR="00262BD2" w:rsidRDefault="000920D5">
      <w:pPr>
        <w:pStyle w:val="step"/>
        <w:numPr>
          <w:ilvl w:val="1"/>
          <w:numId w:val="33"/>
        </w:numPr>
        <w:rPr>
          <w:ins w:id="354" w:author="Curtis Krumel" w:date="2016-11-01T15:40:00Z"/>
        </w:rPr>
        <w:pPrChange w:id="355" w:author="Curtis Krumel" w:date="2016-11-01T15:39:00Z">
          <w:pPr>
            <w:pStyle w:val="step"/>
            <w:numPr>
              <w:numId w:val="33"/>
            </w:numPr>
          </w:pPr>
        </w:pPrChange>
      </w:pPr>
      <w:ins w:id="356" w:author="Curtis Krumel" w:date="2016-11-01T15:39:00Z">
        <w:r>
          <w:t>Open a new query window</w:t>
        </w:r>
      </w:ins>
      <w:del w:id="357" w:author="Curtis Krumel" w:date="2016-11-01T15:39:00Z">
        <w:r w:rsidR="00900EF2" w:rsidDel="000920D5">
          <w:delText xml:space="preserve"> as described in section XXXX above</w:delText>
        </w:r>
      </w:del>
      <w:ins w:id="358" w:author="Curtis Krumel" w:date="2016-11-01T15:39:00Z">
        <w:r>
          <w:t xml:space="preserve"> connected to the Main Server</w:t>
        </w:r>
      </w:ins>
      <w:r w:rsidR="00262BD2">
        <w:t>.</w:t>
      </w:r>
    </w:p>
    <w:p w14:paraId="53616A6C" w14:textId="1A39CFF5" w:rsidR="000920D5" w:rsidRDefault="000920D5">
      <w:pPr>
        <w:pStyle w:val="step"/>
        <w:numPr>
          <w:ilvl w:val="1"/>
          <w:numId w:val="33"/>
        </w:numPr>
        <w:rPr>
          <w:ins w:id="359" w:author="Curtis Krumel" w:date="2016-11-01T15:40:00Z"/>
        </w:rPr>
        <w:pPrChange w:id="360" w:author="Curtis Krumel" w:date="2016-11-01T15:39:00Z">
          <w:pPr>
            <w:pStyle w:val="step"/>
            <w:numPr>
              <w:numId w:val="33"/>
            </w:numPr>
          </w:pPr>
        </w:pPrChange>
      </w:pPr>
      <w:ins w:id="361" w:author="Curtis Krumel" w:date="2016-11-01T15:40:00Z">
        <w:r>
          <w:lastRenderedPageBreak/>
          <w:t>Type in the new query window the following:</w:t>
        </w:r>
      </w:ins>
    </w:p>
    <w:p w14:paraId="36EBA247" w14:textId="1DC80B82" w:rsidR="000920D5" w:rsidRDefault="000920D5">
      <w:pPr>
        <w:pStyle w:val="step"/>
        <w:numPr>
          <w:ilvl w:val="0"/>
          <w:numId w:val="0"/>
        </w:numPr>
        <w:ind w:left="1440"/>
        <w:rPr>
          <w:ins w:id="362" w:author="Curtis Krumel" w:date="2016-11-01T15:41:00Z"/>
        </w:rPr>
        <w:pPrChange w:id="363" w:author="Curtis Krumel" w:date="2016-11-01T15:41:00Z">
          <w:pPr>
            <w:pStyle w:val="step"/>
            <w:numPr>
              <w:numId w:val="33"/>
            </w:numPr>
          </w:pPr>
        </w:pPrChange>
      </w:pPr>
      <w:ins w:id="364" w:author="Curtis Krumel" w:date="2016-11-01T15:41:00Z">
        <w:r>
          <w:rPr>
            <w:noProof/>
            <w:lang w:bidi="ar-SA"/>
          </w:rPr>
          <w:drawing>
            <wp:inline distT="0" distB="0" distL="0" distR="0" wp14:anchorId="4FBAA0F6" wp14:editId="45BDCF57">
              <wp:extent cx="1676400" cy="771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76400" cy="771525"/>
                      </a:xfrm>
                      <a:prstGeom prst="rect">
                        <a:avLst/>
                      </a:prstGeom>
                    </pic:spPr>
                  </pic:pic>
                </a:graphicData>
              </a:graphic>
            </wp:inline>
          </w:drawing>
        </w:r>
      </w:ins>
    </w:p>
    <w:p w14:paraId="1E6E37F8" w14:textId="7E800E86" w:rsidR="000920D5" w:rsidRDefault="000920D5">
      <w:pPr>
        <w:pStyle w:val="step"/>
        <w:numPr>
          <w:ilvl w:val="1"/>
          <w:numId w:val="33"/>
        </w:numPr>
        <w:rPr>
          <w:ins w:id="365" w:author="Curtis Krumel" w:date="2016-11-01T15:42:00Z"/>
        </w:rPr>
        <w:pPrChange w:id="366" w:author="Curtis Krumel" w:date="2016-11-01T15:42:00Z">
          <w:pPr>
            <w:pStyle w:val="step"/>
            <w:numPr>
              <w:numId w:val="33"/>
            </w:numPr>
          </w:pPr>
        </w:pPrChange>
      </w:pPr>
      <w:ins w:id="367" w:author="Curtis Krumel" w:date="2016-11-01T15:42:00Z">
        <w:r>
          <w:t>Execute the two rows then delete the lines.</w:t>
        </w:r>
      </w:ins>
    </w:p>
    <w:p w14:paraId="11BA2052" w14:textId="1783979B" w:rsidR="000920D5" w:rsidRDefault="00765E83">
      <w:pPr>
        <w:pStyle w:val="step"/>
        <w:numPr>
          <w:ilvl w:val="1"/>
          <w:numId w:val="33"/>
        </w:numPr>
        <w:rPr>
          <w:ins w:id="368" w:author="Curtis Krumel" w:date="2016-11-01T15:43:00Z"/>
        </w:rPr>
        <w:pPrChange w:id="369" w:author="Curtis Krumel" w:date="2016-11-01T15:42:00Z">
          <w:pPr>
            <w:pStyle w:val="step"/>
            <w:numPr>
              <w:numId w:val="33"/>
            </w:numPr>
          </w:pPr>
        </w:pPrChange>
      </w:pPr>
      <w:ins w:id="370" w:author="Curtis Krumel" w:date="2016-11-01T15:43:00Z">
        <w:r>
          <w:t>In the same query window, type the following. Repeat for each new server to be monitored:</w:t>
        </w:r>
      </w:ins>
    </w:p>
    <w:p w14:paraId="19C19E83" w14:textId="5F23A18F" w:rsidR="00765E83" w:rsidRDefault="00765E83">
      <w:pPr>
        <w:pStyle w:val="step"/>
        <w:numPr>
          <w:ilvl w:val="0"/>
          <w:numId w:val="0"/>
        </w:numPr>
        <w:autoSpaceDE w:val="0"/>
        <w:autoSpaceDN w:val="0"/>
        <w:adjustRightInd w:val="0"/>
        <w:spacing w:after="0"/>
        <w:ind w:left="1440"/>
        <w:rPr>
          <w:ins w:id="371" w:author="Curtis Krumel" w:date="2016-11-01T15:53:00Z"/>
          <w:rFonts w:ascii="Consolas" w:hAnsi="Consolas" w:cs="Consolas"/>
          <w:color w:val="FF0000"/>
          <w:sz w:val="22"/>
          <w:szCs w:val="22"/>
        </w:rPr>
        <w:pPrChange w:id="372" w:author="Curtis Krumel" w:date="2016-11-01T15:50:00Z">
          <w:pPr>
            <w:pStyle w:val="step"/>
            <w:numPr>
              <w:numId w:val="33"/>
            </w:numPr>
            <w:autoSpaceDE w:val="0"/>
            <w:autoSpaceDN w:val="0"/>
            <w:adjustRightInd w:val="0"/>
            <w:spacing w:after="0"/>
          </w:pPr>
        </w:pPrChange>
      </w:pPr>
      <w:ins w:id="373" w:author="Curtis Krumel" w:date="2016-11-01T15:50:00Z">
        <w:r w:rsidRPr="000354AD">
          <w:rPr>
            <w:rFonts w:ascii="Consolas" w:hAnsi="Consolas" w:cs="Consolas"/>
            <w:color w:val="0000FF"/>
            <w:sz w:val="22"/>
            <w:szCs w:val="22"/>
            <w:rPrChange w:id="374" w:author="Curtis Krumel" w:date="2016-11-01T15:53:00Z">
              <w:rPr>
                <w:rFonts w:ascii="Consolas" w:hAnsi="Consolas" w:cs="Consolas"/>
                <w:color w:val="0000FF"/>
              </w:rPr>
            </w:rPrChange>
          </w:rPr>
          <w:t>exec</w:t>
        </w:r>
        <w:r w:rsidRPr="000354AD">
          <w:rPr>
            <w:rFonts w:ascii="Consolas" w:hAnsi="Consolas" w:cs="Consolas"/>
            <w:sz w:val="22"/>
            <w:szCs w:val="22"/>
            <w:rPrChange w:id="375" w:author="Curtis Krumel" w:date="2016-11-01T15:53:00Z">
              <w:rPr>
                <w:rFonts w:ascii="Consolas" w:hAnsi="Consolas" w:cs="Consolas"/>
              </w:rPr>
            </w:rPrChange>
          </w:rPr>
          <w:t xml:space="preserve"> Policy</w:t>
        </w:r>
        <w:r w:rsidRPr="000354AD">
          <w:rPr>
            <w:rFonts w:ascii="Consolas" w:hAnsi="Consolas" w:cs="Consolas"/>
            <w:color w:val="808080"/>
            <w:sz w:val="22"/>
            <w:szCs w:val="22"/>
            <w:rPrChange w:id="376" w:author="Curtis Krumel" w:date="2016-11-01T15:53:00Z">
              <w:rPr>
                <w:rFonts w:ascii="Consolas" w:hAnsi="Consolas" w:cs="Consolas"/>
                <w:color w:val="808080"/>
              </w:rPr>
            </w:rPrChange>
          </w:rPr>
          <w:t>.</w:t>
        </w:r>
        <w:r w:rsidRPr="000354AD">
          <w:rPr>
            <w:rFonts w:ascii="Consolas" w:hAnsi="Consolas" w:cs="Consolas"/>
            <w:sz w:val="22"/>
            <w:szCs w:val="22"/>
            <w:rPrChange w:id="377" w:author="Curtis Krumel" w:date="2016-11-01T15:53:00Z">
              <w:rPr>
                <w:rFonts w:ascii="Consolas" w:hAnsi="Consolas" w:cs="Consolas"/>
              </w:rPr>
            </w:rPrChange>
          </w:rPr>
          <w:t>usp_InsertServer</w:t>
        </w:r>
        <w:r w:rsidRPr="000354AD">
          <w:rPr>
            <w:rFonts w:ascii="Consolas" w:hAnsi="Consolas" w:cs="Consolas"/>
            <w:color w:val="0000FF"/>
            <w:sz w:val="22"/>
            <w:szCs w:val="22"/>
            <w:rPrChange w:id="378" w:author="Curtis Krumel" w:date="2016-11-01T15:53:00Z">
              <w:rPr>
                <w:rFonts w:ascii="Consolas" w:hAnsi="Consolas" w:cs="Consolas"/>
                <w:color w:val="0000FF"/>
              </w:rPr>
            </w:rPrChange>
          </w:rPr>
          <w:t xml:space="preserve"> </w:t>
        </w:r>
        <w:r w:rsidRPr="000354AD">
          <w:rPr>
            <w:rFonts w:ascii="Consolas" w:hAnsi="Consolas" w:cs="Consolas"/>
            <w:sz w:val="22"/>
            <w:szCs w:val="22"/>
            <w:rPrChange w:id="379" w:author="Curtis Krumel" w:date="2016-11-01T15:53:00Z">
              <w:rPr>
                <w:rFonts w:ascii="Consolas" w:hAnsi="Consolas" w:cs="Consolas"/>
              </w:rPr>
            </w:rPrChange>
          </w:rPr>
          <w:t>[CurtisKW510\InstName]</w:t>
        </w:r>
        <w:r w:rsidRPr="000354AD">
          <w:rPr>
            <w:rFonts w:ascii="Consolas" w:hAnsi="Consolas" w:cs="Consolas"/>
            <w:color w:val="808080"/>
            <w:sz w:val="22"/>
            <w:szCs w:val="22"/>
            <w:rPrChange w:id="380" w:author="Curtis Krumel" w:date="2016-11-01T15:53:00Z">
              <w:rPr>
                <w:rFonts w:ascii="Consolas" w:hAnsi="Consolas" w:cs="Consolas"/>
                <w:color w:val="808080"/>
              </w:rPr>
            </w:rPrChange>
          </w:rPr>
          <w:t>,</w:t>
        </w:r>
        <w:r w:rsidRPr="000354AD">
          <w:rPr>
            <w:rFonts w:ascii="Consolas" w:hAnsi="Consolas" w:cs="Consolas"/>
            <w:sz w:val="22"/>
            <w:szCs w:val="22"/>
            <w:rPrChange w:id="381" w:author="Curtis Krumel" w:date="2016-11-01T15:53:00Z">
              <w:rPr>
                <w:rFonts w:ascii="Consolas" w:hAnsi="Consolas" w:cs="Consolas"/>
              </w:rPr>
            </w:rPrChange>
          </w:rPr>
          <w:t xml:space="preserve"> </w:t>
        </w:r>
        <w:r w:rsidRPr="000354AD">
          <w:rPr>
            <w:rFonts w:ascii="Consolas" w:hAnsi="Consolas" w:cs="Consolas"/>
            <w:color w:val="FF0000"/>
            <w:sz w:val="22"/>
            <w:szCs w:val="22"/>
            <w:rPrChange w:id="382" w:author="Curtis Krumel" w:date="2016-11-01T15:53:00Z">
              <w:rPr>
                <w:rFonts w:ascii="Consolas" w:hAnsi="Consolas" w:cs="Consolas"/>
                <w:color w:val="FF0000"/>
              </w:rPr>
            </w:rPrChange>
          </w:rPr>
          <w:t>'SQL2012'</w:t>
        </w:r>
      </w:ins>
    </w:p>
    <w:p w14:paraId="74F9E5C1" w14:textId="566D276C" w:rsidR="000354AD" w:rsidRPr="000354AD" w:rsidRDefault="000354AD">
      <w:pPr>
        <w:pStyle w:val="step"/>
        <w:numPr>
          <w:ilvl w:val="0"/>
          <w:numId w:val="0"/>
        </w:numPr>
        <w:autoSpaceDE w:val="0"/>
        <w:autoSpaceDN w:val="0"/>
        <w:adjustRightInd w:val="0"/>
        <w:spacing w:after="0"/>
        <w:ind w:left="1440"/>
        <w:rPr>
          <w:ins w:id="383" w:author="Curtis Krumel" w:date="2016-11-01T15:50:00Z"/>
          <w:rPrChange w:id="384" w:author="Curtis Krumel" w:date="2016-11-01T15:54:00Z">
            <w:rPr>
              <w:ins w:id="385" w:author="Curtis Krumel" w:date="2016-11-01T15:50:00Z"/>
              <w:rFonts w:ascii="Consolas" w:hAnsi="Consolas" w:cs="Consolas"/>
              <w:color w:val="FF0000"/>
            </w:rPr>
          </w:rPrChange>
        </w:rPr>
        <w:pPrChange w:id="386" w:author="Curtis Krumel" w:date="2016-11-01T15:50:00Z">
          <w:pPr>
            <w:pStyle w:val="step"/>
            <w:numPr>
              <w:numId w:val="33"/>
            </w:numPr>
            <w:autoSpaceDE w:val="0"/>
            <w:autoSpaceDN w:val="0"/>
            <w:adjustRightInd w:val="0"/>
            <w:spacing w:after="0"/>
          </w:pPr>
        </w:pPrChange>
      </w:pPr>
      <w:ins w:id="387" w:author="Curtis Krumel" w:date="2016-11-01T15:53:00Z">
        <w:r w:rsidRPr="000354AD">
          <w:rPr>
            <w:rPrChange w:id="388" w:author="Curtis Krumel" w:date="2016-11-01T15:54:00Z">
              <w:rPr>
                <w:rFonts w:ascii="Consolas" w:hAnsi="Consolas" w:cs="Consolas"/>
                <w:color w:val="0000FF"/>
                <w:sz w:val="22"/>
                <w:szCs w:val="22"/>
              </w:rPr>
            </w:rPrChange>
          </w:rPr>
          <w:t xml:space="preserve">where </w:t>
        </w:r>
      </w:ins>
      <w:ins w:id="389" w:author="Curtis Krumel" w:date="2016-11-01T15:55:00Z">
        <w:r w:rsidRPr="00EF4862">
          <w:rPr>
            <w:rFonts w:ascii="Consolas" w:hAnsi="Consolas" w:cs="Consolas"/>
            <w:sz w:val="22"/>
            <w:szCs w:val="22"/>
          </w:rPr>
          <w:t>[CurtisKW510\InstName]</w:t>
        </w:r>
      </w:ins>
      <w:ins w:id="390" w:author="Curtis Krumel" w:date="2016-11-01T15:53:00Z">
        <w:r w:rsidRPr="000354AD">
          <w:rPr>
            <w:rPrChange w:id="391" w:author="Curtis Krumel" w:date="2016-11-01T15:54:00Z">
              <w:rPr>
                <w:rFonts w:ascii="Consolas" w:hAnsi="Consolas" w:cs="Consolas"/>
                <w:color w:val="0000FF"/>
                <w:sz w:val="22"/>
                <w:szCs w:val="22"/>
              </w:rPr>
            </w:rPrChange>
          </w:rPr>
          <w:t xml:space="preserve"> is the server and instance name and </w:t>
        </w:r>
      </w:ins>
      <w:ins w:id="392" w:author="Curtis Krumel" w:date="2016-11-01T15:55:00Z">
        <w:r w:rsidRPr="00EF4862">
          <w:rPr>
            <w:rFonts w:ascii="Consolas" w:hAnsi="Consolas" w:cs="Consolas"/>
            <w:color w:val="FF0000"/>
            <w:sz w:val="22"/>
            <w:szCs w:val="22"/>
          </w:rPr>
          <w:t>'SQL2012'</w:t>
        </w:r>
        <w:r>
          <w:rPr>
            <w:rFonts w:ascii="Consolas" w:hAnsi="Consolas" w:cs="Consolas"/>
            <w:color w:val="FF0000"/>
            <w:sz w:val="22"/>
            <w:szCs w:val="22"/>
          </w:rPr>
          <w:t xml:space="preserve"> </w:t>
        </w:r>
      </w:ins>
      <w:ins w:id="393" w:author="Curtis Krumel" w:date="2016-11-01T15:54:00Z">
        <w:r w:rsidRPr="000354AD">
          <w:rPr>
            <w:rPrChange w:id="394" w:author="Curtis Krumel" w:date="2016-11-01T15:54:00Z">
              <w:rPr>
                <w:rFonts w:ascii="Consolas" w:hAnsi="Consolas" w:cs="Consolas"/>
                <w:color w:val="0000FF"/>
                <w:sz w:val="22"/>
                <w:szCs w:val="22"/>
              </w:rPr>
            </w:rPrChange>
          </w:rPr>
          <w:t>is the group to which that instance belongs.</w:t>
        </w:r>
      </w:ins>
    </w:p>
    <w:p w14:paraId="74A541ED" w14:textId="287444DC" w:rsidR="00765E83" w:rsidRDefault="00765E83">
      <w:pPr>
        <w:pStyle w:val="step"/>
        <w:numPr>
          <w:ilvl w:val="1"/>
          <w:numId w:val="33"/>
        </w:numPr>
        <w:rPr>
          <w:ins w:id="395" w:author="Curtis Krumel" w:date="2016-11-01T15:52:00Z"/>
        </w:rPr>
        <w:pPrChange w:id="396" w:author="Curtis Krumel" w:date="2016-11-01T15:52:00Z">
          <w:pPr>
            <w:pStyle w:val="step"/>
            <w:numPr>
              <w:numId w:val="33"/>
            </w:numPr>
            <w:autoSpaceDE w:val="0"/>
            <w:autoSpaceDN w:val="0"/>
            <w:adjustRightInd w:val="0"/>
            <w:spacing w:after="0"/>
          </w:pPr>
        </w:pPrChange>
      </w:pPr>
      <w:ins w:id="397" w:author="Curtis Krumel" w:date="2016-11-01T15:50:00Z">
        <w:r w:rsidRPr="00765E83">
          <w:rPr>
            <w:rPrChange w:id="398" w:author="Curtis Krumel" w:date="2016-11-01T15:52:00Z">
              <w:rPr>
                <w:rFonts w:ascii="Consolas" w:hAnsi="Consolas" w:cs="Consolas"/>
                <w:color w:val="0000FF"/>
              </w:rPr>
            </w:rPrChange>
          </w:rPr>
          <w:t>To list the contents of the Policy.Servers table (which determines the servers and instances and the groups to which they belong), execute the following:</w:t>
        </w:r>
      </w:ins>
    </w:p>
    <w:p w14:paraId="2E5BCEDB" w14:textId="4D4E3BA3" w:rsidR="00765E83" w:rsidRDefault="00765E83">
      <w:pPr>
        <w:pStyle w:val="step"/>
        <w:numPr>
          <w:ilvl w:val="0"/>
          <w:numId w:val="0"/>
        </w:numPr>
        <w:autoSpaceDE w:val="0"/>
        <w:autoSpaceDN w:val="0"/>
        <w:adjustRightInd w:val="0"/>
        <w:spacing w:after="0"/>
        <w:ind w:left="1440"/>
        <w:rPr>
          <w:ins w:id="399" w:author="Curtis Krumel" w:date="2016-11-01T15:42:00Z"/>
        </w:rPr>
        <w:pPrChange w:id="400" w:author="Curtis Krumel" w:date="2016-11-01T15:55:00Z">
          <w:pPr>
            <w:pStyle w:val="step"/>
            <w:numPr>
              <w:numId w:val="33"/>
            </w:numPr>
          </w:pPr>
        </w:pPrChange>
      </w:pPr>
      <w:ins w:id="401" w:author="Curtis Krumel" w:date="2016-11-01T15:52:00Z">
        <w:r>
          <w:rPr>
            <w:rFonts w:ascii="Consolas" w:hAnsi="Consolas" w:cs="Consolas"/>
            <w:color w:val="0000FF"/>
          </w:rPr>
          <w:t>EXEC</w:t>
        </w:r>
        <w:r w:rsidRPr="000354AD">
          <w:rPr>
            <w:rFonts w:ascii="Consolas" w:hAnsi="Consolas" w:cs="Consolas"/>
            <w:color w:val="0000FF"/>
            <w:rPrChange w:id="402" w:author="Curtis Krumel" w:date="2016-11-01T15:53:00Z">
              <w:rPr>
                <w:rFonts w:ascii="Consolas" w:hAnsi="Consolas" w:cs="Consolas"/>
              </w:rPr>
            </w:rPrChange>
          </w:rPr>
          <w:t xml:space="preserve"> [Policy]</w:t>
        </w:r>
        <w:r w:rsidRPr="000354AD">
          <w:rPr>
            <w:rFonts w:ascii="Consolas" w:hAnsi="Consolas" w:cs="Consolas"/>
            <w:color w:val="0000FF"/>
            <w:rPrChange w:id="403" w:author="Curtis Krumel" w:date="2016-11-01T15:53:00Z">
              <w:rPr>
                <w:rFonts w:ascii="Consolas" w:hAnsi="Consolas" w:cs="Consolas"/>
                <w:color w:val="808080"/>
              </w:rPr>
            </w:rPrChange>
          </w:rPr>
          <w:t>.</w:t>
        </w:r>
        <w:r w:rsidRPr="000354AD">
          <w:rPr>
            <w:rFonts w:ascii="Consolas" w:hAnsi="Consolas" w:cs="Consolas"/>
            <w:color w:val="0000FF"/>
            <w:rPrChange w:id="404" w:author="Curtis Krumel" w:date="2016-11-01T15:53:00Z">
              <w:rPr>
                <w:rFonts w:ascii="Consolas" w:hAnsi="Consolas" w:cs="Consolas"/>
              </w:rPr>
            </w:rPrChange>
          </w:rPr>
          <w:t>[usp_ListServers]</w:t>
        </w:r>
      </w:ins>
    </w:p>
    <w:p w14:paraId="1E2C94E8" w14:textId="77777777" w:rsidR="000920D5" w:rsidRDefault="000920D5">
      <w:pPr>
        <w:pStyle w:val="step"/>
        <w:numPr>
          <w:ilvl w:val="0"/>
          <w:numId w:val="0"/>
        </w:numPr>
        <w:ind w:left="1440"/>
        <w:pPrChange w:id="405" w:author="Curtis Krumel" w:date="2016-11-01T15:41:00Z">
          <w:pPr>
            <w:pStyle w:val="step"/>
            <w:numPr>
              <w:numId w:val="33"/>
            </w:numPr>
          </w:pPr>
        </w:pPrChange>
      </w:pPr>
    </w:p>
    <w:p w14:paraId="670FF069" w14:textId="77B8D9FC" w:rsidR="00262BD2" w:rsidRDefault="000354AD" w:rsidP="00250291">
      <w:pPr>
        <w:pStyle w:val="step"/>
      </w:pPr>
      <w:ins w:id="406" w:author="Curtis Krumel" w:date="2016-11-01T15:55:00Z">
        <w:r>
          <w:t>Note the n</w:t>
        </w:r>
      </w:ins>
      <w:del w:id="407" w:author="Curtis Krumel" w:date="2016-11-01T15:55:00Z">
        <w:r w:rsidR="00262BD2" w:rsidDel="000354AD">
          <w:delText>N</w:delText>
        </w:r>
      </w:del>
      <w:r w:rsidR="00262BD2">
        <w:t>ame and password of a domain user account for use in running SQL Agent Audit jobs.</w:t>
      </w:r>
    </w:p>
    <w:p w14:paraId="6986C8C1" w14:textId="77777777" w:rsidR="00262BD2" w:rsidRDefault="00262BD2" w:rsidP="0018340F">
      <w:pPr>
        <w:pStyle w:val="step"/>
        <w:numPr>
          <w:ilvl w:val="0"/>
          <w:numId w:val="0"/>
        </w:numPr>
        <w:ind w:left="1440"/>
      </w:pPr>
      <w:r>
        <w:t>SQL Audit Account Name: ______________________________________</w:t>
      </w:r>
    </w:p>
    <w:p w14:paraId="72D0816E" w14:textId="17047756" w:rsidR="00262BD2" w:rsidRDefault="000354AD" w:rsidP="00250291">
      <w:pPr>
        <w:pStyle w:val="step"/>
      </w:pPr>
      <w:ins w:id="408" w:author="Curtis Krumel" w:date="2016-11-01T15:56:00Z">
        <w:r>
          <w:t>Note the n</w:t>
        </w:r>
      </w:ins>
      <w:del w:id="409" w:author="Curtis Krumel" w:date="2016-11-01T15:56:00Z">
        <w:r w:rsidR="00262BD2" w:rsidDel="000354AD">
          <w:delText>N</w:delText>
        </w:r>
      </w:del>
      <w:r w:rsidR="00262BD2">
        <w:t xml:space="preserve">ame and password of a domain user account for use in running the PowerShell scripts. Can be the same as the audit account above. </w:t>
      </w:r>
    </w:p>
    <w:p w14:paraId="440259B0" w14:textId="77777777" w:rsidR="00262BD2" w:rsidRDefault="00262BD2" w:rsidP="0018340F">
      <w:pPr>
        <w:pStyle w:val="step"/>
        <w:numPr>
          <w:ilvl w:val="0"/>
          <w:numId w:val="0"/>
        </w:numPr>
        <w:ind w:left="1440"/>
      </w:pPr>
      <w:r>
        <w:t>SQL PowerShell Account Name: _________________________________</w:t>
      </w:r>
    </w:p>
    <w:p w14:paraId="2937912D" w14:textId="3472A1AA" w:rsidR="00262BD2" w:rsidRDefault="00262BD2" w:rsidP="00250291">
      <w:pPr>
        <w:pStyle w:val="step"/>
      </w:pPr>
      <w:r>
        <w:t>Local or SAN attached drive on the new server to store the audit files for the instance.   5 GB per monitored server is a suggested minimum for moderately busy servers.</w:t>
      </w:r>
    </w:p>
    <w:p w14:paraId="2CB0C5CF" w14:textId="3FF56A84" w:rsidR="00922D5A" w:rsidRDefault="00922D5A" w:rsidP="0018340F">
      <w:pPr>
        <w:pStyle w:val="step"/>
        <w:numPr>
          <w:ilvl w:val="0"/>
          <w:numId w:val="0"/>
        </w:numPr>
        <w:ind w:left="1440"/>
      </w:pPr>
      <w:r>
        <w:t>Location for audit file storage: _____:/Audit</w:t>
      </w:r>
    </w:p>
    <w:p w14:paraId="6A1689E5" w14:textId="1F791731" w:rsidR="00922D5A" w:rsidRDefault="00922D5A" w:rsidP="00922D5A">
      <w:pPr>
        <w:pStyle w:val="Heading3"/>
      </w:pPr>
      <w:bookmarkStart w:id="410" w:name="_Toc465253177"/>
      <w:r>
        <w:t xml:space="preserve">Create </w:t>
      </w:r>
      <w:r w:rsidR="00806862">
        <w:t>the</w:t>
      </w:r>
      <w:r>
        <w:t xml:space="preserve"> folder</w:t>
      </w:r>
      <w:r w:rsidR="00806862">
        <w:t>s</w:t>
      </w:r>
      <w:r>
        <w:t xml:space="preserve"> for the new instance’s audit files</w:t>
      </w:r>
      <w:bookmarkEnd w:id="410"/>
    </w:p>
    <w:p w14:paraId="6C528CDD" w14:textId="28F455AB" w:rsidR="00806862" w:rsidRDefault="00922D5A" w:rsidP="00250291">
      <w:pPr>
        <w:pStyle w:val="step"/>
        <w:numPr>
          <w:ilvl w:val="0"/>
          <w:numId w:val="32"/>
        </w:numPr>
      </w:pPr>
      <w:r w:rsidRPr="00806862">
        <w:t xml:space="preserve">On the </w:t>
      </w:r>
      <w:r w:rsidR="00CE3677">
        <w:t>Main Server</w:t>
      </w:r>
      <w:r w:rsidR="00806862">
        <w:t xml:space="preserve"> using Windows Explorer</w:t>
      </w:r>
      <w:r w:rsidRPr="00806862">
        <w:t xml:space="preserve">, open the X:\SQLAudit folder. </w:t>
      </w:r>
    </w:p>
    <w:p w14:paraId="45041542" w14:textId="5256CE5E" w:rsidR="00922D5A" w:rsidRDefault="00922D5A" w:rsidP="00250291">
      <w:pPr>
        <w:pStyle w:val="step"/>
      </w:pPr>
      <w:r w:rsidRPr="00806862">
        <w:t>C</w:t>
      </w:r>
      <w:r w:rsidR="00806862">
        <w:t>reate a new folder with a name made of the ServerName_InstanceName of the instances being added. (As before, use MSSQL for the InstanceName of a default instance.)</w:t>
      </w:r>
    </w:p>
    <w:p w14:paraId="6737DF3C" w14:textId="6883C76F" w:rsidR="00806862" w:rsidRDefault="00806862" w:rsidP="00250291">
      <w:pPr>
        <w:pStyle w:val="step"/>
      </w:pPr>
      <w:r>
        <w:t>Assign Read and Delete permissions on this folder to the domain user account identified in step 5.1.2 above if these permissions do not already exist.</w:t>
      </w:r>
    </w:p>
    <w:p w14:paraId="30434123" w14:textId="0EB8266A" w:rsidR="00806862" w:rsidRDefault="00806862" w:rsidP="00250291">
      <w:pPr>
        <w:pStyle w:val="step"/>
      </w:pPr>
      <w:r>
        <w:t>On the remote server using Windows Explorer, open the drive that was identified in step 5.1.4 (above). These instructions will refer to it as X:</w:t>
      </w:r>
    </w:p>
    <w:p w14:paraId="49A6596B" w14:textId="796D3CC5" w:rsidR="00806862" w:rsidRDefault="00806862" w:rsidP="00250291">
      <w:pPr>
        <w:pStyle w:val="step"/>
      </w:pPr>
      <w:r>
        <w:t>Create a folder on this drive called “Audit”.</w:t>
      </w:r>
    </w:p>
    <w:p w14:paraId="6EC156C9" w14:textId="22F45E6F" w:rsidR="00806862" w:rsidRDefault="00806862" w:rsidP="00250291">
      <w:pPr>
        <w:pStyle w:val="step"/>
      </w:pPr>
      <w:r>
        <w:t>Create a sub-folder in X:\Audit with the name of the SQL Instance being added.</w:t>
      </w:r>
      <w:r w:rsidRPr="00806862">
        <w:t xml:space="preserve"> </w:t>
      </w:r>
      <w:r>
        <w:t>(As before, use MSSQL for the Instance Name of a default instance.)</w:t>
      </w:r>
    </w:p>
    <w:p w14:paraId="13D7980D" w14:textId="103BD8D6" w:rsidR="00806862" w:rsidRPr="00806862" w:rsidRDefault="00806862" w:rsidP="0018340F">
      <w:pPr>
        <w:pStyle w:val="step"/>
      </w:pPr>
      <w:r>
        <w:lastRenderedPageBreak/>
        <w:t>Assign Read and Delete permissions on the X:\Audit folder and its child folders to the domain user account identified in step 5.1.2 above if these permissions do not already exist.</w:t>
      </w:r>
    </w:p>
    <w:p w14:paraId="53C935D3" w14:textId="77777777" w:rsidR="00262BD2" w:rsidRDefault="00262BD2" w:rsidP="00262BD2">
      <w:pPr>
        <w:pStyle w:val="PlainText"/>
      </w:pPr>
    </w:p>
    <w:p w14:paraId="69C3D0CF" w14:textId="52A3570F" w:rsidR="00262BD2" w:rsidRPr="003B1646" w:rsidRDefault="00262BD2" w:rsidP="00262BD2">
      <w:r>
        <w:t>All of the</w:t>
      </w:r>
      <w:r w:rsidR="00922D5A">
        <w:t xml:space="preserve"> following</w:t>
      </w:r>
      <w:r>
        <w:t xml:space="preserve"> steps can be performed from a </w:t>
      </w:r>
      <w:del w:id="411" w:author="Curtis Krumel" w:date="2016-11-01T15:56:00Z">
        <w:r w:rsidDel="000354AD">
          <w:delText xml:space="preserve">remote </w:delText>
        </w:r>
      </w:del>
      <w:ins w:id="412" w:author="Curtis Krumel" w:date="2016-11-01T15:56:00Z">
        <w:r w:rsidR="000354AD">
          <w:t>any computer</w:t>
        </w:r>
      </w:ins>
      <w:del w:id="413" w:author="Curtis Krumel" w:date="2016-11-01T15:57:00Z">
        <w:r w:rsidDel="000354AD">
          <w:delText>server</w:delText>
        </w:r>
      </w:del>
      <w:r>
        <w:t xml:space="preserve"> (like the </w:t>
      </w:r>
      <w:r w:rsidR="00CE3677">
        <w:t>Main Server</w:t>
      </w:r>
      <w:r>
        <w:t>) so long as a sysadmin privileged SSMS query window can be opened to the remote server.</w:t>
      </w:r>
    </w:p>
    <w:p w14:paraId="182E8AC4" w14:textId="6890D2B7" w:rsidR="00262BD2" w:rsidRDefault="00262BD2" w:rsidP="00262BD2">
      <w:pPr>
        <w:pStyle w:val="Heading3"/>
        <w:rPr>
          <w:rStyle w:val="Hyperlink"/>
        </w:rPr>
      </w:pPr>
      <w:bookmarkStart w:id="414" w:name="_Toc465253178"/>
      <w:r>
        <w:t>Create the SQL instance Audit, the instance Audit specification, and the Database Audit specification. (</w:t>
      </w:r>
      <w:del w:id="415" w:author="Curtis Krumel" w:date="2016-10-26T14:37:00Z">
        <w:r w:rsidDel="00560944">
          <w:delText>02CreateAuditAuditsAndSpecs.sql</w:delText>
        </w:r>
      </w:del>
      <w:ins w:id="416" w:author="Curtis Krumel" w:date="2016-10-26T14:37:00Z">
        <w:r w:rsidR="00560944">
          <w:t>02CreateAuditObjects.sql</w:t>
        </w:r>
      </w:ins>
      <w:r>
        <w:t xml:space="preserve">) </w:t>
      </w:r>
      <w:hyperlink w:anchor="_On_each_server" w:history="1">
        <w:r w:rsidRPr="00657DBA">
          <w:rPr>
            <w:rStyle w:val="Hyperlink"/>
          </w:rPr>
          <w:t>Link</w:t>
        </w:r>
        <w:bookmarkEnd w:id="414"/>
      </w:hyperlink>
    </w:p>
    <w:p w14:paraId="4C8E3474" w14:textId="16F0A0A8" w:rsidR="00262BD2" w:rsidRDefault="00262BD2" w:rsidP="00250291">
      <w:pPr>
        <w:pStyle w:val="step"/>
        <w:numPr>
          <w:ilvl w:val="0"/>
          <w:numId w:val="29"/>
        </w:numPr>
      </w:pPr>
      <w:r>
        <w:t xml:space="preserve">Open the </w:t>
      </w:r>
      <w:del w:id="417" w:author="Curtis Krumel" w:date="2016-10-26T14:37:00Z">
        <w:r w:rsidDel="00560944">
          <w:delText>02CreateAuditAuditsAndSpecs.sql</w:delText>
        </w:r>
      </w:del>
      <w:ins w:id="418" w:author="Curtis Krumel" w:date="2016-10-26T14:37:00Z">
        <w:r w:rsidR="00560944">
          <w:t>02CreateAuditObjects.sql</w:t>
        </w:r>
      </w:ins>
      <w:r>
        <w:t xml:space="preserve"> script in an SSMS query window with a connection to the remote server.</w:t>
      </w:r>
    </w:p>
    <w:p w14:paraId="067F2946" w14:textId="77777777" w:rsidR="00262BD2" w:rsidRDefault="00262BD2" w:rsidP="00262BD2">
      <w:pPr>
        <w:pStyle w:val="step"/>
      </w:pPr>
      <w:r>
        <w:t xml:space="preserve">Set the script variables to the desired values as noted in the </w:t>
      </w:r>
      <w:hyperlink w:anchor="_Running_the_Scripts" w:history="1">
        <w:r w:rsidRPr="00217E44">
          <w:rPr>
            <w:rStyle w:val="Hyperlink"/>
          </w:rPr>
          <w:t>table</w:t>
        </w:r>
      </w:hyperlink>
      <w:r>
        <w:t xml:space="preserve"> above. You will likely only want to edit the files location for the files of the audit (</w:t>
      </w:r>
      <w:r>
        <w:rPr>
          <w:rFonts w:ascii="Consolas" w:hAnsi="Consolas" w:cs="Consolas"/>
          <w:highlight w:val="lightGray"/>
        </w:rPr>
        <w:t>AuditFilePath</w:t>
      </w:r>
      <w:r>
        <w:t>). The variables and default values from the script are:</w:t>
      </w:r>
    </w:p>
    <w:p w14:paraId="575F21D1" w14:textId="77777777" w:rsidR="00262BD2" w:rsidRDefault="00262BD2" w:rsidP="00262BD2">
      <w:pPr>
        <w:pStyle w:val="step"/>
        <w:numPr>
          <w:ilvl w:val="0"/>
          <w:numId w:val="0"/>
        </w:numPr>
        <w:ind w:left="1440"/>
      </w:pPr>
    </w:p>
    <w:p w14:paraId="77A14263"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AuditFilePath "C:\Audit"</w:t>
      </w:r>
    </w:p>
    <w:p w14:paraId="007CCCA6"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IsMirrored "False"</w:t>
      </w:r>
    </w:p>
    <w:p w14:paraId="4EC3B95F"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MaxSize 100</w:t>
      </w:r>
    </w:p>
    <w:p w14:paraId="45AB4CC7"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MaxRolloverFiles 255</w:t>
      </w:r>
    </w:p>
    <w:p w14:paraId="57AD365F"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ReserveDiskSpace "OFF"</w:t>
      </w:r>
    </w:p>
    <w:p w14:paraId="2B0BD0AD"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QueueDelay 1000</w:t>
      </w:r>
    </w:p>
    <w:p w14:paraId="7F51417A"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OnFailure CONTINUE </w:t>
      </w:r>
    </w:p>
    <w:p w14:paraId="6B49F435" w14:textId="77777777" w:rsidR="00262BD2" w:rsidRDefault="00262BD2" w:rsidP="00262BD2">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:setvar EnabledState ON</w:t>
      </w:r>
    </w:p>
    <w:p w14:paraId="0F2A7E15" w14:textId="77777777" w:rsidR="00262BD2" w:rsidRDefault="00262BD2" w:rsidP="00262BD2">
      <w:pPr>
        <w:pStyle w:val="step"/>
        <w:numPr>
          <w:ilvl w:val="0"/>
          <w:numId w:val="0"/>
        </w:numPr>
      </w:pPr>
    </w:p>
    <w:p w14:paraId="6C33A399" w14:textId="77777777" w:rsidR="00262BD2" w:rsidRDefault="00262BD2" w:rsidP="00262BD2">
      <w:pPr>
        <w:pStyle w:val="step"/>
      </w:pPr>
      <w:r w:rsidRPr="00E55E40">
        <w:t>Set the script to run in SQLCMD mode</w:t>
      </w:r>
    </w:p>
    <w:p w14:paraId="141818B9" w14:textId="77777777" w:rsidR="00262BD2" w:rsidRDefault="00262BD2" w:rsidP="00262BD2">
      <w:pPr>
        <w:pStyle w:val="step"/>
        <w:numPr>
          <w:ilvl w:val="1"/>
          <w:numId w:val="7"/>
        </w:numPr>
      </w:pPr>
      <w:r>
        <w:t>With the focus on the query window, select the ‘Query’ menu from the top of the SSMS.</w:t>
      </w:r>
    </w:p>
    <w:p w14:paraId="7B7939A9" w14:textId="77777777" w:rsidR="00262BD2" w:rsidRDefault="00262BD2" w:rsidP="00262BD2">
      <w:pPr>
        <w:pStyle w:val="step"/>
        <w:numPr>
          <w:ilvl w:val="1"/>
          <w:numId w:val="7"/>
        </w:numPr>
      </w:pPr>
      <w:r>
        <w:t>The SQLCMD selection will be third from the bottom. Click it. The background of the variables will turn to dark gray.</w:t>
      </w:r>
    </w:p>
    <w:p w14:paraId="74A5FB08" w14:textId="77777777" w:rsidR="00262BD2" w:rsidRDefault="00262BD2" w:rsidP="00262BD2">
      <w:pPr>
        <w:pStyle w:val="step"/>
      </w:pPr>
      <w:r>
        <w:t>Execute the Query.</w:t>
      </w:r>
    </w:p>
    <w:p w14:paraId="1E9C5ED0" w14:textId="77777777" w:rsidR="00262BD2" w:rsidRDefault="00262BD2" w:rsidP="00262BD2">
      <w:pPr>
        <w:pStyle w:val="step"/>
      </w:pPr>
      <w:r>
        <w:t>When finished, check for the existence of the instance audit, instance audit specification, and the database audit. specifications.</w:t>
      </w:r>
    </w:p>
    <w:p w14:paraId="6FEE239B" w14:textId="77777777" w:rsidR="00262BD2" w:rsidRDefault="00262BD2" w:rsidP="00262BD2">
      <w:pPr>
        <w:pStyle w:val="step"/>
        <w:numPr>
          <w:ilvl w:val="1"/>
          <w:numId w:val="7"/>
        </w:numPr>
      </w:pPr>
      <w:r>
        <w:t>In the SSMS Object Explorer, refresh the Security node.</w:t>
      </w:r>
    </w:p>
    <w:p w14:paraId="1DD8ED8B" w14:textId="77777777" w:rsidR="00262BD2" w:rsidRDefault="00262BD2" w:rsidP="00262BD2">
      <w:pPr>
        <w:pStyle w:val="step"/>
        <w:numPr>
          <w:ilvl w:val="1"/>
          <w:numId w:val="7"/>
        </w:numPr>
      </w:pPr>
      <w:r>
        <w:t xml:space="preserve">In the Security node, expand the Audits node and confirm the existence of the audit named </w:t>
      </w:r>
      <w:r w:rsidRPr="00AB60FF">
        <w:t>STIG_COMPLIANT_SERVER_AUDIT</w:t>
      </w:r>
      <w:r>
        <w:t>.</w:t>
      </w:r>
    </w:p>
    <w:p w14:paraId="261DA745" w14:textId="77777777" w:rsidR="00262BD2" w:rsidRDefault="00262BD2" w:rsidP="00262BD2">
      <w:pPr>
        <w:pStyle w:val="step"/>
        <w:numPr>
          <w:ilvl w:val="1"/>
          <w:numId w:val="7"/>
        </w:numPr>
      </w:pPr>
      <w:r>
        <w:t xml:space="preserve">In the Server Audit Specifications node, expand the node and confirm the existence of the audit specification named </w:t>
      </w:r>
      <w:r w:rsidRPr="00AB60FF">
        <w:t>STIG_COMPLIANT_SERVER_AUDIT</w:t>
      </w:r>
    </w:p>
    <w:p w14:paraId="5AA6B744" w14:textId="77777777" w:rsidR="00262BD2" w:rsidRDefault="00262BD2" w:rsidP="00262BD2">
      <w:pPr>
        <w:pStyle w:val="step"/>
        <w:numPr>
          <w:ilvl w:val="1"/>
          <w:numId w:val="7"/>
        </w:numPr>
      </w:pPr>
      <w:r>
        <w:t xml:space="preserve">(Enterprise Edition only) In any of the user database, expand the database node, the Security node, and the Database Audit Specification node to confirm the </w:t>
      </w:r>
      <w:r>
        <w:lastRenderedPageBreak/>
        <w:t xml:space="preserve">existence of an audit specification named </w:t>
      </w:r>
      <w:r w:rsidRPr="00E94D03">
        <w:t>STIG_COMPLIANT_</w:t>
      </w:r>
      <w:r>
        <w:t>DATABASE</w:t>
      </w:r>
      <w:r w:rsidRPr="00E94D03">
        <w:t>_AUDIT</w:t>
      </w:r>
    </w:p>
    <w:p w14:paraId="48D18431" w14:textId="77777777" w:rsidR="00262BD2" w:rsidRPr="00BF2C76" w:rsidRDefault="00262BD2" w:rsidP="00262BD2"/>
    <w:p w14:paraId="28C9397F" w14:textId="18302025" w:rsidR="00262BD2" w:rsidRDefault="00262BD2" w:rsidP="00262BD2">
      <w:pPr>
        <w:pStyle w:val="Heading3"/>
        <w:rPr>
          <w:rStyle w:val="Hyperlink"/>
        </w:rPr>
      </w:pPr>
      <w:bookmarkStart w:id="419" w:name="_Toc465253179"/>
      <w:r>
        <w:t>Create the Proxy and Credential (</w:t>
      </w:r>
      <w:del w:id="420" w:author="Curtis Krumel" w:date="2016-10-26T14:38:00Z">
        <w:r w:rsidDel="00560944">
          <w:delText>03CreateAuditCredentialAndProxy.sql</w:delText>
        </w:r>
      </w:del>
      <w:ins w:id="421" w:author="Curtis Krumel" w:date="2016-10-26T14:38:00Z">
        <w:r w:rsidR="00560944">
          <w:t>02CreateAuditObjects.sql</w:t>
        </w:r>
      </w:ins>
      <w:r>
        <w:t xml:space="preserve">) </w:t>
      </w:r>
      <w:hyperlink w:anchor="_On_each_server" w:history="1">
        <w:r w:rsidRPr="00657DBA">
          <w:rPr>
            <w:rStyle w:val="Hyperlink"/>
          </w:rPr>
          <w:t>Link</w:t>
        </w:r>
        <w:bookmarkEnd w:id="419"/>
      </w:hyperlink>
    </w:p>
    <w:p w14:paraId="4AAF93FA" w14:textId="094DF673" w:rsidR="00262BD2" w:rsidRDefault="00262BD2" w:rsidP="00250291">
      <w:pPr>
        <w:pStyle w:val="step"/>
        <w:numPr>
          <w:ilvl w:val="0"/>
          <w:numId w:val="26"/>
        </w:numPr>
      </w:pPr>
      <w:r>
        <w:t xml:space="preserve">Open the </w:t>
      </w:r>
      <w:del w:id="422" w:author="Curtis Krumel" w:date="2016-10-26T14:38:00Z">
        <w:r w:rsidDel="00560944">
          <w:delText>03CreateAuditCredentialAndProxy.sql</w:delText>
        </w:r>
      </w:del>
      <w:ins w:id="423" w:author="Curtis Krumel" w:date="2016-10-26T14:38:00Z">
        <w:r w:rsidR="00560944">
          <w:t>02CreateAuditObjects.sql</w:t>
        </w:r>
      </w:ins>
      <w:r>
        <w:t xml:space="preserve"> script in an SSMS query window with a connection to the remote server.</w:t>
      </w:r>
    </w:p>
    <w:p w14:paraId="4CCCCBAA" w14:textId="77777777" w:rsidR="00262BD2" w:rsidRDefault="00262BD2" w:rsidP="00262BD2">
      <w:pPr>
        <w:pStyle w:val="step"/>
      </w:pPr>
      <w:r>
        <w:t xml:space="preserve">Set the script variables to the desired values as noted in the </w:t>
      </w:r>
      <w:hyperlink w:anchor="_Running_the_Scripts" w:history="1">
        <w:r w:rsidRPr="00217E44">
          <w:rPr>
            <w:rStyle w:val="Hyperlink"/>
          </w:rPr>
          <w:t>table</w:t>
        </w:r>
      </w:hyperlink>
      <w:r>
        <w:t xml:space="preserve"> above. You will likely only want to edit the </w:t>
      </w:r>
      <w:r>
        <w:rPr>
          <w:rFonts w:ascii="Consolas" w:hAnsi="Consolas" w:cs="Consolas"/>
          <w:highlight w:val="lightGray"/>
        </w:rPr>
        <w:t>AuditCredAcct</w:t>
      </w:r>
      <w:r>
        <w:rPr>
          <w:rFonts w:ascii="Consolas" w:hAnsi="Consolas" w:cs="Consolas"/>
        </w:rPr>
        <w:t xml:space="preserve"> and </w:t>
      </w:r>
      <w:r>
        <w:rPr>
          <w:rFonts w:ascii="Consolas" w:hAnsi="Consolas" w:cs="Consolas"/>
          <w:highlight w:val="lightGray"/>
        </w:rPr>
        <w:t>AuditCred</w:t>
      </w:r>
      <w:r w:rsidRPr="00475284">
        <w:rPr>
          <w:rFonts w:ascii="Consolas" w:hAnsi="Consolas" w:cs="Consolas"/>
          <w:highlight w:val="lightGray"/>
        </w:rPr>
        <w:t>PW</w:t>
      </w:r>
      <w:r>
        <w:t>. The variables and default values from the script are:</w:t>
      </w:r>
    </w:p>
    <w:p w14:paraId="67AE1D89" w14:textId="77777777" w:rsidR="00262BD2" w:rsidRDefault="00262BD2" w:rsidP="00262BD2">
      <w:pPr>
        <w:pStyle w:val="step"/>
        <w:numPr>
          <w:ilvl w:val="0"/>
          <w:numId w:val="0"/>
        </w:numPr>
        <w:ind w:left="1440"/>
      </w:pPr>
    </w:p>
    <w:p w14:paraId="1DAFF660"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AuditCredAcct</w:t>
      </w:r>
      <w:r>
        <w:rPr>
          <w:rFonts w:ascii="Consolas" w:hAnsi="Consolas" w:cs="Consolas"/>
          <w:sz w:val="24"/>
          <w:szCs w:val="24"/>
          <w:highlight w:val="lightGray"/>
        </w:rPr>
        <w:tab/>
      </w:r>
      <w:r>
        <w:rPr>
          <w:rFonts w:ascii="Consolas" w:hAnsi="Consolas" w:cs="Consolas"/>
          <w:sz w:val="24"/>
          <w:szCs w:val="24"/>
          <w:highlight w:val="lightGray"/>
        </w:rPr>
        <w:tab/>
        <w:t>"DOMAIN\UserName"</w:t>
      </w:r>
    </w:p>
    <w:p w14:paraId="028B800B"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AuditCredPW</w:t>
      </w:r>
      <w:r>
        <w:rPr>
          <w:rFonts w:ascii="Consolas" w:hAnsi="Consolas" w:cs="Consolas"/>
          <w:sz w:val="24"/>
          <w:szCs w:val="24"/>
          <w:highlight w:val="lightGray"/>
        </w:rPr>
        <w:tab/>
      </w:r>
      <w:r>
        <w:rPr>
          <w:rFonts w:ascii="Consolas" w:hAnsi="Consolas" w:cs="Consolas"/>
          <w:sz w:val="24"/>
          <w:szCs w:val="24"/>
          <w:highlight w:val="lightGray"/>
        </w:rPr>
        <w:tab/>
        <w:t>"PasswordHere"</w:t>
      </w:r>
    </w:p>
    <w:p w14:paraId="3CBBDE31"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color w:val="008000"/>
          <w:sz w:val="24"/>
          <w:szCs w:val="24"/>
        </w:rPr>
        <w:t>-- Recommend using wrong PW here and changing in UI (more secure)</w:t>
      </w:r>
    </w:p>
    <w:p w14:paraId="0E47E07D"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color w:val="008000"/>
          <w:sz w:val="24"/>
          <w:szCs w:val="24"/>
        </w:rPr>
        <w:t>-- Probably no need to change the values below</w:t>
      </w:r>
    </w:p>
    <w:p w14:paraId="767BC7FD"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AuditCredObj</w:t>
      </w:r>
      <w:r>
        <w:rPr>
          <w:rFonts w:ascii="Consolas" w:hAnsi="Consolas" w:cs="Consolas"/>
          <w:sz w:val="24"/>
          <w:szCs w:val="24"/>
          <w:highlight w:val="lightGray"/>
        </w:rPr>
        <w:tab/>
      </w:r>
      <w:r>
        <w:rPr>
          <w:rFonts w:ascii="Consolas" w:hAnsi="Consolas" w:cs="Consolas"/>
          <w:sz w:val="24"/>
          <w:szCs w:val="24"/>
          <w:highlight w:val="lightGray"/>
        </w:rPr>
        <w:tab/>
        <w:t>"AuditCredential"</w:t>
      </w:r>
    </w:p>
    <w:p w14:paraId="05B4380A" w14:textId="77777777" w:rsidR="00262BD2" w:rsidRDefault="00262BD2" w:rsidP="00262BD2">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:setvar AuditProxy</w:t>
      </w:r>
      <w:r>
        <w:rPr>
          <w:rFonts w:ascii="Consolas" w:hAnsi="Consolas" w:cs="Consolas"/>
          <w:sz w:val="24"/>
          <w:szCs w:val="24"/>
          <w:highlight w:val="lightGray"/>
        </w:rPr>
        <w:tab/>
      </w:r>
      <w:r>
        <w:rPr>
          <w:rFonts w:ascii="Consolas" w:hAnsi="Consolas" w:cs="Consolas"/>
          <w:sz w:val="24"/>
          <w:szCs w:val="24"/>
          <w:highlight w:val="lightGray"/>
        </w:rPr>
        <w:tab/>
        <w:t>"AuditProxy"</w:t>
      </w:r>
    </w:p>
    <w:p w14:paraId="6DD68650" w14:textId="77777777" w:rsidR="00262BD2" w:rsidRDefault="00262BD2" w:rsidP="00262BD2">
      <w:pPr>
        <w:pStyle w:val="step"/>
        <w:numPr>
          <w:ilvl w:val="0"/>
          <w:numId w:val="0"/>
        </w:numPr>
      </w:pPr>
    </w:p>
    <w:p w14:paraId="59EB8B1F" w14:textId="77777777" w:rsidR="00262BD2" w:rsidRDefault="00262BD2" w:rsidP="00262BD2">
      <w:pPr>
        <w:pStyle w:val="step"/>
      </w:pPr>
      <w:r w:rsidRPr="00E55E40">
        <w:t>Set the script to run in SQLCMD mode</w:t>
      </w:r>
    </w:p>
    <w:p w14:paraId="3C44F902" w14:textId="77777777" w:rsidR="00262BD2" w:rsidRDefault="00262BD2" w:rsidP="00262BD2">
      <w:pPr>
        <w:pStyle w:val="step"/>
        <w:numPr>
          <w:ilvl w:val="1"/>
          <w:numId w:val="7"/>
        </w:numPr>
      </w:pPr>
      <w:r>
        <w:t>With the focus on the query window, select the ‘Query’ menu from the top of the SSMS.</w:t>
      </w:r>
    </w:p>
    <w:p w14:paraId="3D1185E9" w14:textId="77777777" w:rsidR="00262BD2" w:rsidRDefault="00262BD2" w:rsidP="00262BD2">
      <w:pPr>
        <w:pStyle w:val="step"/>
        <w:numPr>
          <w:ilvl w:val="1"/>
          <w:numId w:val="7"/>
        </w:numPr>
      </w:pPr>
      <w:r>
        <w:t>The SQLCMD selection will be third from the bottom. Click it. The background of the variables will turn to dark gray.</w:t>
      </w:r>
    </w:p>
    <w:p w14:paraId="644B20B9" w14:textId="77777777" w:rsidR="00262BD2" w:rsidRDefault="00262BD2" w:rsidP="00262BD2">
      <w:pPr>
        <w:pStyle w:val="step"/>
      </w:pPr>
      <w:r>
        <w:t>Execute the Query.</w:t>
      </w:r>
    </w:p>
    <w:p w14:paraId="31333452" w14:textId="77777777" w:rsidR="00262BD2" w:rsidRDefault="00262BD2" w:rsidP="00262BD2">
      <w:pPr>
        <w:pStyle w:val="step"/>
      </w:pPr>
      <w:r>
        <w:t>When finished, check for the existence of the credential and proxy.</w:t>
      </w:r>
    </w:p>
    <w:p w14:paraId="146B02D6" w14:textId="77777777" w:rsidR="00262BD2" w:rsidRDefault="00262BD2" w:rsidP="00262BD2">
      <w:pPr>
        <w:pStyle w:val="step"/>
        <w:numPr>
          <w:ilvl w:val="1"/>
          <w:numId w:val="7"/>
        </w:numPr>
      </w:pPr>
      <w:r>
        <w:t>In the SSMS Object Explorer, refresh the Security node and expand the Credentials node to confirm the existence of the “</w:t>
      </w:r>
      <w:r>
        <w:rPr>
          <w:rFonts w:ascii="Consolas" w:hAnsi="Consolas" w:cs="Consolas"/>
          <w:highlight w:val="lightGray"/>
        </w:rPr>
        <w:t>AuditCredential</w:t>
      </w:r>
      <w:r>
        <w:t>”</w:t>
      </w:r>
    </w:p>
    <w:p w14:paraId="6858856F" w14:textId="77777777" w:rsidR="00262BD2" w:rsidRPr="00377C9B" w:rsidRDefault="00262BD2" w:rsidP="00262BD2">
      <w:pPr>
        <w:pStyle w:val="step"/>
        <w:numPr>
          <w:ilvl w:val="1"/>
          <w:numId w:val="7"/>
        </w:numPr>
      </w:pPr>
      <w:r>
        <w:t>In the SSMS Object Explorer, refresh the SQL Agent node and expand the SQL Agent and Proxies nodes to confirm the existence of the “</w:t>
      </w:r>
      <w:r>
        <w:rPr>
          <w:rFonts w:ascii="Consolas" w:hAnsi="Consolas" w:cs="Consolas"/>
          <w:highlight w:val="lightGray"/>
        </w:rPr>
        <w:t>AuditProxy</w:t>
      </w:r>
      <w:r>
        <w:t>”.</w:t>
      </w:r>
    </w:p>
    <w:p w14:paraId="2703EE49" w14:textId="77777777" w:rsidR="00262BD2" w:rsidRPr="00475284" w:rsidRDefault="00262BD2" w:rsidP="00262BD2"/>
    <w:p w14:paraId="5CD91CC4" w14:textId="306AB02D" w:rsidR="00262BD2" w:rsidRDefault="00262BD2" w:rsidP="00262BD2">
      <w:pPr>
        <w:pStyle w:val="Heading3"/>
        <w:rPr>
          <w:rStyle w:val="Hyperlink"/>
        </w:rPr>
      </w:pPr>
      <w:bookmarkStart w:id="424" w:name="_Toc465253180"/>
      <w:r>
        <w:t xml:space="preserve">Create the AuditCopy job that copies the audit data from the folder where the files are created to the correct folder on the </w:t>
      </w:r>
      <w:r w:rsidR="00CE3677">
        <w:t>Main Server</w:t>
      </w:r>
      <w:r>
        <w:t>. (</w:t>
      </w:r>
      <w:r w:rsidR="00F733D0">
        <w:t>04CreateAuditCopyJob.sql</w:t>
      </w:r>
      <w:r>
        <w:t xml:space="preserve">) </w:t>
      </w:r>
      <w:hyperlink w:anchor="_On_each_server" w:history="1">
        <w:r w:rsidRPr="00657DBA">
          <w:rPr>
            <w:rStyle w:val="Hyperlink"/>
          </w:rPr>
          <w:t>Link</w:t>
        </w:r>
        <w:bookmarkEnd w:id="424"/>
      </w:hyperlink>
    </w:p>
    <w:p w14:paraId="10317887" w14:textId="07F5899D" w:rsidR="00262BD2" w:rsidRDefault="00262BD2" w:rsidP="00250291">
      <w:pPr>
        <w:pStyle w:val="step"/>
        <w:numPr>
          <w:ilvl w:val="0"/>
          <w:numId w:val="25"/>
        </w:numPr>
      </w:pPr>
      <w:r>
        <w:t xml:space="preserve">Open the </w:t>
      </w:r>
      <w:r w:rsidR="00F733D0">
        <w:t>04CreateAuditCopyJob.sql</w:t>
      </w:r>
      <w:r>
        <w:t xml:space="preserve"> script in an SSMS query window with a connection to the remote server.</w:t>
      </w:r>
    </w:p>
    <w:p w14:paraId="54E9870B" w14:textId="77777777" w:rsidR="00262BD2" w:rsidRDefault="00262BD2" w:rsidP="00262BD2">
      <w:pPr>
        <w:pStyle w:val="step"/>
      </w:pPr>
      <w:r>
        <w:t xml:space="preserve">Set the script variables to the desired values as noted in the </w:t>
      </w:r>
      <w:hyperlink w:anchor="_Running_the_Scripts" w:history="1">
        <w:r w:rsidRPr="00217E44">
          <w:rPr>
            <w:rStyle w:val="Hyperlink"/>
          </w:rPr>
          <w:t>table</w:t>
        </w:r>
      </w:hyperlink>
      <w:r>
        <w:t xml:space="preserve"> above. You will likely not want to edit the </w:t>
      </w:r>
      <w:r>
        <w:rPr>
          <w:rFonts w:ascii="Consolas" w:hAnsi="Consolas" w:cs="Consolas"/>
          <w:highlight w:val="lightGray"/>
        </w:rPr>
        <w:t>DestShare</w:t>
      </w:r>
      <w:r>
        <w:rPr>
          <w:rFonts w:ascii="Consolas" w:hAnsi="Consolas" w:cs="Consolas"/>
        </w:rPr>
        <w:t xml:space="preserve"> </w:t>
      </w:r>
      <w:r w:rsidRPr="00F96ACA">
        <w:t>or the</w:t>
      </w:r>
      <w:r>
        <w:rPr>
          <w:rFonts w:ascii="Consolas" w:hAnsi="Consolas" w:cs="Consolas"/>
        </w:rPr>
        <w:t xml:space="preserve"> </w:t>
      </w:r>
      <w:r>
        <w:rPr>
          <w:rFonts w:ascii="Consolas" w:hAnsi="Consolas" w:cs="Consolas"/>
          <w:highlight w:val="lightGray"/>
        </w:rPr>
        <w:t>AuditProxy</w:t>
      </w:r>
      <w:r w:rsidRPr="00342891">
        <w:t xml:space="preserve"> values</w:t>
      </w:r>
      <w:r>
        <w:t>. The variables and default values from the script are:</w:t>
      </w:r>
    </w:p>
    <w:p w14:paraId="1DEE8D16"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lastRenderedPageBreak/>
        <w:t>:setvar</w:t>
      </w:r>
      <w:r>
        <w:rPr>
          <w:rFonts w:ascii="Consolas" w:hAnsi="Consolas" w:cs="Consolas"/>
          <w:sz w:val="24"/>
          <w:szCs w:val="24"/>
          <w:highlight w:val="lightGray"/>
        </w:rPr>
        <w:tab/>
        <w:t>SourceServer</w:t>
      </w:r>
      <w:r>
        <w:rPr>
          <w:rFonts w:ascii="Consolas" w:hAnsi="Consolas" w:cs="Consolas"/>
          <w:sz w:val="24"/>
          <w:szCs w:val="24"/>
          <w:highlight w:val="lightGray"/>
        </w:rPr>
        <w:tab/>
        <w:t>"ServerName"</w:t>
      </w:r>
    </w:p>
    <w:p w14:paraId="63A74188"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t>SourceInstance</w:t>
      </w:r>
      <w:r>
        <w:rPr>
          <w:rFonts w:ascii="Consolas" w:hAnsi="Consolas" w:cs="Consolas"/>
          <w:sz w:val="24"/>
          <w:szCs w:val="24"/>
          <w:highlight w:val="lightGray"/>
        </w:rPr>
        <w:tab/>
        <w:t>"MSSQL"</w:t>
      </w:r>
    </w:p>
    <w:p w14:paraId="2289F59F"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t>SourcePath</w:t>
      </w:r>
      <w:r>
        <w:rPr>
          <w:rFonts w:ascii="Consolas" w:hAnsi="Consolas" w:cs="Consolas"/>
          <w:sz w:val="24"/>
          <w:szCs w:val="24"/>
          <w:highlight w:val="lightGray"/>
        </w:rPr>
        <w:tab/>
      </w:r>
      <w:r>
        <w:rPr>
          <w:rFonts w:ascii="Consolas" w:hAnsi="Consolas" w:cs="Consolas"/>
          <w:sz w:val="24"/>
          <w:szCs w:val="24"/>
          <w:highlight w:val="lightGray"/>
        </w:rPr>
        <w:tab/>
        <w:t>"C:\Audit"</w:t>
      </w:r>
    </w:p>
    <w:p w14:paraId="21A087DD" w14:textId="72CC1D43"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 xml:space="preserve">:setvar </w:t>
      </w:r>
      <w:r>
        <w:rPr>
          <w:rFonts w:ascii="Consolas" w:hAnsi="Consolas" w:cs="Consolas"/>
          <w:sz w:val="24"/>
          <w:szCs w:val="24"/>
          <w:highlight w:val="lightGray"/>
        </w:rPr>
        <w:tab/>
      </w:r>
      <w:r w:rsidR="00900EF2">
        <w:rPr>
          <w:rFonts w:ascii="Consolas" w:hAnsi="Consolas" w:cs="Consolas"/>
          <w:sz w:val="24"/>
          <w:szCs w:val="24"/>
          <w:highlight w:val="lightGray"/>
        </w:rPr>
        <w:t>Main</w:t>
      </w:r>
      <w:r>
        <w:rPr>
          <w:rFonts w:ascii="Consolas" w:hAnsi="Consolas" w:cs="Consolas"/>
          <w:sz w:val="24"/>
          <w:szCs w:val="24"/>
          <w:highlight w:val="lightGray"/>
        </w:rPr>
        <w:t>Server</w:t>
      </w:r>
      <w:r>
        <w:rPr>
          <w:rFonts w:ascii="Consolas" w:hAnsi="Consolas" w:cs="Consolas"/>
          <w:sz w:val="24"/>
          <w:szCs w:val="24"/>
          <w:highlight w:val="lightGray"/>
        </w:rPr>
        <w:tab/>
      </w:r>
      <w:r>
        <w:rPr>
          <w:rFonts w:ascii="Consolas" w:hAnsi="Consolas" w:cs="Consolas"/>
          <w:sz w:val="24"/>
          <w:szCs w:val="24"/>
          <w:highlight w:val="lightGray"/>
        </w:rPr>
        <w:tab/>
        <w:t>"ServerName"</w:t>
      </w:r>
    </w:p>
    <w:p w14:paraId="2688FE7B"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t>RenamedSA</w:t>
      </w:r>
      <w:r>
        <w:rPr>
          <w:rFonts w:ascii="Consolas" w:hAnsi="Consolas" w:cs="Consolas"/>
          <w:sz w:val="24"/>
          <w:szCs w:val="24"/>
          <w:highlight w:val="lightGray"/>
        </w:rPr>
        <w:tab/>
      </w:r>
      <w:r>
        <w:rPr>
          <w:rFonts w:ascii="Consolas" w:hAnsi="Consolas" w:cs="Consolas"/>
          <w:sz w:val="24"/>
          <w:szCs w:val="24"/>
          <w:highlight w:val="lightGray"/>
        </w:rPr>
        <w:tab/>
        <w:t>"nosa"</w:t>
      </w:r>
    </w:p>
    <w:p w14:paraId="70977C50" w14:textId="77777777" w:rsidR="00262BD2" w:rsidRDefault="00262BD2" w:rsidP="00262BD2">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t>DestShare</w:t>
      </w:r>
      <w:r>
        <w:rPr>
          <w:rFonts w:ascii="Consolas" w:hAnsi="Consolas" w:cs="Consolas"/>
          <w:sz w:val="24"/>
          <w:szCs w:val="24"/>
          <w:highlight w:val="lightGray"/>
        </w:rPr>
        <w:tab/>
      </w:r>
      <w:r>
        <w:rPr>
          <w:rFonts w:ascii="Consolas" w:hAnsi="Consolas" w:cs="Consolas"/>
          <w:sz w:val="24"/>
          <w:szCs w:val="24"/>
          <w:highlight w:val="lightGray"/>
        </w:rPr>
        <w:tab/>
        <w:t>"SQLAudit"</w:t>
      </w:r>
    </w:p>
    <w:p w14:paraId="7E88FBC6" w14:textId="77777777" w:rsidR="00262BD2" w:rsidRDefault="00262BD2" w:rsidP="00262BD2">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 xml:space="preserve">:setvar </w:t>
      </w:r>
      <w:r>
        <w:rPr>
          <w:rFonts w:ascii="Consolas" w:hAnsi="Consolas" w:cs="Consolas"/>
          <w:sz w:val="24"/>
          <w:szCs w:val="24"/>
          <w:highlight w:val="lightGray"/>
        </w:rPr>
        <w:tab/>
        <w:t>AuditProxy</w:t>
      </w:r>
      <w:r>
        <w:rPr>
          <w:rFonts w:ascii="Consolas" w:hAnsi="Consolas" w:cs="Consolas"/>
          <w:sz w:val="24"/>
          <w:szCs w:val="24"/>
          <w:highlight w:val="lightGray"/>
        </w:rPr>
        <w:tab/>
      </w:r>
      <w:r>
        <w:rPr>
          <w:rFonts w:ascii="Consolas" w:hAnsi="Consolas" w:cs="Consolas"/>
          <w:sz w:val="24"/>
          <w:szCs w:val="24"/>
          <w:highlight w:val="lightGray"/>
        </w:rPr>
        <w:tab/>
        <w:t>"AuditProxy"</w:t>
      </w:r>
    </w:p>
    <w:p w14:paraId="682FDEBA" w14:textId="77777777" w:rsidR="00262BD2" w:rsidRDefault="00262BD2" w:rsidP="00262BD2">
      <w:pPr>
        <w:autoSpaceDE w:val="0"/>
        <w:autoSpaceDN w:val="0"/>
        <w:adjustRightInd w:val="0"/>
        <w:spacing w:after="0" w:line="240" w:lineRule="auto"/>
        <w:rPr>
          <w:rFonts w:ascii="Consolas" w:hAnsi="Consolas" w:cs="Consolas"/>
          <w:sz w:val="24"/>
          <w:szCs w:val="24"/>
        </w:rPr>
      </w:pPr>
    </w:p>
    <w:p w14:paraId="0F8072E5" w14:textId="77777777" w:rsidR="00262BD2" w:rsidRDefault="00262BD2" w:rsidP="00262BD2">
      <w:pPr>
        <w:pStyle w:val="step"/>
      </w:pPr>
      <w:r w:rsidRPr="00E55E40">
        <w:t>Set the script to run in SQLCMD mode</w:t>
      </w:r>
    </w:p>
    <w:p w14:paraId="4DC46F31" w14:textId="77777777" w:rsidR="00262BD2" w:rsidRDefault="00262BD2" w:rsidP="00262BD2">
      <w:pPr>
        <w:pStyle w:val="step"/>
        <w:numPr>
          <w:ilvl w:val="1"/>
          <w:numId w:val="7"/>
        </w:numPr>
      </w:pPr>
      <w:r>
        <w:t>With the focus on the query window, select the ‘Query’ menu from the top of the SSMS.</w:t>
      </w:r>
    </w:p>
    <w:p w14:paraId="03EA86E4" w14:textId="77777777" w:rsidR="00262BD2" w:rsidRDefault="00262BD2" w:rsidP="00262BD2">
      <w:pPr>
        <w:pStyle w:val="step"/>
        <w:numPr>
          <w:ilvl w:val="1"/>
          <w:numId w:val="7"/>
        </w:numPr>
      </w:pPr>
      <w:r>
        <w:t>The SQLCMD selection will be third from the bottom. Click it. The background of the variables will turn to dark gray.</w:t>
      </w:r>
    </w:p>
    <w:p w14:paraId="5745955E" w14:textId="77777777" w:rsidR="00262BD2" w:rsidRDefault="00262BD2" w:rsidP="00262BD2">
      <w:pPr>
        <w:pStyle w:val="step"/>
      </w:pPr>
      <w:r>
        <w:t>Execute the Query.</w:t>
      </w:r>
    </w:p>
    <w:p w14:paraId="23802E5D" w14:textId="77777777" w:rsidR="00262BD2" w:rsidRDefault="00262BD2" w:rsidP="00262BD2">
      <w:pPr>
        <w:pStyle w:val="step"/>
      </w:pPr>
      <w:r>
        <w:t>When finished, check for the existence of a SQL Agent job on the remote server named “AuditCopy”</w:t>
      </w:r>
    </w:p>
    <w:p w14:paraId="077F58E4" w14:textId="77777777" w:rsidR="00262BD2" w:rsidRDefault="00262BD2" w:rsidP="00262BD2">
      <w:pPr>
        <w:pStyle w:val="step"/>
        <w:numPr>
          <w:ilvl w:val="1"/>
          <w:numId w:val="7"/>
        </w:numPr>
      </w:pPr>
      <w:r>
        <w:t>Refresh the SQL Agent node, then expand the SQL Agent and Jobs nodes to confirm the existence of the job.</w:t>
      </w:r>
    </w:p>
    <w:p w14:paraId="3B81D1A9" w14:textId="77777777" w:rsidR="00262BD2" w:rsidRDefault="00262BD2" w:rsidP="00262BD2">
      <w:pPr>
        <w:pStyle w:val="step"/>
        <w:numPr>
          <w:ilvl w:val="1"/>
          <w:numId w:val="7"/>
        </w:numPr>
      </w:pPr>
      <w:r>
        <w:t>Right-click on the “AuditCopy” job and choose Properties.</w:t>
      </w:r>
    </w:p>
    <w:p w14:paraId="7E550806" w14:textId="77777777" w:rsidR="00262BD2" w:rsidRDefault="00262BD2" w:rsidP="00262BD2">
      <w:pPr>
        <w:pStyle w:val="step"/>
        <w:numPr>
          <w:ilvl w:val="1"/>
          <w:numId w:val="7"/>
        </w:numPr>
      </w:pPr>
      <w:r>
        <w:t>Click on the Steps page on the left of the dialog and confirm that a single step exists named “Copy files from ??? to ???” in the job. It should look something like the screenshot below.</w:t>
      </w:r>
    </w:p>
    <w:p w14:paraId="1F21C0E6" w14:textId="77777777" w:rsidR="00262BD2" w:rsidRPr="005F47FE" w:rsidRDefault="00262BD2" w:rsidP="00262BD2">
      <w:pPr>
        <w:ind w:left="708"/>
        <w:jc w:val="center"/>
      </w:pPr>
      <w:r>
        <w:rPr>
          <w:noProof/>
          <w:lang w:eastAsia="en-US"/>
        </w:rPr>
        <w:drawing>
          <wp:inline distT="0" distB="0" distL="0" distR="0" wp14:anchorId="2EDD464A" wp14:editId="79DE4278">
            <wp:extent cx="4591050" cy="306560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1226" cy="3079077"/>
                    </a:xfrm>
                    <a:prstGeom prst="rect">
                      <a:avLst/>
                    </a:prstGeom>
                  </pic:spPr>
                </pic:pic>
              </a:graphicData>
            </a:graphic>
          </wp:inline>
        </w:drawing>
      </w:r>
    </w:p>
    <w:p w14:paraId="6CF1EEA0" w14:textId="77777777" w:rsidR="00262BD2" w:rsidRPr="00475284" w:rsidRDefault="00262BD2" w:rsidP="00262BD2"/>
    <w:p w14:paraId="185C5D60" w14:textId="578CF73E" w:rsidR="00262BD2" w:rsidRDefault="00262BD2" w:rsidP="00262BD2">
      <w:pPr>
        <w:pStyle w:val="Heading3"/>
      </w:pPr>
      <w:bookmarkStart w:id="425" w:name="_Toc465253181"/>
      <w:r>
        <w:lastRenderedPageBreak/>
        <w:t xml:space="preserve">Edit the “Import Audit Files” job in the SQL Agent of the </w:t>
      </w:r>
      <w:r w:rsidR="00CE3677">
        <w:t>Main Server</w:t>
      </w:r>
      <w:r>
        <w:t xml:space="preserve"> to include the new server.</w:t>
      </w:r>
      <w:bookmarkEnd w:id="425"/>
    </w:p>
    <w:p w14:paraId="2A76D90F" w14:textId="71AD08A6" w:rsidR="00262BD2" w:rsidRPr="00171FD5" w:rsidRDefault="00262BD2" w:rsidP="00262BD2">
      <w:pPr>
        <w:ind w:left="720"/>
      </w:pPr>
      <w:r>
        <w:t xml:space="preserve">Another option for </w:t>
      </w:r>
      <w:r w:rsidR="00B44958">
        <w:t>this step (</w:t>
      </w:r>
      <w:r>
        <w:t>updating the “Import Audit Files”</w:t>
      </w:r>
      <w:r w:rsidR="00B44958">
        <w:t>)</w:t>
      </w:r>
      <w:r>
        <w:t xml:space="preserve"> would be to reopen the </w:t>
      </w:r>
      <w:r w:rsidR="00F733D0">
        <w:t>03CreateAuditImportFilesjob.sql</w:t>
      </w:r>
      <w:r>
        <w:t xml:space="preserve"> script, add the new instances to the list of INSERT statements and rerun that script. See section </w:t>
      </w:r>
      <w:hyperlink r:id="rId65" w:anchor="_Edit_the_" w:history="1">
        <w:r w:rsidRPr="00922D5A">
          <w:rPr>
            <w:rStyle w:val="Hyperlink"/>
          </w:rPr>
          <w:t>4.1.6</w:t>
        </w:r>
      </w:hyperlink>
      <w:r>
        <w:t xml:space="preserve"> for instructions on running that script.</w:t>
      </w:r>
    </w:p>
    <w:p w14:paraId="2C71DC3B" w14:textId="3C7F50A4" w:rsidR="00262BD2" w:rsidRDefault="00262BD2" w:rsidP="00250291">
      <w:pPr>
        <w:pStyle w:val="step"/>
        <w:numPr>
          <w:ilvl w:val="0"/>
          <w:numId w:val="24"/>
        </w:numPr>
      </w:pPr>
      <w:r>
        <w:t>Add a step to copy the files into the working directory.</w:t>
      </w:r>
    </w:p>
    <w:p w14:paraId="271A9DB9" w14:textId="77777777" w:rsidR="00262BD2" w:rsidRDefault="00262BD2" w:rsidP="00262BD2">
      <w:pPr>
        <w:pStyle w:val="Substep"/>
      </w:pPr>
      <w:r>
        <w:t>Open the “Import Audit Files” job by double clicking on it under the SQL Agent node in SSMS.</w:t>
      </w:r>
    </w:p>
    <w:p w14:paraId="43219753" w14:textId="77777777" w:rsidR="00262BD2" w:rsidRDefault="00262BD2" w:rsidP="00262BD2">
      <w:pPr>
        <w:pStyle w:val="Substep"/>
      </w:pPr>
      <w:r>
        <w:t>Click on the ‘Steps’ page and then the “New…” button to add a step.</w:t>
      </w:r>
    </w:p>
    <w:p w14:paraId="7AB7322D" w14:textId="77777777" w:rsidR="00262BD2" w:rsidRDefault="00262BD2" w:rsidP="00262BD2">
      <w:pPr>
        <w:pStyle w:val="Substep"/>
      </w:pPr>
      <w:r>
        <w:t>In the step name type “Copy files from &lt;instance name&gt; to &lt;destination path&gt;”, where &lt;instance name is the name of the SQL instance. Use the existing steps as references.</w:t>
      </w:r>
    </w:p>
    <w:p w14:paraId="610CDF2F" w14:textId="77777777" w:rsidR="00262BD2" w:rsidRDefault="00262BD2" w:rsidP="00262BD2">
      <w:pPr>
        <w:pStyle w:val="Substep"/>
      </w:pPr>
      <w:r>
        <w:t>In the “Type:” dropdown box, choose “Operating System”.</w:t>
      </w:r>
    </w:p>
    <w:p w14:paraId="45DAEB36" w14:textId="77777777" w:rsidR="00262BD2" w:rsidRDefault="00262BD2" w:rsidP="00262BD2">
      <w:pPr>
        <w:pStyle w:val="Substep"/>
      </w:pPr>
      <w:r>
        <w:t>In the “Run as” dropdown, choose AuditProxy.</w:t>
      </w:r>
    </w:p>
    <w:p w14:paraId="7A7E47FC" w14:textId="77777777" w:rsidR="00262BD2" w:rsidRDefault="00262BD2" w:rsidP="00262BD2">
      <w:pPr>
        <w:pStyle w:val="Substep"/>
      </w:pPr>
      <w:r>
        <w:t>In the “Command:” textbox type the following code:</w:t>
      </w:r>
    </w:p>
    <w:p w14:paraId="599C98CA" w14:textId="26DF9EAE" w:rsidR="00262BD2" w:rsidRDefault="00262BD2" w:rsidP="00262BD2">
      <w:pPr>
        <w:pStyle w:val="Substep"/>
        <w:numPr>
          <w:ilvl w:val="0"/>
          <w:numId w:val="0"/>
        </w:numPr>
        <w:ind w:left="1440"/>
      </w:pPr>
      <w:r>
        <w:t>N'robocopy "$(SourcePath)\</w:t>
      </w:r>
      <w:r w:rsidRPr="00987247">
        <w:t xml:space="preserve"> </w:t>
      </w:r>
      <w:r>
        <w:t>$(SourceServer)_$(SourceInstance)" "\\$(</w:t>
      </w:r>
      <w:r w:rsidR="00900EF2">
        <w:t>Main</w:t>
      </w:r>
      <w:r>
        <w:t>Server)\$(DestShare)\$(SourceServer)_$(SourceInstance)" *.sqlaudit /mov'</w:t>
      </w:r>
      <w:r>
        <w:rPr>
          <w:color w:val="808080"/>
        </w:rPr>
        <w:t>,</w:t>
      </w:r>
      <w:r>
        <w:t xml:space="preserve"> </w:t>
      </w:r>
    </w:p>
    <w:p w14:paraId="679E5C2A" w14:textId="77777777" w:rsidR="00262BD2" w:rsidRDefault="00262BD2" w:rsidP="00262BD2">
      <w:pPr>
        <w:pStyle w:val="Substep"/>
        <w:numPr>
          <w:ilvl w:val="0"/>
          <w:numId w:val="0"/>
        </w:numPr>
        <w:ind w:left="1440"/>
      </w:pPr>
      <w:r>
        <w:t>Example: r</w:t>
      </w:r>
      <w:r w:rsidRPr="00987247">
        <w:t>obocopy "C:\SQLAudit\Server2_MSSQL" "C:\SQLAudit\Working" *.sqlaudit /mov</w:t>
      </w:r>
    </w:p>
    <w:p w14:paraId="4142AED8" w14:textId="77777777" w:rsidR="00262BD2" w:rsidRDefault="00262BD2" w:rsidP="00262BD2">
      <w:pPr>
        <w:pStyle w:val="Substep"/>
      </w:pPr>
      <w:r>
        <w:t>On the Advanced page of the Job Step Properties dialog, set both the “On success action” and the “On failure action” to “Go to the next step”.</w:t>
      </w:r>
    </w:p>
    <w:p w14:paraId="363A6A6A" w14:textId="77777777" w:rsidR="00262BD2" w:rsidRDefault="00262BD2" w:rsidP="00262BD2">
      <w:pPr>
        <w:pStyle w:val="Substep"/>
      </w:pPr>
      <w:r>
        <w:t>Click “OK” to accept.</w:t>
      </w:r>
    </w:p>
    <w:p w14:paraId="7A112518" w14:textId="77777777" w:rsidR="00262BD2" w:rsidRDefault="00262BD2" w:rsidP="00262BD2">
      <w:pPr>
        <w:pStyle w:val="Substep"/>
      </w:pPr>
      <w:r>
        <w:t>Move the newly created job step to just above the current last “Copy” job.</w:t>
      </w:r>
    </w:p>
    <w:p w14:paraId="7EC8F995" w14:textId="1175B036" w:rsidR="00262BD2" w:rsidRDefault="00262BD2" w:rsidP="00814440">
      <w:pPr>
        <w:pStyle w:val="step"/>
        <w:numPr>
          <w:ilvl w:val="0"/>
          <w:numId w:val="16"/>
        </w:numPr>
      </w:pPr>
      <w:r>
        <w:t>Create a step to Import the file data into the Audit database.</w:t>
      </w:r>
    </w:p>
    <w:p w14:paraId="7F1BD0AC" w14:textId="77777777" w:rsidR="00262BD2" w:rsidRDefault="00262BD2" w:rsidP="00262BD2">
      <w:pPr>
        <w:pStyle w:val="Substep"/>
      </w:pPr>
      <w:r>
        <w:t>Assuming the Job Properties/Steps page is still open from the previous step, Click the “New…” button to add a step.</w:t>
      </w:r>
    </w:p>
    <w:p w14:paraId="692146F3" w14:textId="77777777" w:rsidR="00262BD2" w:rsidRDefault="00262BD2" w:rsidP="00262BD2">
      <w:pPr>
        <w:pStyle w:val="Substep"/>
      </w:pPr>
      <w:r>
        <w:t>In the step name type “</w:t>
      </w:r>
      <w:r w:rsidRPr="000E3164">
        <w:t>Import Existing Files for</w:t>
      </w:r>
      <w:r>
        <w:t xml:space="preserve"> &lt;Server\Instance&gt;”, where &lt;</w:t>
      </w:r>
      <w:r w:rsidRPr="000E3164">
        <w:t xml:space="preserve"> </w:t>
      </w:r>
      <w:r>
        <w:t>Server\Instance &gt; is the name of the SQL server source instance.</w:t>
      </w:r>
    </w:p>
    <w:p w14:paraId="3CABCAD8" w14:textId="77777777" w:rsidR="00262BD2" w:rsidRDefault="00262BD2" w:rsidP="00262BD2">
      <w:pPr>
        <w:pStyle w:val="Substep"/>
      </w:pPr>
      <w:r>
        <w:t>In the “Type:” dropdown box, choose “Transact-SQL script (T-SQL)”.</w:t>
      </w:r>
    </w:p>
    <w:p w14:paraId="25918FE5" w14:textId="77777777" w:rsidR="00262BD2" w:rsidRDefault="00262BD2" w:rsidP="00262BD2">
      <w:pPr>
        <w:pStyle w:val="Substep"/>
      </w:pPr>
      <w:r>
        <w:t>In the “Run as” dropdown leave it blank.</w:t>
      </w:r>
    </w:p>
    <w:p w14:paraId="5C4A0C59" w14:textId="77777777" w:rsidR="00262BD2" w:rsidRDefault="00262BD2" w:rsidP="00262BD2">
      <w:pPr>
        <w:pStyle w:val="Substep"/>
      </w:pPr>
      <w:r>
        <w:t>In the “Database:” drop down, choose the name of the Audit database (SQLAudit).</w:t>
      </w:r>
    </w:p>
    <w:p w14:paraId="1FC8891A" w14:textId="77777777" w:rsidR="00262BD2" w:rsidRDefault="00262BD2" w:rsidP="00262BD2">
      <w:pPr>
        <w:pStyle w:val="Substep"/>
      </w:pPr>
      <w:r>
        <w:lastRenderedPageBreak/>
        <w:t>In the “Command:” textbox type the following code:</w:t>
      </w:r>
    </w:p>
    <w:p w14:paraId="6B406AF5" w14:textId="77777777" w:rsidR="00262BD2" w:rsidRDefault="00262BD2" w:rsidP="00262BD2">
      <w:pPr>
        <w:pStyle w:val="Substep"/>
        <w:numPr>
          <w:ilvl w:val="0"/>
          <w:numId w:val="0"/>
        </w:numPr>
        <w:ind w:left="1440"/>
      </w:pPr>
      <w:r>
        <w:t xml:space="preserve">--Execute the main stored procedure </w:t>
      </w:r>
    </w:p>
    <w:p w14:paraId="215421E8" w14:textId="77777777" w:rsidR="00262BD2" w:rsidRDefault="00262BD2" w:rsidP="00262BD2">
      <w:pPr>
        <w:pStyle w:val="Substep"/>
        <w:numPr>
          <w:ilvl w:val="0"/>
          <w:numId w:val="0"/>
        </w:numPr>
        <w:ind w:left="1440"/>
      </w:pPr>
      <w:r>
        <w:t>--Instance xxxxxxxx\DEV</w:t>
      </w:r>
    </w:p>
    <w:p w14:paraId="33A58026" w14:textId="77777777" w:rsidR="00262BD2" w:rsidRDefault="00262BD2" w:rsidP="00262BD2">
      <w:pPr>
        <w:pStyle w:val="Substep"/>
        <w:numPr>
          <w:ilvl w:val="0"/>
          <w:numId w:val="0"/>
        </w:numPr>
        <w:ind w:left="1440"/>
      </w:pPr>
      <w:r w:rsidRPr="000E3164">
        <w:rPr>
          <w:color w:val="0000FF"/>
        </w:rPr>
        <w:t xml:space="preserve">EXEC dbo.usp_Main_Import_audit_logs </w:t>
      </w:r>
      <w:r>
        <w:t>'&lt;path of the SQL audit files&gt;'</w:t>
      </w:r>
    </w:p>
    <w:p w14:paraId="6F31F47D" w14:textId="77777777" w:rsidR="00262BD2" w:rsidRDefault="00262BD2" w:rsidP="00262BD2">
      <w:pPr>
        <w:pStyle w:val="Substep"/>
        <w:numPr>
          <w:ilvl w:val="0"/>
          <w:numId w:val="0"/>
        </w:numPr>
        <w:ind w:left="1440"/>
      </w:pPr>
      <w:r>
        <w:rPr>
          <w:color w:val="0000FF"/>
        </w:rPr>
        <w:t xml:space="preserve">--Example: </w:t>
      </w:r>
      <w:r w:rsidRPr="000E3164">
        <w:rPr>
          <w:color w:val="0000FF"/>
        </w:rPr>
        <w:t>EXEC dbo.usp_Main_Import_audit_logs 'C:\SQLAudit\Working\*'</w:t>
      </w:r>
    </w:p>
    <w:p w14:paraId="6A7D5293" w14:textId="77777777" w:rsidR="00262BD2" w:rsidRDefault="00262BD2" w:rsidP="00262BD2">
      <w:pPr>
        <w:pStyle w:val="Substep"/>
      </w:pPr>
      <w:r>
        <w:t>On the Advanced page of the Job Step Properties dialog, set both the “On success action” and the “On failure action” to “Go to the next step”.</w:t>
      </w:r>
    </w:p>
    <w:p w14:paraId="64D5B248" w14:textId="77777777" w:rsidR="00262BD2" w:rsidRDefault="00262BD2" w:rsidP="00262BD2">
      <w:pPr>
        <w:pStyle w:val="Substep"/>
      </w:pPr>
      <w:r>
        <w:t>Click “OK” to accept.</w:t>
      </w:r>
    </w:p>
    <w:p w14:paraId="75256F09" w14:textId="77777777" w:rsidR="00262BD2" w:rsidRDefault="00262BD2" w:rsidP="00262BD2">
      <w:pPr>
        <w:pStyle w:val="Substep"/>
      </w:pPr>
      <w:r>
        <w:t>Move the newly created job step to just below the “Copy” job created above.</w:t>
      </w:r>
    </w:p>
    <w:p w14:paraId="3821A847" w14:textId="448C60E2" w:rsidR="00262BD2" w:rsidRDefault="00262BD2" w:rsidP="00814440">
      <w:pPr>
        <w:pStyle w:val="step"/>
        <w:numPr>
          <w:ilvl w:val="0"/>
          <w:numId w:val="16"/>
        </w:numPr>
      </w:pPr>
      <w:r>
        <w:t>Create a step to Delete the file data that was just imported into the Audit database.</w:t>
      </w:r>
    </w:p>
    <w:p w14:paraId="7E4176F1" w14:textId="77777777" w:rsidR="00262BD2" w:rsidRDefault="00262BD2" w:rsidP="00262BD2">
      <w:pPr>
        <w:pStyle w:val="Substep"/>
      </w:pPr>
      <w:r>
        <w:t>Assuming the Job Properties/Steps page is still open from the previous step, Click the “New…” button to add a step.</w:t>
      </w:r>
    </w:p>
    <w:p w14:paraId="307D02DF" w14:textId="77777777" w:rsidR="00262BD2" w:rsidRDefault="00262BD2" w:rsidP="00262BD2">
      <w:pPr>
        <w:pStyle w:val="Substep"/>
      </w:pPr>
      <w:r>
        <w:t>In the step name type “</w:t>
      </w:r>
      <w:r w:rsidRPr="000E3164">
        <w:t>Delet</w:t>
      </w:r>
      <w:r>
        <w:t>e Audit Files from &lt;Server\Instance&gt;”, where &lt;</w:t>
      </w:r>
      <w:r w:rsidRPr="000E3164">
        <w:t xml:space="preserve"> </w:t>
      </w:r>
      <w:r>
        <w:t>Server\Instance &gt; is the name of the SQL server source instance.</w:t>
      </w:r>
    </w:p>
    <w:p w14:paraId="46E400A6" w14:textId="77777777" w:rsidR="00262BD2" w:rsidRDefault="00262BD2" w:rsidP="00262BD2">
      <w:pPr>
        <w:pStyle w:val="Substep"/>
      </w:pPr>
      <w:r>
        <w:t>In the “Type:” dropdown box, choose “PowerShell”.</w:t>
      </w:r>
    </w:p>
    <w:p w14:paraId="33F9BFC4" w14:textId="77777777" w:rsidR="00262BD2" w:rsidRDefault="00262BD2" w:rsidP="00262BD2">
      <w:pPr>
        <w:pStyle w:val="Substep"/>
      </w:pPr>
      <w:r>
        <w:t>In the “Run as” dropdown choose AuditProxy.</w:t>
      </w:r>
    </w:p>
    <w:p w14:paraId="0F3E856B" w14:textId="77777777" w:rsidR="00262BD2" w:rsidRDefault="00262BD2" w:rsidP="00262BD2">
      <w:pPr>
        <w:pStyle w:val="Substep"/>
      </w:pPr>
      <w:r>
        <w:t>In the “Database:” drop down, choose the name of the Audit database (SQLAudit).</w:t>
      </w:r>
    </w:p>
    <w:p w14:paraId="6C910AB9" w14:textId="77777777" w:rsidR="00262BD2" w:rsidRDefault="00262BD2" w:rsidP="00262BD2">
      <w:pPr>
        <w:pStyle w:val="Substep"/>
      </w:pPr>
      <w:r>
        <w:t>In the “Command:” textbox type the following code:</w:t>
      </w:r>
    </w:p>
    <w:p w14:paraId="13554589" w14:textId="77777777" w:rsidR="00262BD2" w:rsidRDefault="00262BD2" w:rsidP="00262BD2">
      <w:pPr>
        <w:pStyle w:val="Substep"/>
        <w:numPr>
          <w:ilvl w:val="0"/>
          <w:numId w:val="0"/>
        </w:numPr>
        <w:ind w:left="2016"/>
      </w:pPr>
      <w:r w:rsidRPr="000E3164">
        <w:t xml:space="preserve">Remove-Item </w:t>
      </w:r>
      <w:r>
        <w:t>‘&lt;path of the SQL audit files&gt;</w:t>
      </w:r>
      <w:r w:rsidRPr="000E3164">
        <w:t>\*.sqlaudit'</w:t>
      </w:r>
    </w:p>
    <w:p w14:paraId="495942A7" w14:textId="77777777" w:rsidR="00262BD2" w:rsidRDefault="00262BD2" w:rsidP="00262BD2">
      <w:pPr>
        <w:pStyle w:val="Substep"/>
        <w:numPr>
          <w:ilvl w:val="0"/>
          <w:numId w:val="0"/>
        </w:numPr>
        <w:ind w:left="2016"/>
      </w:pPr>
      <w:r>
        <w:t xml:space="preserve">Example: </w:t>
      </w:r>
      <w:r w:rsidRPr="000E3164">
        <w:t>Remove-Item 'C:\SQLAudit\Working\*.sqlaudit'</w:t>
      </w:r>
    </w:p>
    <w:p w14:paraId="005EEF1E" w14:textId="77777777" w:rsidR="00262BD2" w:rsidRDefault="00262BD2" w:rsidP="00262BD2">
      <w:pPr>
        <w:pStyle w:val="Substep"/>
      </w:pPr>
      <w:r>
        <w:t>On the Advanced page of the Job Step Properties dialog, set both the “On success action” and the “On failure action” to “Go to the next step”.</w:t>
      </w:r>
    </w:p>
    <w:p w14:paraId="5507FB55" w14:textId="77777777" w:rsidR="00262BD2" w:rsidRDefault="00262BD2" w:rsidP="00262BD2">
      <w:pPr>
        <w:pStyle w:val="Substep"/>
      </w:pPr>
      <w:r>
        <w:t>Click “OK” to accept.</w:t>
      </w:r>
    </w:p>
    <w:p w14:paraId="2E41D6E1" w14:textId="77777777" w:rsidR="00262BD2" w:rsidRDefault="00262BD2" w:rsidP="00262BD2">
      <w:pPr>
        <w:pStyle w:val="Substep"/>
      </w:pPr>
      <w:r>
        <w:t>Move the newly created job step to just below the “Import” job created above.</w:t>
      </w:r>
    </w:p>
    <w:p w14:paraId="14B0906D" w14:textId="1631C67D" w:rsidR="00262BD2" w:rsidRDefault="00262BD2" w:rsidP="00922D5A">
      <w:pPr>
        <w:pStyle w:val="Heading3"/>
      </w:pPr>
      <w:r>
        <w:t xml:space="preserve"> </w:t>
      </w:r>
      <w:bookmarkStart w:id="426" w:name="_Toc465253182"/>
      <w:r w:rsidR="00922D5A">
        <w:t xml:space="preserve">Create Synonyms, Linked Server, Login, Credential, and </w:t>
      </w:r>
      <w:r w:rsidR="00B45BC7">
        <w:t>Policy</w:t>
      </w:r>
      <w:r w:rsidR="00922D5A">
        <w:t>Proxy (</w:t>
      </w:r>
      <w:r w:rsidR="00F733D0">
        <w:t>07CreatePolicyObjects.sql</w:t>
      </w:r>
      <w:r w:rsidR="00922D5A">
        <w:t>)</w:t>
      </w:r>
      <w:bookmarkEnd w:id="426"/>
    </w:p>
    <w:p w14:paraId="6CD33B5F" w14:textId="0E985865" w:rsidR="00922D5A" w:rsidRDefault="00922D5A" w:rsidP="00250291">
      <w:pPr>
        <w:pStyle w:val="step"/>
        <w:numPr>
          <w:ilvl w:val="0"/>
          <w:numId w:val="23"/>
        </w:numPr>
      </w:pPr>
      <w:r>
        <w:t xml:space="preserve">Open the </w:t>
      </w:r>
      <w:r w:rsidR="00F733D0">
        <w:t>07CreatePolicyObjects.sql</w:t>
      </w:r>
      <w:r>
        <w:t xml:space="preserve"> script in an SSMS query window with a connection to the remote server.</w:t>
      </w:r>
    </w:p>
    <w:p w14:paraId="7E999D8D" w14:textId="77777777" w:rsidR="00922D5A" w:rsidRDefault="00922D5A" w:rsidP="00922D5A">
      <w:pPr>
        <w:pStyle w:val="step"/>
      </w:pPr>
      <w:r>
        <w:lastRenderedPageBreak/>
        <w:t xml:space="preserve">Set the script variables to the desired values as noted in the </w:t>
      </w:r>
      <w:hyperlink w:anchor="_Running_the_Scripts" w:history="1">
        <w:r w:rsidRPr="00217E44">
          <w:rPr>
            <w:rStyle w:val="Hyperlink"/>
          </w:rPr>
          <w:t>table</w:t>
        </w:r>
      </w:hyperlink>
      <w:r>
        <w:t xml:space="preserve"> above. You will probably not want to edit the </w:t>
      </w:r>
      <w:r>
        <w:rPr>
          <w:rFonts w:ascii="Consolas" w:hAnsi="Consolas" w:cs="Consolas"/>
          <w:highlight w:val="lightGray"/>
        </w:rPr>
        <w:t>PolicyCredObj</w:t>
      </w:r>
      <w:r>
        <w:rPr>
          <w:rFonts w:ascii="Consolas" w:hAnsi="Consolas" w:cs="Consolas"/>
        </w:rPr>
        <w:t xml:space="preserve"> </w:t>
      </w:r>
      <w:r w:rsidRPr="00F60A57">
        <w:t>or</w:t>
      </w:r>
      <w:r>
        <w:rPr>
          <w:rFonts w:ascii="Consolas" w:hAnsi="Consolas" w:cs="Consolas"/>
        </w:rPr>
        <w:t xml:space="preserve"> </w:t>
      </w:r>
      <w:r>
        <w:rPr>
          <w:rFonts w:ascii="Consolas" w:hAnsi="Consolas" w:cs="Consolas"/>
          <w:highlight w:val="lightGray"/>
        </w:rPr>
        <w:t>PolicyProxy</w:t>
      </w:r>
      <w:r>
        <w:rPr>
          <w:rFonts w:ascii="Consolas" w:hAnsi="Consolas" w:cs="Consolas"/>
        </w:rPr>
        <w:t xml:space="preserve"> </w:t>
      </w:r>
      <w:r w:rsidRPr="00F60A57">
        <w:t>values</w:t>
      </w:r>
      <w:r>
        <w:t>. The variables and default values from the script are:</w:t>
      </w:r>
    </w:p>
    <w:p w14:paraId="663E15BE" w14:textId="77777777" w:rsidR="00922D5A" w:rsidRDefault="00922D5A" w:rsidP="00922D5A">
      <w:pPr>
        <w:pStyle w:val="step"/>
        <w:numPr>
          <w:ilvl w:val="0"/>
          <w:numId w:val="0"/>
        </w:numPr>
        <w:ind w:left="1440"/>
      </w:pPr>
    </w:p>
    <w:p w14:paraId="76D50D09" w14:textId="4D9E84C7" w:rsidR="00922D5A" w:rsidRDefault="00922D5A" w:rsidP="00922D5A">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w:t>
      </w:r>
      <w:r>
        <w:rPr>
          <w:rFonts w:ascii="Consolas" w:hAnsi="Consolas" w:cs="Consolas"/>
          <w:sz w:val="24"/>
          <w:szCs w:val="24"/>
          <w:highlight w:val="lightGray"/>
        </w:rPr>
        <w:tab/>
      </w:r>
      <w:r w:rsidR="00900EF2">
        <w:rPr>
          <w:rFonts w:ascii="Consolas" w:hAnsi="Consolas" w:cs="Consolas"/>
          <w:sz w:val="24"/>
          <w:szCs w:val="24"/>
          <w:highlight w:val="lightGray"/>
        </w:rPr>
        <w:t>Main</w:t>
      </w:r>
      <w:r>
        <w:rPr>
          <w:rFonts w:ascii="Consolas" w:hAnsi="Consolas" w:cs="Consolas"/>
          <w:sz w:val="24"/>
          <w:szCs w:val="24"/>
          <w:highlight w:val="lightGray"/>
        </w:rPr>
        <w:t>Server</w:t>
      </w:r>
      <w:r>
        <w:rPr>
          <w:rFonts w:ascii="Consolas" w:hAnsi="Consolas" w:cs="Consolas"/>
          <w:sz w:val="24"/>
          <w:szCs w:val="24"/>
          <w:highlight w:val="lightGray"/>
        </w:rPr>
        <w:tab/>
      </w:r>
      <w:r>
        <w:rPr>
          <w:rFonts w:ascii="Consolas" w:hAnsi="Consolas" w:cs="Consolas"/>
          <w:sz w:val="24"/>
          <w:szCs w:val="24"/>
          <w:highlight w:val="lightGray"/>
        </w:rPr>
        <w:tab/>
        <w:t>"ServerName"</w:t>
      </w:r>
    </w:p>
    <w:p w14:paraId="66620B80" w14:textId="7658FAE4" w:rsidR="00922D5A" w:rsidRDefault="00922D5A" w:rsidP="00922D5A">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:setvar</w:t>
      </w:r>
      <w:r>
        <w:rPr>
          <w:rFonts w:ascii="Consolas" w:hAnsi="Consolas" w:cs="Consolas"/>
          <w:sz w:val="24"/>
          <w:szCs w:val="24"/>
          <w:highlight w:val="lightGray"/>
        </w:rPr>
        <w:tab/>
      </w:r>
      <w:r w:rsidR="00900EF2">
        <w:rPr>
          <w:rFonts w:ascii="Consolas" w:hAnsi="Consolas" w:cs="Consolas"/>
          <w:sz w:val="24"/>
          <w:szCs w:val="24"/>
          <w:highlight w:val="lightGray"/>
        </w:rPr>
        <w:t>Main</w:t>
      </w:r>
      <w:r>
        <w:rPr>
          <w:rFonts w:ascii="Consolas" w:hAnsi="Consolas" w:cs="Consolas"/>
          <w:sz w:val="24"/>
          <w:szCs w:val="24"/>
          <w:highlight w:val="lightGray"/>
        </w:rPr>
        <w:t>InstName</w:t>
      </w:r>
      <w:r>
        <w:rPr>
          <w:rFonts w:ascii="Consolas" w:hAnsi="Consolas" w:cs="Consolas"/>
          <w:sz w:val="24"/>
          <w:szCs w:val="24"/>
          <w:highlight w:val="lightGray"/>
        </w:rPr>
        <w:tab/>
        <w:t>"InstanceName"</w:t>
      </w:r>
      <w:r>
        <w:rPr>
          <w:rFonts w:ascii="Consolas" w:hAnsi="Consolas" w:cs="Consolas"/>
          <w:sz w:val="24"/>
          <w:szCs w:val="24"/>
          <w:highlight w:val="lightGray"/>
        </w:rPr>
        <w:tab/>
      </w:r>
      <w:r>
        <w:rPr>
          <w:rFonts w:ascii="Consolas" w:hAnsi="Consolas" w:cs="Consolas"/>
          <w:sz w:val="24"/>
          <w:szCs w:val="24"/>
          <w:highlight w:val="lightGray"/>
        </w:rPr>
        <w:tab/>
      </w:r>
    </w:p>
    <w:p w14:paraId="5A6029CE" w14:textId="77777777" w:rsidR="00922D5A" w:rsidRDefault="00922D5A" w:rsidP="00922D5A">
      <w:pPr>
        <w:autoSpaceDE w:val="0"/>
        <w:autoSpaceDN w:val="0"/>
        <w:adjustRightInd w:val="0"/>
        <w:spacing w:after="0" w:line="240" w:lineRule="auto"/>
        <w:ind w:left="2124" w:firstLine="708"/>
        <w:rPr>
          <w:rFonts w:ascii="Consolas" w:hAnsi="Consolas" w:cs="Consolas"/>
          <w:sz w:val="24"/>
          <w:szCs w:val="24"/>
        </w:rPr>
      </w:pPr>
      <w:r>
        <w:rPr>
          <w:rFonts w:ascii="Consolas" w:hAnsi="Consolas" w:cs="Consolas"/>
          <w:sz w:val="24"/>
          <w:szCs w:val="24"/>
          <w:highlight w:val="lightGray"/>
        </w:rPr>
        <w:t>--use "" or "MSSQL" for default instances</w:t>
      </w:r>
    </w:p>
    <w:p w14:paraId="3630AACA" w14:textId="77777777" w:rsidR="00922D5A" w:rsidRDefault="00922D5A" w:rsidP="00922D5A">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:setvar PolicyCredAcct</w:t>
      </w:r>
      <w:r>
        <w:rPr>
          <w:rFonts w:ascii="Consolas" w:hAnsi="Consolas" w:cs="Consolas"/>
          <w:sz w:val="24"/>
          <w:szCs w:val="24"/>
          <w:highlight w:val="lightGray"/>
        </w:rPr>
        <w:tab/>
        <w:t>"Domain\LoginName"</w:t>
      </w:r>
      <w:r>
        <w:rPr>
          <w:rFonts w:ascii="Consolas" w:hAnsi="Consolas" w:cs="Consolas"/>
          <w:sz w:val="24"/>
          <w:szCs w:val="24"/>
          <w:highlight w:val="lightGray"/>
        </w:rPr>
        <w:tab/>
      </w:r>
    </w:p>
    <w:p w14:paraId="0414D0E4" w14:textId="77777777" w:rsidR="00922D5A" w:rsidRDefault="00922D5A" w:rsidP="00922D5A">
      <w:pPr>
        <w:autoSpaceDE w:val="0"/>
        <w:autoSpaceDN w:val="0"/>
        <w:adjustRightInd w:val="0"/>
        <w:spacing w:after="0" w:line="240" w:lineRule="auto"/>
        <w:ind w:left="2124" w:firstLine="708"/>
        <w:rPr>
          <w:rFonts w:ascii="Consolas" w:hAnsi="Consolas" w:cs="Consolas"/>
          <w:sz w:val="24"/>
          <w:szCs w:val="24"/>
        </w:rPr>
      </w:pPr>
      <w:r>
        <w:rPr>
          <w:rFonts w:ascii="Consolas" w:hAnsi="Consolas" w:cs="Consolas"/>
          <w:sz w:val="24"/>
          <w:szCs w:val="24"/>
          <w:highlight w:val="lightGray"/>
        </w:rPr>
        <w:t>--Domain account to be used for Credential/Proxy</w:t>
      </w:r>
    </w:p>
    <w:p w14:paraId="2D9E7593" w14:textId="77777777" w:rsidR="00922D5A" w:rsidRDefault="00922D5A" w:rsidP="00922D5A">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 xml:space="preserve">:setvar PolicyCredPW    </w:t>
      </w:r>
      <w:r>
        <w:rPr>
          <w:rFonts w:ascii="Consolas" w:hAnsi="Consolas" w:cs="Consolas"/>
          <w:sz w:val="24"/>
          <w:szCs w:val="24"/>
          <w:highlight w:val="lightGray"/>
        </w:rPr>
        <w:tab/>
        <w:t>"PasswordHere"</w:t>
      </w:r>
      <w:r>
        <w:rPr>
          <w:rFonts w:ascii="Consolas" w:hAnsi="Consolas" w:cs="Consolas"/>
          <w:sz w:val="24"/>
          <w:szCs w:val="24"/>
          <w:highlight w:val="lightGray"/>
        </w:rPr>
        <w:tab/>
      </w:r>
      <w:r>
        <w:rPr>
          <w:rFonts w:ascii="Consolas" w:hAnsi="Consolas" w:cs="Consolas"/>
          <w:sz w:val="24"/>
          <w:szCs w:val="24"/>
          <w:highlight w:val="lightGray"/>
        </w:rPr>
        <w:tab/>
      </w:r>
    </w:p>
    <w:p w14:paraId="33114B77" w14:textId="77777777" w:rsidR="00922D5A" w:rsidRDefault="00922D5A" w:rsidP="00922D5A">
      <w:pPr>
        <w:autoSpaceDE w:val="0"/>
        <w:autoSpaceDN w:val="0"/>
        <w:adjustRightInd w:val="0"/>
        <w:spacing w:after="0" w:line="240" w:lineRule="auto"/>
        <w:ind w:left="2124" w:firstLine="708"/>
        <w:rPr>
          <w:rFonts w:ascii="Consolas" w:hAnsi="Consolas" w:cs="Consolas"/>
          <w:sz w:val="24"/>
          <w:szCs w:val="24"/>
        </w:rPr>
      </w:pPr>
      <w:r>
        <w:rPr>
          <w:rFonts w:ascii="Consolas" w:hAnsi="Consolas" w:cs="Consolas"/>
          <w:sz w:val="24"/>
          <w:szCs w:val="24"/>
          <w:highlight w:val="lightGray"/>
        </w:rPr>
        <w:t>--Domain account PW to be used for PolicyCredAcct</w:t>
      </w:r>
    </w:p>
    <w:p w14:paraId="3988DD83" w14:textId="77777777" w:rsidR="00922D5A" w:rsidRDefault="00922D5A" w:rsidP="00922D5A">
      <w:pPr>
        <w:autoSpaceDE w:val="0"/>
        <w:autoSpaceDN w:val="0"/>
        <w:adjustRightInd w:val="0"/>
        <w:spacing w:after="0" w:line="240" w:lineRule="auto"/>
        <w:ind w:left="1416"/>
        <w:rPr>
          <w:rFonts w:ascii="Consolas" w:hAnsi="Consolas" w:cs="Consolas"/>
          <w:sz w:val="24"/>
          <w:szCs w:val="24"/>
        </w:rPr>
      </w:pPr>
      <w:r>
        <w:rPr>
          <w:rFonts w:ascii="Consolas" w:hAnsi="Consolas" w:cs="Consolas"/>
          <w:sz w:val="24"/>
          <w:szCs w:val="24"/>
          <w:highlight w:val="lightGray"/>
        </w:rPr>
        <w:t>:setvar PolicyCredObj</w:t>
      </w:r>
      <w:r>
        <w:rPr>
          <w:rFonts w:ascii="Consolas" w:hAnsi="Consolas" w:cs="Consolas"/>
          <w:sz w:val="24"/>
          <w:szCs w:val="24"/>
          <w:highlight w:val="lightGray"/>
        </w:rPr>
        <w:tab/>
      </w:r>
      <w:r>
        <w:rPr>
          <w:rFonts w:ascii="Consolas" w:hAnsi="Consolas" w:cs="Consolas"/>
          <w:sz w:val="24"/>
          <w:szCs w:val="24"/>
          <w:highlight w:val="lightGray"/>
        </w:rPr>
        <w:tab/>
        <w:t>"PolicyCredential"</w:t>
      </w:r>
      <w:r>
        <w:rPr>
          <w:rFonts w:ascii="Consolas" w:hAnsi="Consolas" w:cs="Consolas"/>
          <w:sz w:val="24"/>
          <w:szCs w:val="24"/>
          <w:highlight w:val="lightGray"/>
        </w:rPr>
        <w:tab/>
      </w:r>
    </w:p>
    <w:p w14:paraId="52A6B6CB" w14:textId="77777777" w:rsidR="00922D5A" w:rsidRDefault="00922D5A" w:rsidP="00922D5A">
      <w:pPr>
        <w:autoSpaceDE w:val="0"/>
        <w:autoSpaceDN w:val="0"/>
        <w:adjustRightInd w:val="0"/>
        <w:spacing w:after="0" w:line="240" w:lineRule="auto"/>
        <w:ind w:left="1416"/>
        <w:rPr>
          <w:rFonts w:ascii="Consolas" w:hAnsi="Consolas" w:cs="Consolas"/>
          <w:sz w:val="24"/>
          <w:szCs w:val="24"/>
          <w:highlight w:val="lightGray"/>
        </w:rPr>
      </w:pPr>
      <w:r>
        <w:rPr>
          <w:rFonts w:ascii="Consolas" w:hAnsi="Consolas" w:cs="Consolas"/>
          <w:sz w:val="24"/>
          <w:szCs w:val="24"/>
          <w:highlight w:val="lightGray"/>
        </w:rPr>
        <w:t>:setvar PolicyProxy</w:t>
      </w:r>
      <w:r>
        <w:rPr>
          <w:rFonts w:ascii="Consolas" w:hAnsi="Consolas" w:cs="Consolas"/>
          <w:sz w:val="24"/>
          <w:szCs w:val="24"/>
          <w:highlight w:val="lightGray"/>
        </w:rPr>
        <w:tab/>
      </w:r>
      <w:r>
        <w:rPr>
          <w:rFonts w:ascii="Consolas" w:hAnsi="Consolas" w:cs="Consolas"/>
          <w:sz w:val="24"/>
          <w:szCs w:val="24"/>
          <w:highlight w:val="lightGray"/>
        </w:rPr>
        <w:tab/>
        <w:t>"PolicyProxy"</w:t>
      </w:r>
    </w:p>
    <w:p w14:paraId="60BF592B" w14:textId="77777777" w:rsidR="00922D5A" w:rsidRDefault="00922D5A" w:rsidP="00922D5A">
      <w:pPr>
        <w:pStyle w:val="step"/>
        <w:numPr>
          <w:ilvl w:val="0"/>
          <w:numId w:val="0"/>
        </w:numPr>
      </w:pPr>
    </w:p>
    <w:p w14:paraId="27CCB524" w14:textId="77777777" w:rsidR="00922D5A" w:rsidRDefault="00922D5A" w:rsidP="00922D5A">
      <w:pPr>
        <w:pStyle w:val="step"/>
      </w:pPr>
      <w:r w:rsidRPr="00E55E40">
        <w:t>Set the script to run in SQLCMD mode</w:t>
      </w:r>
    </w:p>
    <w:p w14:paraId="734DFCD8" w14:textId="77777777" w:rsidR="00922D5A" w:rsidRDefault="00922D5A" w:rsidP="00922D5A">
      <w:pPr>
        <w:pStyle w:val="step"/>
        <w:numPr>
          <w:ilvl w:val="1"/>
          <w:numId w:val="7"/>
        </w:numPr>
      </w:pPr>
      <w:r>
        <w:t>With the focus on the query window, select the ‘Query’ menu from the top of the SSMS.</w:t>
      </w:r>
    </w:p>
    <w:p w14:paraId="11E9D159" w14:textId="77777777" w:rsidR="00922D5A" w:rsidRDefault="00922D5A" w:rsidP="00922D5A">
      <w:pPr>
        <w:pStyle w:val="step"/>
        <w:numPr>
          <w:ilvl w:val="1"/>
          <w:numId w:val="7"/>
        </w:numPr>
      </w:pPr>
      <w:r>
        <w:t>The SQLCMD selection will be third from the bottom. Click it. The background of the variables will turn to dark gray.</w:t>
      </w:r>
    </w:p>
    <w:p w14:paraId="521105F1" w14:textId="77777777" w:rsidR="00922D5A" w:rsidRDefault="00922D5A" w:rsidP="00922D5A">
      <w:pPr>
        <w:pStyle w:val="step"/>
      </w:pPr>
      <w:r>
        <w:t>Execute the Query.</w:t>
      </w:r>
    </w:p>
    <w:p w14:paraId="721DDABF" w14:textId="77777777" w:rsidR="00922D5A" w:rsidRDefault="00922D5A" w:rsidP="00922D5A">
      <w:pPr>
        <w:pStyle w:val="step"/>
      </w:pPr>
      <w:r>
        <w:t>When finished, check for the existence of the credential and proxy.</w:t>
      </w:r>
    </w:p>
    <w:p w14:paraId="7E5DB650" w14:textId="77777777" w:rsidR="00922D5A" w:rsidRDefault="00922D5A" w:rsidP="00922D5A">
      <w:pPr>
        <w:pStyle w:val="step"/>
        <w:numPr>
          <w:ilvl w:val="1"/>
          <w:numId w:val="7"/>
        </w:numPr>
      </w:pPr>
      <w:r>
        <w:t>In the SSMS Object Explorer, refresh the Security node and expand the Credentials node to confirm the existence of the “</w:t>
      </w:r>
      <w:r>
        <w:rPr>
          <w:rFonts w:ascii="Consolas" w:hAnsi="Consolas" w:cs="Consolas"/>
          <w:highlight w:val="lightGray"/>
        </w:rPr>
        <w:t>PolicyCredential</w:t>
      </w:r>
      <w:r>
        <w:t>”</w:t>
      </w:r>
    </w:p>
    <w:p w14:paraId="6C280EAD" w14:textId="77777777" w:rsidR="00922D5A" w:rsidRPr="00377C9B" w:rsidRDefault="00922D5A" w:rsidP="00922D5A">
      <w:pPr>
        <w:pStyle w:val="step"/>
        <w:numPr>
          <w:ilvl w:val="1"/>
          <w:numId w:val="7"/>
        </w:numPr>
      </w:pPr>
      <w:r>
        <w:t>In the SSMS Object Explorer, refresh the SQL Agent node and expand the SQL Agent and Proxies nodes to confirm the existence of the “</w:t>
      </w:r>
      <w:r>
        <w:rPr>
          <w:rFonts w:ascii="Consolas" w:hAnsi="Consolas" w:cs="Consolas"/>
          <w:highlight w:val="lightGray"/>
        </w:rPr>
        <w:t>PolicyProxy</w:t>
      </w:r>
      <w:r>
        <w:t>”.</w:t>
      </w:r>
    </w:p>
    <w:p w14:paraId="775D83F9" w14:textId="1628E325" w:rsidR="00262BD2" w:rsidRDefault="00262BD2" w:rsidP="00262BD2">
      <w:pPr>
        <w:pStyle w:val="PlainText"/>
      </w:pPr>
    </w:p>
    <w:p w14:paraId="4D5C026C" w14:textId="23A24E3A" w:rsidR="00A45CE7" w:rsidRDefault="006D783B" w:rsidP="00C93316">
      <w:pPr>
        <w:pStyle w:val="Heading1"/>
      </w:pPr>
      <w:bookmarkStart w:id="427" w:name="_Toc465253183"/>
      <w:r>
        <w:t>Appendix A – Reports</w:t>
      </w:r>
      <w:bookmarkEnd w:id="427"/>
    </w:p>
    <w:p w14:paraId="249FD12D" w14:textId="77777777" w:rsidR="006D783B" w:rsidRDefault="006D783B" w:rsidP="006D783B">
      <w:pPr>
        <w:rPr>
          <w:highlight w:val="lightGray"/>
        </w:rPr>
      </w:pPr>
      <w:r w:rsidRPr="00244D01">
        <w:rPr>
          <w:highlight w:val="lightGray"/>
        </w:rPr>
        <w:t xml:space="preserve">The </w:t>
      </w:r>
      <w:r>
        <w:rPr>
          <w:highlight w:val="lightGray"/>
        </w:rPr>
        <w:t>24</w:t>
      </w:r>
      <w:r w:rsidRPr="00244D01">
        <w:rPr>
          <w:highlight w:val="lightGray"/>
        </w:rPr>
        <w:t xml:space="preserve"> .rdl files</w:t>
      </w:r>
      <w:r>
        <w:rPr>
          <w:highlight w:val="lightGray"/>
        </w:rPr>
        <w:t xml:space="preserve"> along with their source stored procedure and SQL table</w:t>
      </w:r>
      <w:r w:rsidRPr="00244D01">
        <w:rPr>
          <w:highlight w:val="lightGray"/>
        </w:rPr>
        <w:t xml:space="preserve"> are listed below:</w:t>
      </w:r>
    </w:p>
    <w:tbl>
      <w:tblPr>
        <w:tblStyle w:val="ListTable3"/>
        <w:tblW w:w="9625" w:type="dxa"/>
        <w:tblLayout w:type="fixed"/>
        <w:tblLook w:val="04A0" w:firstRow="1" w:lastRow="0" w:firstColumn="1" w:lastColumn="0" w:noHBand="0" w:noVBand="1"/>
      </w:tblPr>
      <w:tblGrid>
        <w:gridCol w:w="2268"/>
        <w:gridCol w:w="2250"/>
        <w:gridCol w:w="2160"/>
        <w:gridCol w:w="2947"/>
      </w:tblGrid>
      <w:tr w:rsidR="006D783B" w14:paraId="5205665C" w14:textId="77777777" w:rsidTr="00B14C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2228777A" w14:textId="77777777" w:rsidR="006D783B" w:rsidRPr="00B14C18" w:rsidRDefault="006D783B" w:rsidP="003B1646">
            <w:pPr>
              <w:rPr>
                <w:b w:val="0"/>
                <w:bCs w:val="0"/>
                <w:color w:val="auto"/>
              </w:rPr>
            </w:pPr>
            <w:r w:rsidRPr="00B14C18">
              <w:rPr>
                <w:b w:val="0"/>
                <w:bCs w:val="0"/>
                <w:color w:val="auto"/>
              </w:rPr>
              <w:t>Report File</w:t>
            </w:r>
          </w:p>
        </w:tc>
        <w:tc>
          <w:tcPr>
            <w:tcW w:w="2250" w:type="dxa"/>
          </w:tcPr>
          <w:p w14:paraId="057C4BC8" w14:textId="77777777" w:rsidR="006D783B" w:rsidRPr="00B14C18" w:rsidRDefault="006D783B" w:rsidP="003B1646">
            <w:pPr>
              <w:cnfStyle w:val="100000000000" w:firstRow="1" w:lastRow="0" w:firstColumn="0" w:lastColumn="0" w:oddVBand="0" w:evenVBand="0" w:oddHBand="0" w:evenHBand="0" w:firstRowFirstColumn="0" w:firstRowLastColumn="0" w:lastRowFirstColumn="0" w:lastRowLastColumn="0"/>
              <w:rPr>
                <w:b w:val="0"/>
                <w:bCs w:val="0"/>
                <w:color w:val="auto"/>
              </w:rPr>
            </w:pPr>
            <w:r w:rsidRPr="00B14C18">
              <w:rPr>
                <w:b w:val="0"/>
                <w:bCs w:val="0"/>
                <w:color w:val="auto"/>
              </w:rPr>
              <w:t>Stored Procedure</w:t>
            </w:r>
          </w:p>
        </w:tc>
        <w:tc>
          <w:tcPr>
            <w:tcW w:w="2160" w:type="dxa"/>
          </w:tcPr>
          <w:p w14:paraId="0C73DD93" w14:textId="77777777" w:rsidR="006D783B" w:rsidRPr="00B14C18" w:rsidRDefault="006D783B" w:rsidP="003B1646">
            <w:pPr>
              <w:cnfStyle w:val="100000000000" w:firstRow="1" w:lastRow="0" w:firstColumn="0" w:lastColumn="0" w:oddVBand="0" w:evenVBand="0" w:oddHBand="0" w:evenHBand="0" w:firstRowFirstColumn="0" w:firstRowLastColumn="0" w:lastRowFirstColumn="0" w:lastRowLastColumn="0"/>
              <w:rPr>
                <w:b w:val="0"/>
                <w:bCs w:val="0"/>
                <w:color w:val="auto"/>
              </w:rPr>
            </w:pPr>
            <w:r w:rsidRPr="00B14C18">
              <w:rPr>
                <w:b w:val="0"/>
                <w:bCs w:val="0"/>
                <w:color w:val="auto"/>
              </w:rPr>
              <w:t>Table</w:t>
            </w:r>
          </w:p>
        </w:tc>
        <w:tc>
          <w:tcPr>
            <w:tcW w:w="2947" w:type="dxa"/>
          </w:tcPr>
          <w:p w14:paraId="5408006E" w14:textId="77777777" w:rsidR="006D783B" w:rsidRPr="00B14C18" w:rsidRDefault="006D783B" w:rsidP="003B1646">
            <w:pPr>
              <w:cnfStyle w:val="100000000000" w:firstRow="1" w:lastRow="0" w:firstColumn="0" w:lastColumn="0" w:oddVBand="0" w:evenVBand="0" w:oddHBand="0" w:evenHBand="0" w:firstRowFirstColumn="0" w:firstRowLastColumn="0" w:lastRowFirstColumn="0" w:lastRowLastColumn="0"/>
              <w:rPr>
                <w:b w:val="0"/>
                <w:bCs w:val="0"/>
                <w:color w:val="auto"/>
              </w:rPr>
            </w:pPr>
            <w:r w:rsidRPr="00B14C18">
              <w:rPr>
                <w:b w:val="0"/>
                <w:bCs w:val="0"/>
                <w:color w:val="auto"/>
              </w:rPr>
              <w:t>Description from usp_Main_Import_audit_logs</w:t>
            </w:r>
          </w:p>
        </w:tc>
      </w:tr>
      <w:tr w:rsidR="006D783B" w14:paraId="15ECB21E" w14:textId="77777777" w:rsidTr="00B14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434AE91" w14:textId="77777777" w:rsidR="006D783B" w:rsidRDefault="006D783B" w:rsidP="003B1646">
            <w:pPr>
              <w:rPr>
                <w:highlight w:val="lightGray"/>
              </w:rPr>
            </w:pPr>
            <w:r w:rsidRPr="00CB326A">
              <w:t>Application Role Password Change.rdl</w:t>
            </w:r>
          </w:p>
        </w:tc>
        <w:tc>
          <w:tcPr>
            <w:tcW w:w="2250" w:type="dxa"/>
          </w:tcPr>
          <w:p w14:paraId="6419ADAA"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F863A0">
              <w:t>usp_Merge_audit_application_role_password_change</w:t>
            </w:r>
          </w:p>
        </w:tc>
        <w:tc>
          <w:tcPr>
            <w:tcW w:w="2160" w:type="dxa"/>
          </w:tcPr>
          <w:p w14:paraId="48284D6A"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D02D1D">
              <w:t>Audit_application_role_password_change</w:t>
            </w:r>
          </w:p>
        </w:tc>
        <w:tc>
          <w:tcPr>
            <w:tcW w:w="2947" w:type="dxa"/>
          </w:tcPr>
          <w:p w14:paraId="4D2EC29C" w14:textId="77777777" w:rsidR="006D783B" w:rsidRPr="00BC4561" w:rsidRDefault="006D783B" w:rsidP="003B164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color w:val="008000"/>
                <w:sz w:val="19"/>
                <w:szCs w:val="19"/>
              </w:rPr>
              <w:t>13.) Merge data from the temporary import table into the Audit_application_role_password_change table</w:t>
            </w:r>
          </w:p>
        </w:tc>
      </w:tr>
      <w:tr w:rsidR="006D783B" w14:paraId="6550E946" w14:textId="77777777" w:rsidTr="00B14C18">
        <w:tc>
          <w:tcPr>
            <w:cnfStyle w:val="001000000000" w:firstRow="0" w:lastRow="0" w:firstColumn="1" w:lastColumn="0" w:oddVBand="0" w:evenVBand="0" w:oddHBand="0" w:evenHBand="0" w:firstRowFirstColumn="0" w:firstRowLastColumn="0" w:lastRowFirstColumn="0" w:lastRowLastColumn="0"/>
            <w:tcW w:w="2268" w:type="dxa"/>
          </w:tcPr>
          <w:p w14:paraId="3479DB67" w14:textId="77777777" w:rsidR="006D783B" w:rsidRDefault="006D783B" w:rsidP="003B1646">
            <w:pPr>
              <w:rPr>
                <w:highlight w:val="lightGray"/>
              </w:rPr>
            </w:pPr>
            <w:r w:rsidRPr="00CB326A">
              <w:t>Backup and Restore.rdl</w:t>
            </w:r>
          </w:p>
        </w:tc>
        <w:tc>
          <w:tcPr>
            <w:tcW w:w="2250" w:type="dxa"/>
          </w:tcPr>
          <w:p w14:paraId="41E2C23A"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F863A0">
              <w:t>usp_Merge_audit_backup_restore</w:t>
            </w:r>
          </w:p>
        </w:tc>
        <w:tc>
          <w:tcPr>
            <w:tcW w:w="2160" w:type="dxa"/>
          </w:tcPr>
          <w:p w14:paraId="334213AC"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D02D1D">
              <w:t>Audit_backup_restore</w:t>
            </w:r>
          </w:p>
        </w:tc>
        <w:tc>
          <w:tcPr>
            <w:tcW w:w="2947" w:type="dxa"/>
          </w:tcPr>
          <w:p w14:paraId="08F976D8" w14:textId="77777777" w:rsidR="006D783B" w:rsidRPr="001C4A27" w:rsidRDefault="006D783B" w:rsidP="003B16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color w:val="008000"/>
                <w:sz w:val="19"/>
                <w:szCs w:val="19"/>
              </w:rPr>
              <w:t>15.) Merge data from the temporary import table into the Audit_backup_restore table</w:t>
            </w:r>
          </w:p>
        </w:tc>
      </w:tr>
      <w:tr w:rsidR="006D783B" w14:paraId="766E8D5F" w14:textId="77777777" w:rsidTr="00B14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C121418" w14:textId="77777777" w:rsidR="006D783B" w:rsidRDefault="006D783B" w:rsidP="003B1646">
            <w:pPr>
              <w:rPr>
                <w:highlight w:val="lightGray"/>
              </w:rPr>
            </w:pPr>
            <w:r w:rsidRPr="005506F1">
              <w:lastRenderedPageBreak/>
              <w:t>Server Change.rdl</w:t>
            </w:r>
          </w:p>
        </w:tc>
        <w:tc>
          <w:tcPr>
            <w:tcW w:w="2250" w:type="dxa"/>
          </w:tcPr>
          <w:p w14:paraId="0C99CB9E"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F863A0">
              <w:t>usp_Merge_audit_change</w:t>
            </w:r>
          </w:p>
        </w:tc>
        <w:tc>
          <w:tcPr>
            <w:tcW w:w="2160" w:type="dxa"/>
          </w:tcPr>
          <w:p w14:paraId="03251949"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D02D1D">
              <w:t>Audit_change</w:t>
            </w:r>
          </w:p>
        </w:tc>
        <w:tc>
          <w:tcPr>
            <w:tcW w:w="2947" w:type="dxa"/>
          </w:tcPr>
          <w:p w14:paraId="4147B16E" w14:textId="77777777" w:rsidR="006D783B" w:rsidRDefault="006D783B" w:rsidP="003B1646">
            <w:pPr>
              <w:autoSpaceDE w:val="0"/>
              <w:autoSpaceDN w:val="0"/>
              <w:adjustRightInd w:val="0"/>
              <w:cnfStyle w:val="000000100000" w:firstRow="0" w:lastRow="0" w:firstColumn="0" w:lastColumn="0" w:oddVBand="0" w:evenVBand="0" w:oddHBand="1" w:evenHBand="0" w:firstRowFirstColumn="0" w:firstRowLastColumn="0" w:lastRowFirstColumn="0" w:lastRowLastColumn="0"/>
              <w:rPr>
                <w:highlight w:val="lightGray"/>
              </w:rPr>
            </w:pPr>
            <w:r>
              <w:rPr>
                <w:rFonts w:ascii="Consolas" w:hAnsi="Consolas" w:cs="Consolas"/>
                <w:color w:val="008000"/>
                <w:sz w:val="19"/>
                <w:szCs w:val="19"/>
              </w:rPr>
              <w:t>17.) Merge data from the temporary import table into the Audit_change table</w:t>
            </w:r>
          </w:p>
        </w:tc>
      </w:tr>
      <w:tr w:rsidR="006D783B" w14:paraId="099D101C" w14:textId="77777777" w:rsidTr="00B14C18">
        <w:tc>
          <w:tcPr>
            <w:cnfStyle w:val="001000000000" w:firstRow="0" w:lastRow="0" w:firstColumn="1" w:lastColumn="0" w:oddVBand="0" w:evenVBand="0" w:oddHBand="0" w:evenHBand="0" w:firstRowFirstColumn="0" w:firstRowLastColumn="0" w:lastRowFirstColumn="0" w:lastRowLastColumn="0"/>
            <w:tcW w:w="2268" w:type="dxa"/>
          </w:tcPr>
          <w:p w14:paraId="0A326023" w14:textId="77777777" w:rsidR="006D783B" w:rsidRDefault="006D783B" w:rsidP="003B1646">
            <w:pPr>
              <w:rPr>
                <w:highlight w:val="lightGray"/>
              </w:rPr>
            </w:pPr>
            <w:r w:rsidRPr="00CB326A">
              <w:t>Database Change.rdl</w:t>
            </w:r>
          </w:p>
        </w:tc>
        <w:tc>
          <w:tcPr>
            <w:tcW w:w="2250" w:type="dxa"/>
          </w:tcPr>
          <w:p w14:paraId="499EE479"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F863A0">
              <w:t>usp_Merge_audit_database_change</w:t>
            </w:r>
          </w:p>
        </w:tc>
        <w:tc>
          <w:tcPr>
            <w:tcW w:w="2160" w:type="dxa"/>
          </w:tcPr>
          <w:p w14:paraId="6FAFD3EA"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D02D1D">
              <w:t>Audit_database_change</w:t>
            </w:r>
          </w:p>
        </w:tc>
        <w:tc>
          <w:tcPr>
            <w:tcW w:w="2947" w:type="dxa"/>
          </w:tcPr>
          <w:p w14:paraId="4761AFAB" w14:textId="77777777" w:rsidR="006D783B" w:rsidRPr="009752CE" w:rsidRDefault="006D783B" w:rsidP="003B16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color w:val="008000"/>
                <w:sz w:val="19"/>
                <w:szCs w:val="19"/>
              </w:rPr>
              <w:t>18.) Merge data from the temporary import table into the Audit_database_change table</w:t>
            </w:r>
          </w:p>
        </w:tc>
      </w:tr>
      <w:tr w:rsidR="006D783B" w14:paraId="3F4096E5" w14:textId="77777777" w:rsidTr="00B14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97FC59B" w14:textId="77777777" w:rsidR="006D783B" w:rsidRDefault="006D783B" w:rsidP="003B1646">
            <w:pPr>
              <w:rPr>
                <w:highlight w:val="lightGray"/>
              </w:rPr>
            </w:pPr>
            <w:r w:rsidRPr="00B356AC">
              <w:t>Permission Change.rdl</w:t>
            </w:r>
          </w:p>
        </w:tc>
        <w:tc>
          <w:tcPr>
            <w:tcW w:w="2250" w:type="dxa"/>
          </w:tcPr>
          <w:p w14:paraId="65CCB76E"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F863A0">
              <w:t>usp_Merge_audit_database_permission_change</w:t>
            </w:r>
          </w:p>
        </w:tc>
        <w:tc>
          <w:tcPr>
            <w:tcW w:w="2160" w:type="dxa"/>
          </w:tcPr>
          <w:p w14:paraId="79A5D4EB"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D02D1D">
              <w:t>Audit_database_permission_change</w:t>
            </w:r>
          </w:p>
        </w:tc>
        <w:tc>
          <w:tcPr>
            <w:tcW w:w="2947" w:type="dxa"/>
          </w:tcPr>
          <w:p w14:paraId="69E63308" w14:textId="77777777" w:rsidR="006D783B" w:rsidRDefault="006D783B" w:rsidP="003B1646">
            <w:pPr>
              <w:autoSpaceDE w:val="0"/>
              <w:autoSpaceDN w:val="0"/>
              <w:adjustRightInd w:val="0"/>
              <w:cnfStyle w:val="000000100000" w:firstRow="0" w:lastRow="0" w:firstColumn="0" w:lastColumn="0" w:oddVBand="0" w:evenVBand="0" w:oddHBand="1" w:evenHBand="0" w:firstRowFirstColumn="0" w:firstRowLastColumn="0" w:lastRowFirstColumn="0" w:lastRowLastColumn="0"/>
              <w:rPr>
                <w:highlight w:val="lightGray"/>
              </w:rPr>
            </w:pPr>
            <w:r>
              <w:rPr>
                <w:rFonts w:ascii="Consolas" w:hAnsi="Consolas" w:cs="Consolas"/>
                <w:color w:val="008000"/>
                <w:sz w:val="19"/>
                <w:szCs w:val="19"/>
              </w:rPr>
              <w:t>5.) Merge data from the temporary import table into the Audit_database_permission_change table</w:t>
            </w:r>
          </w:p>
        </w:tc>
      </w:tr>
      <w:tr w:rsidR="006D783B" w14:paraId="243DFAE7" w14:textId="77777777" w:rsidTr="00B14C18">
        <w:tc>
          <w:tcPr>
            <w:cnfStyle w:val="001000000000" w:firstRow="0" w:lastRow="0" w:firstColumn="1" w:lastColumn="0" w:oddVBand="0" w:evenVBand="0" w:oddHBand="0" w:evenHBand="0" w:firstRowFirstColumn="0" w:firstRowLastColumn="0" w:lastRowFirstColumn="0" w:lastRowLastColumn="0"/>
            <w:tcW w:w="2268" w:type="dxa"/>
          </w:tcPr>
          <w:p w14:paraId="2BE992A1" w14:textId="77777777" w:rsidR="006D783B" w:rsidRDefault="006D783B" w:rsidP="003B1646">
            <w:pPr>
              <w:rPr>
                <w:highlight w:val="lightGray"/>
              </w:rPr>
            </w:pPr>
            <w:r w:rsidRPr="00CB326A">
              <w:t>Database Principal Change.rdl</w:t>
            </w:r>
          </w:p>
        </w:tc>
        <w:tc>
          <w:tcPr>
            <w:tcW w:w="2250" w:type="dxa"/>
          </w:tcPr>
          <w:p w14:paraId="3AAAF03F"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F863A0">
              <w:t>usp_Merge_audit_database_principal_change</w:t>
            </w:r>
          </w:p>
        </w:tc>
        <w:tc>
          <w:tcPr>
            <w:tcW w:w="2160" w:type="dxa"/>
          </w:tcPr>
          <w:p w14:paraId="4ACF7ED9"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D02D1D">
              <w:t>Audit_database_principal_change</w:t>
            </w:r>
          </w:p>
        </w:tc>
        <w:tc>
          <w:tcPr>
            <w:tcW w:w="2947" w:type="dxa"/>
          </w:tcPr>
          <w:p w14:paraId="15421C22" w14:textId="77777777" w:rsidR="006D783B" w:rsidRDefault="006D783B" w:rsidP="003B1646">
            <w:pPr>
              <w:autoSpaceDE w:val="0"/>
              <w:autoSpaceDN w:val="0"/>
              <w:adjustRightInd w:val="0"/>
              <w:cnfStyle w:val="000000000000" w:firstRow="0" w:lastRow="0" w:firstColumn="0" w:lastColumn="0" w:oddVBand="0" w:evenVBand="0" w:oddHBand="0" w:evenHBand="0" w:firstRowFirstColumn="0" w:firstRowLastColumn="0" w:lastRowFirstColumn="0" w:lastRowLastColumn="0"/>
              <w:rPr>
                <w:highlight w:val="lightGray"/>
              </w:rPr>
            </w:pPr>
            <w:r>
              <w:rPr>
                <w:rFonts w:ascii="Consolas" w:hAnsi="Consolas" w:cs="Consolas"/>
                <w:color w:val="008000"/>
                <w:sz w:val="19"/>
                <w:szCs w:val="19"/>
              </w:rPr>
              <w:t>11.) Merge data from the temporary import table into the Audit_database_principal_change table</w:t>
            </w:r>
          </w:p>
        </w:tc>
      </w:tr>
      <w:tr w:rsidR="006D783B" w14:paraId="27BF9F38" w14:textId="77777777" w:rsidTr="00B14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CF2C62" w14:textId="77777777" w:rsidR="006D783B" w:rsidRDefault="006D783B" w:rsidP="003B1646">
            <w:pPr>
              <w:rPr>
                <w:highlight w:val="lightGray"/>
              </w:rPr>
            </w:pPr>
            <w:r w:rsidRPr="00CB326A">
              <w:t>Database Role Member Change.rdl</w:t>
            </w:r>
          </w:p>
        </w:tc>
        <w:tc>
          <w:tcPr>
            <w:tcW w:w="2250" w:type="dxa"/>
          </w:tcPr>
          <w:p w14:paraId="3EE69BD8"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F863A0">
              <w:t>usp_Merge_audit_database_role_member_change</w:t>
            </w:r>
          </w:p>
        </w:tc>
        <w:tc>
          <w:tcPr>
            <w:tcW w:w="2160" w:type="dxa"/>
          </w:tcPr>
          <w:p w14:paraId="2FF58B35"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D02D1D">
              <w:t>Audit_database_role_member_change</w:t>
            </w:r>
          </w:p>
        </w:tc>
        <w:tc>
          <w:tcPr>
            <w:tcW w:w="2947" w:type="dxa"/>
          </w:tcPr>
          <w:p w14:paraId="79EA2CA5" w14:textId="77777777" w:rsidR="006D783B" w:rsidRDefault="006D783B" w:rsidP="003B1646">
            <w:pPr>
              <w:autoSpaceDE w:val="0"/>
              <w:autoSpaceDN w:val="0"/>
              <w:adjustRightInd w:val="0"/>
              <w:cnfStyle w:val="000000100000" w:firstRow="0" w:lastRow="0" w:firstColumn="0" w:lastColumn="0" w:oddVBand="0" w:evenVBand="0" w:oddHBand="1" w:evenHBand="0" w:firstRowFirstColumn="0" w:firstRowLastColumn="0" w:lastRowFirstColumn="0" w:lastRowLastColumn="0"/>
              <w:rPr>
                <w:highlight w:val="lightGray"/>
              </w:rPr>
            </w:pPr>
            <w:r>
              <w:rPr>
                <w:rFonts w:ascii="Consolas" w:hAnsi="Consolas" w:cs="Consolas"/>
                <w:color w:val="008000"/>
                <w:sz w:val="19"/>
                <w:szCs w:val="19"/>
              </w:rPr>
              <w:t>12.) Merge data from the temporary import table into the Audit_database_role_member_change table</w:t>
            </w:r>
          </w:p>
        </w:tc>
      </w:tr>
      <w:tr w:rsidR="006D783B" w14:paraId="22259F42" w14:textId="77777777" w:rsidTr="00B14C18">
        <w:tc>
          <w:tcPr>
            <w:cnfStyle w:val="001000000000" w:firstRow="0" w:lastRow="0" w:firstColumn="1" w:lastColumn="0" w:oddVBand="0" w:evenVBand="0" w:oddHBand="0" w:evenHBand="0" w:firstRowFirstColumn="0" w:firstRowLastColumn="0" w:lastRowFirstColumn="0" w:lastRowLastColumn="0"/>
            <w:tcW w:w="2268" w:type="dxa"/>
          </w:tcPr>
          <w:p w14:paraId="7D4BE2C2" w14:textId="77777777" w:rsidR="006D783B" w:rsidRDefault="006D783B" w:rsidP="003B1646">
            <w:pPr>
              <w:rPr>
                <w:highlight w:val="lightGray"/>
              </w:rPr>
            </w:pPr>
            <w:r w:rsidRPr="00CB326A">
              <w:t>DBCC.rdl</w:t>
            </w:r>
          </w:p>
        </w:tc>
        <w:tc>
          <w:tcPr>
            <w:tcW w:w="2250" w:type="dxa"/>
          </w:tcPr>
          <w:p w14:paraId="63472E40"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5506F1">
              <w:t>usp_Merge_DBCC</w:t>
            </w:r>
          </w:p>
        </w:tc>
        <w:tc>
          <w:tcPr>
            <w:tcW w:w="2160" w:type="dxa"/>
          </w:tcPr>
          <w:p w14:paraId="3CC63E2B"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D02D1D">
              <w:t>Audit_DBCC</w:t>
            </w:r>
          </w:p>
        </w:tc>
        <w:tc>
          <w:tcPr>
            <w:tcW w:w="2947" w:type="dxa"/>
          </w:tcPr>
          <w:p w14:paraId="1C4BC733" w14:textId="77777777" w:rsidR="006D783B" w:rsidRPr="00A17CB7" w:rsidRDefault="006D783B" w:rsidP="003B16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color w:val="008000"/>
                <w:sz w:val="19"/>
                <w:szCs w:val="19"/>
              </w:rPr>
              <w:t>16.) Merge data from the temporary import table into the Audit_DBCC table</w:t>
            </w:r>
          </w:p>
        </w:tc>
      </w:tr>
      <w:tr w:rsidR="006D783B" w14:paraId="059D879D" w14:textId="77777777" w:rsidTr="00B14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85B7581" w14:textId="77777777" w:rsidR="006D783B" w:rsidRDefault="006D783B" w:rsidP="003B1646">
            <w:pPr>
              <w:rPr>
                <w:highlight w:val="lightGray"/>
              </w:rPr>
            </w:pPr>
            <w:r w:rsidRPr="00CB326A">
              <w:t>Failed Login.rdl</w:t>
            </w:r>
          </w:p>
        </w:tc>
        <w:tc>
          <w:tcPr>
            <w:tcW w:w="2250" w:type="dxa"/>
          </w:tcPr>
          <w:p w14:paraId="07B79721"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F863A0">
              <w:t>usp_Merge_audit_failed_login</w:t>
            </w:r>
          </w:p>
        </w:tc>
        <w:tc>
          <w:tcPr>
            <w:tcW w:w="2160" w:type="dxa"/>
          </w:tcPr>
          <w:p w14:paraId="292D887C"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D02D1D">
              <w:t>Audit_failed_login</w:t>
            </w:r>
          </w:p>
        </w:tc>
        <w:tc>
          <w:tcPr>
            <w:tcW w:w="2947" w:type="dxa"/>
          </w:tcPr>
          <w:p w14:paraId="52D9B910" w14:textId="77777777" w:rsidR="006D783B" w:rsidRDefault="006D783B" w:rsidP="003B1646">
            <w:pPr>
              <w:autoSpaceDE w:val="0"/>
              <w:autoSpaceDN w:val="0"/>
              <w:adjustRightInd w:val="0"/>
              <w:cnfStyle w:val="000000100000" w:firstRow="0" w:lastRow="0" w:firstColumn="0" w:lastColumn="0" w:oddVBand="0" w:evenVBand="0" w:oddHBand="1" w:evenHBand="0" w:firstRowFirstColumn="0" w:firstRowLastColumn="0" w:lastRowFirstColumn="0" w:lastRowLastColumn="0"/>
              <w:rPr>
                <w:highlight w:val="lightGray"/>
              </w:rPr>
            </w:pPr>
            <w:r>
              <w:rPr>
                <w:rFonts w:ascii="Consolas" w:hAnsi="Consolas" w:cs="Consolas"/>
                <w:color w:val="008000"/>
                <w:sz w:val="19"/>
                <w:szCs w:val="19"/>
              </w:rPr>
              <w:t>4.) Merge data from the temporary import table into the Audit_failed_login table</w:t>
            </w:r>
          </w:p>
        </w:tc>
      </w:tr>
      <w:tr w:rsidR="006D783B" w14:paraId="6F5DB6F0" w14:textId="77777777" w:rsidTr="00B14C18">
        <w:tc>
          <w:tcPr>
            <w:cnfStyle w:val="001000000000" w:firstRow="0" w:lastRow="0" w:firstColumn="1" w:lastColumn="0" w:oddVBand="0" w:evenVBand="0" w:oddHBand="0" w:evenHBand="0" w:firstRowFirstColumn="0" w:firstRowLastColumn="0" w:lastRowFirstColumn="0" w:lastRowLastColumn="0"/>
            <w:tcW w:w="2268" w:type="dxa"/>
          </w:tcPr>
          <w:p w14:paraId="07683BA0" w14:textId="77777777" w:rsidR="006D783B" w:rsidRDefault="006D783B" w:rsidP="003B1646">
            <w:pPr>
              <w:rPr>
                <w:highlight w:val="lightGray"/>
              </w:rPr>
            </w:pPr>
            <w:r w:rsidRPr="00CB326A">
              <w:t>Login.rdl</w:t>
            </w:r>
          </w:p>
        </w:tc>
        <w:tc>
          <w:tcPr>
            <w:tcW w:w="2250" w:type="dxa"/>
          </w:tcPr>
          <w:p w14:paraId="44C41555"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F863A0">
              <w:t>usp_Merge_audit_login</w:t>
            </w:r>
          </w:p>
        </w:tc>
        <w:tc>
          <w:tcPr>
            <w:tcW w:w="2160" w:type="dxa"/>
          </w:tcPr>
          <w:p w14:paraId="31733E2A"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D02D1D">
              <w:t>Audit_Login</w:t>
            </w:r>
          </w:p>
        </w:tc>
        <w:tc>
          <w:tcPr>
            <w:tcW w:w="2947" w:type="dxa"/>
          </w:tcPr>
          <w:p w14:paraId="2D249465" w14:textId="77777777" w:rsidR="006D783B" w:rsidRDefault="006D783B" w:rsidP="003B1646">
            <w:pPr>
              <w:autoSpaceDE w:val="0"/>
              <w:autoSpaceDN w:val="0"/>
              <w:adjustRightInd w:val="0"/>
              <w:cnfStyle w:val="000000000000" w:firstRow="0" w:lastRow="0" w:firstColumn="0" w:lastColumn="0" w:oddVBand="0" w:evenVBand="0" w:oddHBand="0" w:evenHBand="0" w:firstRowFirstColumn="0" w:firstRowLastColumn="0" w:lastRowFirstColumn="0" w:lastRowLastColumn="0"/>
              <w:rPr>
                <w:highlight w:val="lightGray"/>
              </w:rPr>
            </w:pPr>
            <w:r>
              <w:rPr>
                <w:rFonts w:ascii="Consolas" w:hAnsi="Consolas" w:cs="Consolas"/>
                <w:color w:val="008000"/>
                <w:sz w:val="19"/>
                <w:szCs w:val="19"/>
              </w:rPr>
              <w:t>1.) Merge data from the temporary import table into the Audit_Login table</w:t>
            </w:r>
          </w:p>
        </w:tc>
      </w:tr>
      <w:tr w:rsidR="006D783B" w14:paraId="76B8A92E" w14:textId="77777777" w:rsidTr="00B14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94003A1" w14:textId="77777777" w:rsidR="006D783B" w:rsidRDefault="006D783B" w:rsidP="003B1646">
            <w:pPr>
              <w:rPr>
                <w:highlight w:val="lightGray"/>
              </w:rPr>
            </w:pPr>
            <w:r w:rsidRPr="00CB326A">
              <w:t>Login Change Password.rdl</w:t>
            </w:r>
          </w:p>
        </w:tc>
        <w:tc>
          <w:tcPr>
            <w:tcW w:w="2250" w:type="dxa"/>
          </w:tcPr>
          <w:p w14:paraId="27D82DCD"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F863A0">
              <w:t>usp_Merge_audit_login_change_password</w:t>
            </w:r>
          </w:p>
        </w:tc>
        <w:tc>
          <w:tcPr>
            <w:tcW w:w="2160" w:type="dxa"/>
          </w:tcPr>
          <w:p w14:paraId="2B61E41F"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D02D1D">
              <w:t>Audit_login_change_password</w:t>
            </w:r>
          </w:p>
        </w:tc>
        <w:tc>
          <w:tcPr>
            <w:tcW w:w="2947" w:type="dxa"/>
          </w:tcPr>
          <w:p w14:paraId="65793A26" w14:textId="77777777" w:rsidR="006D783B" w:rsidRDefault="006D783B" w:rsidP="003B1646">
            <w:pPr>
              <w:autoSpaceDE w:val="0"/>
              <w:autoSpaceDN w:val="0"/>
              <w:adjustRightInd w:val="0"/>
              <w:cnfStyle w:val="000000100000" w:firstRow="0" w:lastRow="0" w:firstColumn="0" w:lastColumn="0" w:oddVBand="0" w:evenVBand="0" w:oddHBand="1" w:evenHBand="0" w:firstRowFirstColumn="0" w:firstRowLastColumn="0" w:lastRowFirstColumn="0" w:lastRowLastColumn="0"/>
              <w:rPr>
                <w:highlight w:val="lightGray"/>
              </w:rPr>
            </w:pPr>
            <w:r>
              <w:rPr>
                <w:rFonts w:ascii="Consolas" w:hAnsi="Consolas" w:cs="Consolas"/>
                <w:color w:val="008000"/>
                <w:sz w:val="19"/>
                <w:szCs w:val="19"/>
              </w:rPr>
              <w:t>9.) Merge data from the temporary import table into the Audit_login_change_password table</w:t>
            </w:r>
          </w:p>
        </w:tc>
      </w:tr>
      <w:tr w:rsidR="006D783B" w14:paraId="72B55259" w14:textId="77777777" w:rsidTr="00B14C18">
        <w:tc>
          <w:tcPr>
            <w:cnfStyle w:val="001000000000" w:firstRow="0" w:lastRow="0" w:firstColumn="1" w:lastColumn="0" w:oddVBand="0" w:evenVBand="0" w:oddHBand="0" w:evenHBand="0" w:firstRowFirstColumn="0" w:firstRowLastColumn="0" w:lastRowFirstColumn="0" w:lastRowLastColumn="0"/>
            <w:tcW w:w="2268" w:type="dxa"/>
          </w:tcPr>
          <w:p w14:paraId="253F40B3" w14:textId="77777777" w:rsidR="006D783B" w:rsidRDefault="006D783B" w:rsidP="003B1646">
            <w:pPr>
              <w:rPr>
                <w:highlight w:val="lightGray"/>
              </w:rPr>
            </w:pPr>
            <w:r w:rsidRPr="00CB326A">
              <w:t>Logout.rdl</w:t>
            </w:r>
          </w:p>
        </w:tc>
        <w:tc>
          <w:tcPr>
            <w:tcW w:w="2250" w:type="dxa"/>
          </w:tcPr>
          <w:p w14:paraId="06A1D797"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F863A0">
              <w:t>usp_Merge_audit_logout</w:t>
            </w:r>
          </w:p>
        </w:tc>
        <w:tc>
          <w:tcPr>
            <w:tcW w:w="2160" w:type="dxa"/>
          </w:tcPr>
          <w:p w14:paraId="09D8770D"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D02D1D">
              <w:t>Audit_Logout</w:t>
            </w:r>
          </w:p>
        </w:tc>
        <w:tc>
          <w:tcPr>
            <w:tcW w:w="2947" w:type="dxa"/>
          </w:tcPr>
          <w:p w14:paraId="505BF43B" w14:textId="77777777" w:rsidR="006D783B" w:rsidRPr="00A07F1D" w:rsidRDefault="006D783B" w:rsidP="003B16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Pr>
                <w:rFonts w:ascii="Consolas" w:hAnsi="Consolas" w:cs="Consolas"/>
                <w:color w:val="008000"/>
                <w:sz w:val="19"/>
                <w:szCs w:val="19"/>
              </w:rPr>
              <w:t>2.) Merge data from the temporary import table into the Audit_Logout table</w:t>
            </w:r>
          </w:p>
        </w:tc>
      </w:tr>
      <w:tr w:rsidR="006D783B" w14:paraId="712D2D66" w14:textId="77777777" w:rsidTr="00B14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1251525" w14:textId="77777777" w:rsidR="006D783B" w:rsidRDefault="006D783B" w:rsidP="003B1646">
            <w:pPr>
              <w:rPr>
                <w:highlight w:val="lightGray"/>
              </w:rPr>
            </w:pPr>
            <w:r w:rsidRPr="00CB326A">
              <w:t>Object Change.rdl</w:t>
            </w:r>
          </w:p>
        </w:tc>
        <w:tc>
          <w:tcPr>
            <w:tcW w:w="2250" w:type="dxa"/>
          </w:tcPr>
          <w:p w14:paraId="76A90D2C"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F863A0">
              <w:t>usp_Merge_audit_object_change</w:t>
            </w:r>
          </w:p>
        </w:tc>
        <w:tc>
          <w:tcPr>
            <w:tcW w:w="2160" w:type="dxa"/>
          </w:tcPr>
          <w:p w14:paraId="4E6B3DEE"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D02D1D">
              <w:t>Audit_object_change</w:t>
            </w:r>
          </w:p>
        </w:tc>
        <w:tc>
          <w:tcPr>
            <w:tcW w:w="2947" w:type="dxa"/>
          </w:tcPr>
          <w:p w14:paraId="0333B180" w14:textId="77777777" w:rsidR="006D783B" w:rsidRDefault="006D783B" w:rsidP="003B1646">
            <w:pPr>
              <w:autoSpaceDE w:val="0"/>
              <w:autoSpaceDN w:val="0"/>
              <w:adjustRightInd w:val="0"/>
              <w:cnfStyle w:val="000000100000" w:firstRow="0" w:lastRow="0" w:firstColumn="0" w:lastColumn="0" w:oddVBand="0" w:evenVBand="0" w:oddHBand="1" w:evenHBand="0" w:firstRowFirstColumn="0" w:firstRowLastColumn="0" w:lastRowFirstColumn="0" w:lastRowLastColumn="0"/>
              <w:rPr>
                <w:highlight w:val="lightGray"/>
              </w:rPr>
            </w:pPr>
            <w:r>
              <w:rPr>
                <w:rFonts w:ascii="Consolas" w:hAnsi="Consolas" w:cs="Consolas"/>
                <w:color w:val="008000"/>
                <w:sz w:val="19"/>
                <w:szCs w:val="19"/>
              </w:rPr>
              <w:t>22.) Merge data from the temporary import table into the Audit_object_change</w:t>
            </w:r>
          </w:p>
        </w:tc>
      </w:tr>
      <w:tr w:rsidR="006D783B" w14:paraId="2D06056D" w14:textId="77777777" w:rsidTr="00B14C18">
        <w:tc>
          <w:tcPr>
            <w:cnfStyle w:val="001000000000" w:firstRow="0" w:lastRow="0" w:firstColumn="1" w:lastColumn="0" w:oddVBand="0" w:evenVBand="0" w:oddHBand="0" w:evenHBand="0" w:firstRowFirstColumn="0" w:firstRowLastColumn="0" w:lastRowFirstColumn="0" w:lastRowLastColumn="0"/>
            <w:tcW w:w="2268" w:type="dxa"/>
          </w:tcPr>
          <w:p w14:paraId="6D33A135" w14:textId="77777777" w:rsidR="006D783B" w:rsidRDefault="006D783B" w:rsidP="003B1646">
            <w:pPr>
              <w:rPr>
                <w:highlight w:val="lightGray"/>
              </w:rPr>
            </w:pPr>
            <w:r w:rsidRPr="00CB326A">
              <w:t>Object Ownership Change.rdl</w:t>
            </w:r>
          </w:p>
        </w:tc>
        <w:tc>
          <w:tcPr>
            <w:tcW w:w="2250" w:type="dxa"/>
          </w:tcPr>
          <w:p w14:paraId="70BC6876"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F863A0">
              <w:t>usp_Merge_audit_ownership_change</w:t>
            </w:r>
          </w:p>
        </w:tc>
        <w:tc>
          <w:tcPr>
            <w:tcW w:w="2160" w:type="dxa"/>
          </w:tcPr>
          <w:p w14:paraId="07005A9A"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D02D1D">
              <w:t>Audit_object_ownership_change</w:t>
            </w:r>
          </w:p>
        </w:tc>
        <w:tc>
          <w:tcPr>
            <w:tcW w:w="2947" w:type="dxa"/>
          </w:tcPr>
          <w:p w14:paraId="33A0706E" w14:textId="77777777" w:rsidR="006D783B" w:rsidRDefault="006D783B" w:rsidP="003B1646">
            <w:pPr>
              <w:autoSpaceDE w:val="0"/>
              <w:autoSpaceDN w:val="0"/>
              <w:adjustRightInd w:val="0"/>
              <w:cnfStyle w:val="000000000000" w:firstRow="0" w:lastRow="0" w:firstColumn="0" w:lastColumn="0" w:oddVBand="0" w:evenVBand="0" w:oddHBand="0" w:evenHBand="0" w:firstRowFirstColumn="0" w:firstRowLastColumn="0" w:lastRowFirstColumn="0" w:lastRowLastColumn="0"/>
              <w:rPr>
                <w:highlight w:val="lightGray"/>
              </w:rPr>
            </w:pPr>
            <w:r>
              <w:rPr>
                <w:rFonts w:ascii="Consolas" w:hAnsi="Consolas" w:cs="Consolas"/>
                <w:color w:val="008000"/>
                <w:sz w:val="19"/>
                <w:szCs w:val="19"/>
              </w:rPr>
              <w:t>21.) Merge data from the temporary import table into the Audit_object_ownership_change</w:t>
            </w:r>
          </w:p>
        </w:tc>
      </w:tr>
      <w:tr w:rsidR="006D783B" w14:paraId="0C889143" w14:textId="77777777" w:rsidTr="00B14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B0AFBCA" w14:textId="77777777" w:rsidR="006D783B" w:rsidRDefault="006D783B" w:rsidP="003B1646">
            <w:pPr>
              <w:rPr>
                <w:highlight w:val="lightGray"/>
              </w:rPr>
            </w:pPr>
            <w:r w:rsidRPr="00CB326A">
              <w:t>Schema Object Change.rdl</w:t>
            </w:r>
          </w:p>
        </w:tc>
        <w:tc>
          <w:tcPr>
            <w:tcW w:w="2250" w:type="dxa"/>
          </w:tcPr>
          <w:p w14:paraId="4F6A6260"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F863A0">
              <w:t>usp_Merge_audit_schema_object_change</w:t>
            </w:r>
          </w:p>
        </w:tc>
        <w:tc>
          <w:tcPr>
            <w:tcW w:w="2160" w:type="dxa"/>
          </w:tcPr>
          <w:p w14:paraId="3F4CEF97"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D02D1D">
              <w:t>Audit_schema_object_change</w:t>
            </w:r>
          </w:p>
        </w:tc>
        <w:tc>
          <w:tcPr>
            <w:tcW w:w="2947" w:type="dxa"/>
          </w:tcPr>
          <w:p w14:paraId="05905138" w14:textId="77777777" w:rsidR="006D783B" w:rsidRDefault="006D783B" w:rsidP="003B1646">
            <w:pPr>
              <w:autoSpaceDE w:val="0"/>
              <w:autoSpaceDN w:val="0"/>
              <w:adjustRightInd w:val="0"/>
              <w:cnfStyle w:val="000000100000" w:firstRow="0" w:lastRow="0" w:firstColumn="0" w:lastColumn="0" w:oddVBand="0" w:evenVBand="0" w:oddHBand="1" w:evenHBand="0" w:firstRowFirstColumn="0" w:firstRowLastColumn="0" w:lastRowFirstColumn="0" w:lastRowLastColumn="0"/>
              <w:rPr>
                <w:highlight w:val="lightGray"/>
              </w:rPr>
            </w:pPr>
            <w:r>
              <w:rPr>
                <w:rFonts w:ascii="Consolas" w:hAnsi="Consolas" w:cs="Consolas"/>
                <w:color w:val="008000"/>
                <w:sz w:val="19"/>
                <w:szCs w:val="19"/>
              </w:rPr>
              <w:t>14.) Merge data from the temporary import table into the Audit_schema_object_change table</w:t>
            </w:r>
          </w:p>
        </w:tc>
      </w:tr>
      <w:tr w:rsidR="006D783B" w14:paraId="329AEFC8" w14:textId="77777777" w:rsidTr="00B14C18">
        <w:tc>
          <w:tcPr>
            <w:cnfStyle w:val="001000000000" w:firstRow="0" w:lastRow="0" w:firstColumn="1" w:lastColumn="0" w:oddVBand="0" w:evenVBand="0" w:oddHBand="0" w:evenHBand="0" w:firstRowFirstColumn="0" w:firstRowLastColumn="0" w:lastRowFirstColumn="0" w:lastRowLastColumn="0"/>
            <w:tcW w:w="2268" w:type="dxa"/>
          </w:tcPr>
          <w:p w14:paraId="6E39687E" w14:textId="77777777" w:rsidR="006D783B" w:rsidRDefault="006D783B" w:rsidP="003B1646">
            <w:pPr>
              <w:rPr>
                <w:highlight w:val="lightGray"/>
              </w:rPr>
            </w:pPr>
            <w:r w:rsidRPr="00CB326A">
              <w:lastRenderedPageBreak/>
              <w:t>Schema Object Permission Change.rdl</w:t>
            </w:r>
          </w:p>
        </w:tc>
        <w:tc>
          <w:tcPr>
            <w:tcW w:w="2250" w:type="dxa"/>
          </w:tcPr>
          <w:p w14:paraId="2B6A899C"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F863A0">
              <w:t>usp_Merge_audit_schema_object_permission_change</w:t>
            </w:r>
          </w:p>
        </w:tc>
        <w:tc>
          <w:tcPr>
            <w:tcW w:w="2160" w:type="dxa"/>
          </w:tcPr>
          <w:p w14:paraId="312DE570"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D02D1D">
              <w:t>Audit_schema_object_permission_change</w:t>
            </w:r>
          </w:p>
        </w:tc>
        <w:tc>
          <w:tcPr>
            <w:tcW w:w="2947" w:type="dxa"/>
          </w:tcPr>
          <w:p w14:paraId="48C7C344" w14:textId="77777777" w:rsidR="006D783B" w:rsidRDefault="006D783B" w:rsidP="003B1646">
            <w:pPr>
              <w:autoSpaceDE w:val="0"/>
              <w:autoSpaceDN w:val="0"/>
              <w:adjustRightInd w:val="0"/>
              <w:cnfStyle w:val="000000000000" w:firstRow="0" w:lastRow="0" w:firstColumn="0" w:lastColumn="0" w:oddVBand="0" w:evenVBand="0" w:oddHBand="0" w:evenHBand="0" w:firstRowFirstColumn="0" w:firstRowLastColumn="0" w:lastRowFirstColumn="0" w:lastRowLastColumn="0"/>
              <w:rPr>
                <w:highlight w:val="lightGray"/>
              </w:rPr>
            </w:pPr>
            <w:r>
              <w:rPr>
                <w:rFonts w:ascii="Consolas" w:hAnsi="Consolas" w:cs="Consolas"/>
                <w:color w:val="008000"/>
                <w:sz w:val="19"/>
                <w:szCs w:val="19"/>
              </w:rPr>
              <w:t>6.) Merge data from the temporary import table into the Audit_schema_object_permission_change table</w:t>
            </w:r>
          </w:p>
        </w:tc>
      </w:tr>
      <w:tr w:rsidR="006D783B" w14:paraId="3606E8CE" w14:textId="77777777" w:rsidTr="00B14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CED8A98" w14:textId="77777777" w:rsidR="006D783B" w:rsidRDefault="006D783B" w:rsidP="003B1646">
            <w:pPr>
              <w:rPr>
                <w:highlight w:val="lightGray"/>
              </w:rPr>
            </w:pPr>
            <w:r w:rsidRPr="008849B7">
              <w:t>Server Operation.rdl</w:t>
            </w:r>
          </w:p>
        </w:tc>
        <w:tc>
          <w:tcPr>
            <w:tcW w:w="2250" w:type="dxa"/>
          </w:tcPr>
          <w:p w14:paraId="3FEAD93D"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F863A0">
              <w:t>usp_Merge_audit_server_operation</w:t>
            </w:r>
          </w:p>
        </w:tc>
        <w:tc>
          <w:tcPr>
            <w:tcW w:w="2160" w:type="dxa"/>
          </w:tcPr>
          <w:p w14:paraId="2F9CC1EB"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D02D1D">
              <w:t>Audit_server_operation</w:t>
            </w:r>
          </w:p>
        </w:tc>
        <w:tc>
          <w:tcPr>
            <w:tcW w:w="2947" w:type="dxa"/>
          </w:tcPr>
          <w:p w14:paraId="2BC81629" w14:textId="77777777" w:rsidR="006D783B" w:rsidRDefault="006D783B" w:rsidP="003B1646">
            <w:pPr>
              <w:autoSpaceDE w:val="0"/>
              <w:autoSpaceDN w:val="0"/>
              <w:adjustRightInd w:val="0"/>
              <w:cnfStyle w:val="000000100000" w:firstRow="0" w:lastRow="0" w:firstColumn="0" w:lastColumn="0" w:oddVBand="0" w:evenVBand="0" w:oddHBand="1" w:evenHBand="0" w:firstRowFirstColumn="0" w:firstRowLastColumn="0" w:lastRowFirstColumn="0" w:lastRowLastColumn="0"/>
              <w:rPr>
                <w:highlight w:val="lightGray"/>
              </w:rPr>
            </w:pPr>
            <w:r>
              <w:rPr>
                <w:rFonts w:ascii="Consolas" w:hAnsi="Consolas" w:cs="Consolas"/>
                <w:color w:val="008000"/>
                <w:sz w:val="19"/>
                <w:szCs w:val="19"/>
              </w:rPr>
              <w:t>23.) Merge data from the temporary import table into the Audit_server_operation</w:t>
            </w:r>
          </w:p>
        </w:tc>
      </w:tr>
      <w:tr w:rsidR="006D783B" w14:paraId="59F6CD85" w14:textId="77777777" w:rsidTr="00B14C18">
        <w:tc>
          <w:tcPr>
            <w:cnfStyle w:val="001000000000" w:firstRow="0" w:lastRow="0" w:firstColumn="1" w:lastColumn="0" w:oddVBand="0" w:evenVBand="0" w:oddHBand="0" w:evenHBand="0" w:firstRowFirstColumn="0" w:firstRowLastColumn="0" w:lastRowFirstColumn="0" w:lastRowLastColumn="0"/>
            <w:tcW w:w="2268" w:type="dxa"/>
          </w:tcPr>
          <w:p w14:paraId="421DEC5F" w14:textId="77777777" w:rsidR="006D783B" w:rsidRDefault="006D783B" w:rsidP="003B1646">
            <w:r w:rsidRPr="008849B7">
              <w:t>Server Permission Change.rdl</w:t>
            </w:r>
          </w:p>
          <w:p w14:paraId="1101C192" w14:textId="77777777" w:rsidR="006D783B" w:rsidRDefault="006D783B" w:rsidP="003B1646">
            <w:pPr>
              <w:rPr>
                <w:highlight w:val="lightGray"/>
              </w:rPr>
            </w:pPr>
          </w:p>
        </w:tc>
        <w:tc>
          <w:tcPr>
            <w:tcW w:w="2250" w:type="dxa"/>
          </w:tcPr>
          <w:p w14:paraId="0B6BB557"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F863A0">
              <w:t>usp_Merge_audit_server_permission_change</w:t>
            </w:r>
          </w:p>
        </w:tc>
        <w:tc>
          <w:tcPr>
            <w:tcW w:w="2160" w:type="dxa"/>
          </w:tcPr>
          <w:p w14:paraId="3E188008"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D02D1D">
              <w:t>Audit_server_permission_change</w:t>
            </w:r>
          </w:p>
        </w:tc>
        <w:tc>
          <w:tcPr>
            <w:tcW w:w="2947" w:type="dxa"/>
          </w:tcPr>
          <w:p w14:paraId="4CF479F0" w14:textId="77777777" w:rsidR="006D783B" w:rsidRDefault="006D783B" w:rsidP="003B1646">
            <w:pPr>
              <w:autoSpaceDE w:val="0"/>
              <w:autoSpaceDN w:val="0"/>
              <w:adjustRightInd w:val="0"/>
              <w:cnfStyle w:val="000000000000" w:firstRow="0" w:lastRow="0" w:firstColumn="0" w:lastColumn="0" w:oddVBand="0" w:evenVBand="0" w:oddHBand="0" w:evenHBand="0" w:firstRowFirstColumn="0" w:firstRowLastColumn="0" w:lastRowFirstColumn="0" w:lastRowLastColumn="0"/>
              <w:rPr>
                <w:highlight w:val="lightGray"/>
              </w:rPr>
            </w:pPr>
            <w:r>
              <w:rPr>
                <w:rFonts w:ascii="Consolas" w:hAnsi="Consolas" w:cs="Consolas"/>
                <w:color w:val="008000"/>
                <w:sz w:val="19"/>
                <w:szCs w:val="19"/>
              </w:rPr>
              <w:t>8.) Merge data from the temporary import table into the Audit_server_permission_change table</w:t>
            </w:r>
          </w:p>
        </w:tc>
      </w:tr>
      <w:tr w:rsidR="006D783B" w14:paraId="7638FA04" w14:textId="77777777" w:rsidTr="00B14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C373F48" w14:textId="77777777" w:rsidR="006D783B" w:rsidRDefault="006D783B" w:rsidP="003B1646">
            <w:pPr>
              <w:rPr>
                <w:highlight w:val="lightGray"/>
              </w:rPr>
            </w:pPr>
            <w:r w:rsidRPr="00B14C18">
              <w:t>Server Principal Change.rdl</w:t>
            </w:r>
          </w:p>
        </w:tc>
        <w:tc>
          <w:tcPr>
            <w:tcW w:w="2250" w:type="dxa"/>
          </w:tcPr>
          <w:p w14:paraId="1E839070"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F863A0">
              <w:t>usp_Merge_audit_server_principal_change</w:t>
            </w:r>
          </w:p>
        </w:tc>
        <w:tc>
          <w:tcPr>
            <w:tcW w:w="2160" w:type="dxa"/>
          </w:tcPr>
          <w:p w14:paraId="3848E617"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D02D1D">
              <w:t>Audit_server_principal_change</w:t>
            </w:r>
          </w:p>
        </w:tc>
        <w:tc>
          <w:tcPr>
            <w:tcW w:w="2947" w:type="dxa"/>
          </w:tcPr>
          <w:p w14:paraId="5FAFCC2E" w14:textId="77777777" w:rsidR="006D783B" w:rsidRDefault="006D783B" w:rsidP="003B1646">
            <w:pPr>
              <w:autoSpaceDE w:val="0"/>
              <w:autoSpaceDN w:val="0"/>
              <w:adjustRightInd w:val="0"/>
              <w:cnfStyle w:val="000000100000" w:firstRow="0" w:lastRow="0" w:firstColumn="0" w:lastColumn="0" w:oddVBand="0" w:evenVBand="0" w:oddHBand="1" w:evenHBand="0" w:firstRowFirstColumn="0" w:firstRowLastColumn="0" w:lastRowFirstColumn="0" w:lastRowLastColumn="0"/>
              <w:rPr>
                <w:highlight w:val="lightGray"/>
              </w:rPr>
            </w:pPr>
            <w:r>
              <w:rPr>
                <w:rFonts w:ascii="Consolas" w:hAnsi="Consolas" w:cs="Consolas"/>
                <w:color w:val="008000"/>
                <w:sz w:val="19"/>
                <w:szCs w:val="19"/>
              </w:rPr>
              <w:t>7.) Merge data from the temporary import table into the Audit_server_principal_change table</w:t>
            </w:r>
          </w:p>
        </w:tc>
      </w:tr>
      <w:tr w:rsidR="006D783B" w14:paraId="09F1DC10" w14:textId="77777777" w:rsidTr="00B14C18">
        <w:tc>
          <w:tcPr>
            <w:cnfStyle w:val="001000000000" w:firstRow="0" w:lastRow="0" w:firstColumn="1" w:lastColumn="0" w:oddVBand="0" w:evenVBand="0" w:oddHBand="0" w:evenHBand="0" w:firstRowFirstColumn="0" w:firstRowLastColumn="0" w:lastRowFirstColumn="0" w:lastRowLastColumn="0"/>
            <w:tcW w:w="2268" w:type="dxa"/>
          </w:tcPr>
          <w:p w14:paraId="02DC6E95" w14:textId="77777777" w:rsidR="006D783B" w:rsidRDefault="006D783B" w:rsidP="003B1646">
            <w:pPr>
              <w:rPr>
                <w:highlight w:val="lightGray"/>
              </w:rPr>
            </w:pPr>
          </w:p>
          <w:p w14:paraId="5D8AF8CF" w14:textId="77777777" w:rsidR="006D783B" w:rsidRPr="008849B7" w:rsidRDefault="006D783B" w:rsidP="003B1646">
            <w:pPr>
              <w:rPr>
                <w:highlight w:val="lightGray"/>
              </w:rPr>
            </w:pPr>
            <w:r w:rsidRPr="008849B7">
              <w:t>Server Principal Impersonation.rdl</w:t>
            </w:r>
          </w:p>
        </w:tc>
        <w:tc>
          <w:tcPr>
            <w:tcW w:w="2250" w:type="dxa"/>
          </w:tcPr>
          <w:p w14:paraId="3777FD43"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F863A0">
              <w:t>usp_Merge_audit_server_principal_impersonation</w:t>
            </w:r>
          </w:p>
        </w:tc>
        <w:tc>
          <w:tcPr>
            <w:tcW w:w="2160" w:type="dxa"/>
          </w:tcPr>
          <w:p w14:paraId="113BB894"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D02D1D">
              <w:t>Audit_server_principal_impersonation</w:t>
            </w:r>
          </w:p>
        </w:tc>
        <w:tc>
          <w:tcPr>
            <w:tcW w:w="2947" w:type="dxa"/>
          </w:tcPr>
          <w:p w14:paraId="3B24B2F3" w14:textId="77777777" w:rsidR="006D783B" w:rsidRDefault="006D783B" w:rsidP="003B1646">
            <w:pPr>
              <w:autoSpaceDE w:val="0"/>
              <w:autoSpaceDN w:val="0"/>
              <w:adjustRightInd w:val="0"/>
              <w:cnfStyle w:val="000000000000" w:firstRow="0" w:lastRow="0" w:firstColumn="0" w:lastColumn="0" w:oddVBand="0" w:evenVBand="0" w:oddHBand="0" w:evenHBand="0" w:firstRowFirstColumn="0" w:firstRowLastColumn="0" w:lastRowFirstColumn="0" w:lastRowLastColumn="0"/>
              <w:rPr>
                <w:highlight w:val="lightGray"/>
              </w:rPr>
            </w:pPr>
            <w:r>
              <w:rPr>
                <w:rFonts w:ascii="Consolas" w:hAnsi="Consolas" w:cs="Consolas"/>
                <w:color w:val="008000"/>
                <w:sz w:val="19"/>
                <w:szCs w:val="19"/>
              </w:rPr>
              <w:t>20.) Merge data from the temporary import table into the Audit_server_principal_impersonation</w:t>
            </w:r>
          </w:p>
        </w:tc>
      </w:tr>
      <w:tr w:rsidR="006D783B" w14:paraId="0B527254" w14:textId="77777777" w:rsidTr="00B14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E9405BD" w14:textId="77777777" w:rsidR="006D783B" w:rsidRDefault="006D783B" w:rsidP="003B1646">
            <w:pPr>
              <w:rPr>
                <w:highlight w:val="lightGray"/>
              </w:rPr>
            </w:pPr>
            <w:r w:rsidRPr="008849B7">
              <w:t>Server Role Member Change.rdl</w:t>
            </w:r>
          </w:p>
        </w:tc>
        <w:tc>
          <w:tcPr>
            <w:tcW w:w="2250" w:type="dxa"/>
          </w:tcPr>
          <w:p w14:paraId="2FACF8C8"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F863A0">
              <w:t>usp_Merge_audit_server_role_member_change</w:t>
            </w:r>
          </w:p>
        </w:tc>
        <w:tc>
          <w:tcPr>
            <w:tcW w:w="2160" w:type="dxa"/>
          </w:tcPr>
          <w:p w14:paraId="19D0D152"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D02D1D">
              <w:t>Audit_server_role_member_change</w:t>
            </w:r>
          </w:p>
        </w:tc>
        <w:tc>
          <w:tcPr>
            <w:tcW w:w="2947" w:type="dxa"/>
          </w:tcPr>
          <w:p w14:paraId="7AFB0742" w14:textId="77777777" w:rsidR="006D783B" w:rsidRDefault="006D783B" w:rsidP="003B1646">
            <w:pPr>
              <w:autoSpaceDE w:val="0"/>
              <w:autoSpaceDN w:val="0"/>
              <w:adjustRightInd w:val="0"/>
              <w:cnfStyle w:val="000000100000" w:firstRow="0" w:lastRow="0" w:firstColumn="0" w:lastColumn="0" w:oddVBand="0" w:evenVBand="0" w:oddHBand="1" w:evenHBand="0" w:firstRowFirstColumn="0" w:firstRowLastColumn="0" w:lastRowFirstColumn="0" w:lastRowLastColumn="0"/>
              <w:rPr>
                <w:highlight w:val="lightGray"/>
              </w:rPr>
            </w:pPr>
            <w:r>
              <w:rPr>
                <w:rFonts w:ascii="Consolas" w:hAnsi="Consolas" w:cs="Consolas"/>
                <w:color w:val="008000"/>
                <w:sz w:val="19"/>
                <w:szCs w:val="19"/>
              </w:rPr>
              <w:t>10.) Merge data from the temporary import table into the Audit_server_role_member_change table</w:t>
            </w:r>
          </w:p>
        </w:tc>
      </w:tr>
      <w:tr w:rsidR="006D783B" w14:paraId="08FE7C09" w14:textId="77777777" w:rsidTr="00B14C18">
        <w:tc>
          <w:tcPr>
            <w:cnfStyle w:val="001000000000" w:firstRow="0" w:lastRow="0" w:firstColumn="1" w:lastColumn="0" w:oddVBand="0" w:evenVBand="0" w:oddHBand="0" w:evenHBand="0" w:firstRowFirstColumn="0" w:firstRowLastColumn="0" w:lastRowFirstColumn="0" w:lastRowLastColumn="0"/>
            <w:tcW w:w="2268" w:type="dxa"/>
          </w:tcPr>
          <w:p w14:paraId="74F8C406" w14:textId="77777777" w:rsidR="006D783B" w:rsidRDefault="006D783B" w:rsidP="003B1646">
            <w:pPr>
              <w:rPr>
                <w:highlight w:val="lightGray"/>
              </w:rPr>
            </w:pPr>
            <w:r w:rsidRPr="008849B7">
              <w:t>Server Starts and Stops.rdl</w:t>
            </w:r>
          </w:p>
        </w:tc>
        <w:tc>
          <w:tcPr>
            <w:tcW w:w="2250" w:type="dxa"/>
          </w:tcPr>
          <w:p w14:paraId="06850D46"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F863A0">
              <w:t>usp_Merge_audit_start_stop</w:t>
            </w:r>
          </w:p>
        </w:tc>
        <w:tc>
          <w:tcPr>
            <w:tcW w:w="2160" w:type="dxa"/>
          </w:tcPr>
          <w:p w14:paraId="395AE9E8" w14:textId="77777777" w:rsidR="006D783B" w:rsidRDefault="006D783B" w:rsidP="003B1646">
            <w:pPr>
              <w:cnfStyle w:val="000000000000" w:firstRow="0" w:lastRow="0" w:firstColumn="0" w:lastColumn="0" w:oddVBand="0" w:evenVBand="0" w:oddHBand="0" w:evenHBand="0" w:firstRowFirstColumn="0" w:firstRowLastColumn="0" w:lastRowFirstColumn="0" w:lastRowLastColumn="0"/>
              <w:rPr>
                <w:highlight w:val="lightGray"/>
              </w:rPr>
            </w:pPr>
            <w:r w:rsidRPr="00D02D1D">
              <w:t>Audit_server_starts_and_stops</w:t>
            </w:r>
          </w:p>
        </w:tc>
        <w:tc>
          <w:tcPr>
            <w:tcW w:w="2947" w:type="dxa"/>
          </w:tcPr>
          <w:p w14:paraId="6FCC3AF3" w14:textId="77777777" w:rsidR="006D783B" w:rsidRDefault="006D783B" w:rsidP="003B1646">
            <w:pPr>
              <w:autoSpaceDE w:val="0"/>
              <w:autoSpaceDN w:val="0"/>
              <w:adjustRightInd w:val="0"/>
              <w:cnfStyle w:val="000000000000" w:firstRow="0" w:lastRow="0" w:firstColumn="0" w:lastColumn="0" w:oddVBand="0" w:evenVBand="0" w:oddHBand="0" w:evenHBand="0" w:firstRowFirstColumn="0" w:firstRowLastColumn="0" w:lastRowFirstColumn="0" w:lastRowLastColumn="0"/>
              <w:rPr>
                <w:highlight w:val="lightGray"/>
              </w:rPr>
            </w:pPr>
            <w:r>
              <w:rPr>
                <w:rFonts w:ascii="Consolas" w:hAnsi="Consolas" w:cs="Consolas"/>
                <w:color w:val="008000"/>
                <w:sz w:val="19"/>
                <w:szCs w:val="19"/>
              </w:rPr>
              <w:t>3.) Merge data from the temporary import table into the Audit_server_starts_and_stops table</w:t>
            </w:r>
          </w:p>
        </w:tc>
      </w:tr>
      <w:tr w:rsidR="006D783B" w14:paraId="55E84C20" w14:textId="77777777" w:rsidTr="00B14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5E90D35" w14:textId="77777777" w:rsidR="006D783B" w:rsidRDefault="006D783B" w:rsidP="003B1646">
            <w:pPr>
              <w:rPr>
                <w:highlight w:val="lightGray"/>
              </w:rPr>
            </w:pPr>
            <w:r w:rsidRPr="00CB326A">
              <w:t>Audit Trace Change.rdl</w:t>
            </w:r>
          </w:p>
        </w:tc>
        <w:tc>
          <w:tcPr>
            <w:tcW w:w="2250" w:type="dxa"/>
          </w:tcPr>
          <w:p w14:paraId="78AC7CF9"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F863A0">
              <w:t>usp_Merge_audit_trace_change</w:t>
            </w:r>
          </w:p>
        </w:tc>
        <w:tc>
          <w:tcPr>
            <w:tcW w:w="2160" w:type="dxa"/>
          </w:tcPr>
          <w:p w14:paraId="0C434AAE" w14:textId="77777777" w:rsidR="006D783B" w:rsidRDefault="006D783B" w:rsidP="003B1646">
            <w:pPr>
              <w:cnfStyle w:val="000000100000" w:firstRow="0" w:lastRow="0" w:firstColumn="0" w:lastColumn="0" w:oddVBand="0" w:evenVBand="0" w:oddHBand="1" w:evenHBand="0" w:firstRowFirstColumn="0" w:firstRowLastColumn="0" w:lastRowFirstColumn="0" w:lastRowLastColumn="0"/>
              <w:rPr>
                <w:highlight w:val="lightGray"/>
              </w:rPr>
            </w:pPr>
            <w:r w:rsidRPr="00D02D1D">
              <w:t>Audit_trace_change</w:t>
            </w:r>
          </w:p>
        </w:tc>
        <w:tc>
          <w:tcPr>
            <w:tcW w:w="2947" w:type="dxa"/>
          </w:tcPr>
          <w:p w14:paraId="0C94B02F" w14:textId="77777777" w:rsidR="006D783B" w:rsidRDefault="006D783B" w:rsidP="003B164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Fonts w:ascii="Consolas" w:hAnsi="Consolas" w:cs="Consolas"/>
                <w:color w:val="008000"/>
                <w:sz w:val="19"/>
                <w:szCs w:val="19"/>
              </w:rPr>
              <w:t>19.) Merge data from the temporary import table into the Audit_trace_change table</w:t>
            </w:r>
          </w:p>
          <w:p w14:paraId="3F37ACAD" w14:textId="77777777" w:rsidR="006D783B" w:rsidRDefault="006D783B" w:rsidP="003B1646">
            <w:pPr>
              <w:autoSpaceDE w:val="0"/>
              <w:autoSpaceDN w:val="0"/>
              <w:adjustRightInd w:val="0"/>
              <w:cnfStyle w:val="000000100000" w:firstRow="0" w:lastRow="0" w:firstColumn="0" w:lastColumn="0" w:oddVBand="0" w:evenVBand="0" w:oddHBand="1" w:evenHBand="0" w:firstRowFirstColumn="0" w:firstRowLastColumn="0" w:lastRowFirstColumn="0" w:lastRowLastColumn="0"/>
              <w:rPr>
                <w:highlight w:val="lightGray"/>
              </w:rPr>
            </w:pPr>
          </w:p>
        </w:tc>
      </w:tr>
      <w:tr w:rsidR="006D783B" w14:paraId="1C4FE028" w14:textId="77777777" w:rsidTr="00B14C18">
        <w:tc>
          <w:tcPr>
            <w:cnfStyle w:val="001000000000" w:firstRow="0" w:lastRow="0" w:firstColumn="1" w:lastColumn="0" w:oddVBand="0" w:evenVBand="0" w:oddHBand="0" w:evenHBand="0" w:firstRowFirstColumn="0" w:firstRowLastColumn="0" w:lastRowFirstColumn="0" w:lastRowLastColumn="0"/>
            <w:tcW w:w="2268" w:type="dxa"/>
          </w:tcPr>
          <w:p w14:paraId="4BBD5B50" w14:textId="77777777" w:rsidR="006D783B" w:rsidRPr="00CB326A" w:rsidRDefault="006D783B" w:rsidP="003B1646">
            <w:r>
              <w:t>Database Permission Change</w:t>
            </w:r>
          </w:p>
        </w:tc>
        <w:tc>
          <w:tcPr>
            <w:tcW w:w="2250" w:type="dxa"/>
          </w:tcPr>
          <w:p w14:paraId="3A64F749" w14:textId="77777777" w:rsidR="006D783B" w:rsidRPr="00F863A0" w:rsidRDefault="006D783B" w:rsidP="003B1646">
            <w:pPr>
              <w:cnfStyle w:val="000000000000" w:firstRow="0" w:lastRow="0" w:firstColumn="0" w:lastColumn="0" w:oddVBand="0" w:evenVBand="0" w:oddHBand="0" w:evenHBand="0" w:firstRowFirstColumn="0" w:firstRowLastColumn="0" w:lastRowFirstColumn="0" w:lastRowLastColumn="0"/>
            </w:pPr>
            <w:r>
              <w:t>Usp_Merge_audit_database_permission_change</w:t>
            </w:r>
          </w:p>
        </w:tc>
        <w:tc>
          <w:tcPr>
            <w:tcW w:w="2160" w:type="dxa"/>
          </w:tcPr>
          <w:p w14:paraId="4E6F8296" w14:textId="77777777" w:rsidR="006D783B" w:rsidRPr="00D02D1D" w:rsidRDefault="006D783B" w:rsidP="003B1646">
            <w:pPr>
              <w:cnfStyle w:val="000000000000" w:firstRow="0" w:lastRow="0" w:firstColumn="0" w:lastColumn="0" w:oddVBand="0" w:evenVBand="0" w:oddHBand="0" w:evenHBand="0" w:firstRowFirstColumn="0" w:firstRowLastColumn="0" w:lastRowFirstColumn="0" w:lastRowLastColumn="0"/>
            </w:pPr>
            <w:r>
              <w:t>Audit_database_permission_change</w:t>
            </w:r>
          </w:p>
        </w:tc>
        <w:tc>
          <w:tcPr>
            <w:tcW w:w="2947" w:type="dxa"/>
          </w:tcPr>
          <w:p w14:paraId="26F190E1" w14:textId="77777777" w:rsidR="006D783B" w:rsidRDefault="006D783B" w:rsidP="003B16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8000"/>
                <w:sz w:val="19"/>
                <w:szCs w:val="19"/>
              </w:rPr>
            </w:pPr>
            <w:r>
              <w:rPr>
                <w:rFonts w:ascii="Consolas" w:hAnsi="Consolas" w:cs="Consolas"/>
                <w:color w:val="008000"/>
                <w:sz w:val="19"/>
                <w:szCs w:val="19"/>
              </w:rPr>
              <w:t>20.) Merge data from the temporary import table into the Audit_database_permission_change table</w:t>
            </w:r>
          </w:p>
        </w:tc>
      </w:tr>
    </w:tbl>
    <w:p w14:paraId="3F571EE5" w14:textId="77777777" w:rsidR="006D783B" w:rsidRDefault="006D783B" w:rsidP="006D783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p>
    <w:p w14:paraId="4CC85775" w14:textId="525E4E8D" w:rsidR="006D783B" w:rsidRDefault="006D783B" w:rsidP="00676BD1"/>
    <w:p w14:paraId="06F859AF" w14:textId="59310F88" w:rsidR="00B5048D" w:rsidRDefault="00B5048D" w:rsidP="00814440">
      <w:pPr>
        <w:pStyle w:val="Heading1"/>
      </w:pPr>
      <w:bookmarkStart w:id="428" w:name="_Toc465253184"/>
      <w:r>
        <w:t>Appendix B – Auditing for STIGs Detail</w:t>
      </w:r>
      <w:bookmarkEnd w:id="428"/>
    </w:p>
    <w:p w14:paraId="0A0CB7AA" w14:textId="77777777" w:rsidR="00B5048D" w:rsidRPr="004C645D" w:rsidRDefault="00B5048D" w:rsidP="00B5048D">
      <w:pPr>
        <w:spacing w:after="0" w:line="254" w:lineRule="auto"/>
        <w:ind w:left="102" w:right="62"/>
        <w:rPr>
          <w:rFonts w:eastAsia="Calibri" w:cs="Segoe UI"/>
        </w:rPr>
      </w:pPr>
      <w:r w:rsidRPr="004C645D">
        <w:rPr>
          <w:rFonts w:eastAsia="Calibri" w:cs="Segoe UI"/>
          <w:spacing w:val="-5"/>
        </w:rPr>
        <w:t>T</w:t>
      </w:r>
      <w:r w:rsidRPr="004C645D">
        <w:rPr>
          <w:rFonts w:eastAsia="Calibri" w:cs="Segoe UI"/>
          <w:spacing w:val="1"/>
        </w:rPr>
        <w:t>h</w:t>
      </w:r>
      <w:r w:rsidRPr="004C645D">
        <w:rPr>
          <w:rFonts w:eastAsia="Calibri" w:cs="Segoe UI"/>
        </w:rPr>
        <w:t>e</w:t>
      </w:r>
      <w:r w:rsidRPr="004C645D">
        <w:rPr>
          <w:rFonts w:eastAsia="Calibri" w:cs="Segoe UI"/>
          <w:spacing w:val="-5"/>
        </w:rPr>
        <w:t xml:space="preserve"> </w:t>
      </w:r>
      <w:r w:rsidRPr="004C645D">
        <w:rPr>
          <w:rFonts w:eastAsia="Calibri" w:cs="Segoe UI"/>
          <w:spacing w:val="1"/>
        </w:rPr>
        <w:t>S</w:t>
      </w:r>
      <w:r w:rsidRPr="004C645D">
        <w:rPr>
          <w:rFonts w:eastAsia="Calibri" w:cs="Segoe UI"/>
          <w:spacing w:val="-1"/>
        </w:rPr>
        <w:t>Q</w:t>
      </w:r>
      <w:r w:rsidRPr="004C645D">
        <w:rPr>
          <w:rFonts w:eastAsia="Calibri" w:cs="Segoe UI"/>
        </w:rPr>
        <w:t>L</w:t>
      </w:r>
      <w:r w:rsidRPr="004C645D">
        <w:rPr>
          <w:rFonts w:eastAsia="Calibri" w:cs="Segoe UI"/>
          <w:spacing w:val="13"/>
        </w:rPr>
        <w:t xml:space="preserve"> </w:t>
      </w:r>
      <w:r w:rsidRPr="004C645D">
        <w:rPr>
          <w:rFonts w:eastAsia="Calibri" w:cs="Segoe UI"/>
          <w:spacing w:val="1"/>
        </w:rPr>
        <w:t>S</w:t>
      </w:r>
      <w:r w:rsidRPr="004C645D">
        <w:rPr>
          <w:rFonts w:eastAsia="Calibri" w:cs="Segoe UI"/>
          <w:spacing w:val="8"/>
        </w:rPr>
        <w:t>e</w:t>
      </w:r>
      <w:r w:rsidRPr="004C645D">
        <w:rPr>
          <w:rFonts w:eastAsia="Calibri" w:cs="Segoe UI"/>
          <w:spacing w:val="-4"/>
        </w:rPr>
        <w:t>r</w:t>
      </w:r>
      <w:r w:rsidRPr="004C645D">
        <w:rPr>
          <w:rFonts w:eastAsia="Calibri" w:cs="Segoe UI"/>
          <w:spacing w:val="3"/>
        </w:rPr>
        <w:t>v</w:t>
      </w:r>
      <w:r w:rsidRPr="004C645D">
        <w:rPr>
          <w:rFonts w:eastAsia="Calibri" w:cs="Segoe UI"/>
          <w:spacing w:val="8"/>
        </w:rPr>
        <w:t>e</w:t>
      </w:r>
      <w:r w:rsidRPr="004C645D">
        <w:rPr>
          <w:rFonts w:eastAsia="Calibri" w:cs="Segoe UI"/>
        </w:rPr>
        <w:t>r</w:t>
      </w:r>
      <w:r w:rsidRPr="004C645D">
        <w:rPr>
          <w:rFonts w:eastAsia="Calibri" w:cs="Segoe UI"/>
          <w:spacing w:val="-12"/>
        </w:rPr>
        <w:t xml:space="preserve"> 2012 </w:t>
      </w:r>
      <w:r w:rsidRPr="004C645D">
        <w:rPr>
          <w:rFonts w:eastAsia="Calibri" w:cs="Segoe UI"/>
          <w:spacing w:val="-3"/>
        </w:rPr>
        <w:t>D</w:t>
      </w:r>
      <w:r w:rsidRPr="004C645D">
        <w:rPr>
          <w:rFonts w:eastAsia="Calibri" w:cs="Segoe UI"/>
          <w:spacing w:val="3"/>
        </w:rPr>
        <w:t>I</w:t>
      </w:r>
      <w:r w:rsidRPr="004C645D">
        <w:rPr>
          <w:rFonts w:eastAsia="Calibri" w:cs="Segoe UI"/>
          <w:spacing w:val="1"/>
        </w:rPr>
        <w:t>S</w:t>
      </w:r>
      <w:r w:rsidRPr="004C645D">
        <w:rPr>
          <w:rFonts w:eastAsia="Calibri" w:cs="Segoe UI"/>
        </w:rPr>
        <w:t>A</w:t>
      </w:r>
      <w:r w:rsidRPr="004C645D">
        <w:rPr>
          <w:rFonts w:eastAsia="Calibri" w:cs="Segoe UI"/>
          <w:spacing w:val="-7"/>
        </w:rPr>
        <w:t xml:space="preserve"> </w:t>
      </w:r>
      <w:r w:rsidRPr="004C645D">
        <w:rPr>
          <w:rFonts w:eastAsia="Calibri" w:cs="Segoe UI"/>
          <w:spacing w:val="1"/>
        </w:rPr>
        <w:t>S</w:t>
      </w:r>
      <w:r w:rsidRPr="004C645D">
        <w:rPr>
          <w:rFonts w:eastAsia="Calibri" w:cs="Segoe UI"/>
          <w:spacing w:val="-5"/>
        </w:rPr>
        <w:t>T</w:t>
      </w:r>
      <w:r w:rsidRPr="004C645D">
        <w:rPr>
          <w:rFonts w:eastAsia="Calibri" w:cs="Segoe UI"/>
          <w:spacing w:val="3"/>
        </w:rPr>
        <w:t>I</w:t>
      </w:r>
      <w:r w:rsidRPr="004C645D">
        <w:rPr>
          <w:rFonts w:eastAsia="Calibri" w:cs="Segoe UI"/>
        </w:rPr>
        <w:t>G</w:t>
      </w:r>
      <w:r w:rsidRPr="004C645D">
        <w:rPr>
          <w:rFonts w:eastAsia="Calibri" w:cs="Segoe UI"/>
          <w:spacing w:val="-4"/>
        </w:rPr>
        <w:t xml:space="preserve"> r</w:t>
      </w:r>
      <w:r w:rsidRPr="004C645D">
        <w:rPr>
          <w:rFonts w:eastAsia="Calibri" w:cs="Segoe UI"/>
          <w:spacing w:val="8"/>
        </w:rPr>
        <w:t>e</w:t>
      </w:r>
      <w:r w:rsidRPr="004C645D">
        <w:rPr>
          <w:rFonts w:eastAsia="Calibri" w:cs="Segoe UI"/>
          <w:spacing w:val="1"/>
        </w:rPr>
        <w:t>qu</w:t>
      </w:r>
      <w:r w:rsidRPr="004C645D">
        <w:rPr>
          <w:rFonts w:eastAsia="Calibri" w:cs="Segoe UI"/>
          <w:spacing w:val="8"/>
        </w:rPr>
        <w:t>i</w:t>
      </w:r>
      <w:r w:rsidRPr="004C645D">
        <w:rPr>
          <w:rFonts w:eastAsia="Calibri" w:cs="Segoe UI"/>
          <w:spacing w:val="-4"/>
        </w:rPr>
        <w:t>r</w:t>
      </w:r>
      <w:r w:rsidRPr="004C645D">
        <w:rPr>
          <w:rFonts w:eastAsia="Calibri" w:cs="Segoe UI"/>
          <w:spacing w:val="8"/>
        </w:rPr>
        <w:t>e</w:t>
      </w:r>
      <w:r w:rsidRPr="004C645D">
        <w:rPr>
          <w:rFonts w:eastAsia="Calibri" w:cs="Segoe UI"/>
        </w:rPr>
        <w:t>s</w:t>
      </w:r>
      <w:r w:rsidRPr="004C645D">
        <w:rPr>
          <w:rFonts w:eastAsia="Calibri" w:cs="Segoe UI"/>
          <w:spacing w:val="-3"/>
        </w:rPr>
        <w:t xml:space="preserve"> a</w:t>
      </w:r>
      <w:r w:rsidRPr="004C645D">
        <w:rPr>
          <w:rFonts w:eastAsia="Calibri" w:cs="Segoe UI"/>
          <w:spacing w:val="1"/>
        </w:rPr>
        <w:t>ud</w:t>
      </w:r>
      <w:r w:rsidRPr="004C645D">
        <w:rPr>
          <w:rFonts w:eastAsia="Calibri" w:cs="Segoe UI"/>
          <w:spacing w:val="8"/>
        </w:rPr>
        <w:t>i</w:t>
      </w:r>
      <w:r w:rsidRPr="004C645D">
        <w:rPr>
          <w:rFonts w:eastAsia="Calibri" w:cs="Segoe UI"/>
        </w:rPr>
        <w:t>t</w:t>
      </w:r>
      <w:r w:rsidRPr="004C645D">
        <w:rPr>
          <w:rFonts w:eastAsia="Calibri" w:cs="Segoe UI"/>
          <w:spacing w:val="-7"/>
        </w:rPr>
        <w:t>i</w:t>
      </w:r>
      <w:r w:rsidRPr="004C645D">
        <w:rPr>
          <w:rFonts w:eastAsia="Calibri" w:cs="Segoe UI"/>
          <w:spacing w:val="1"/>
        </w:rPr>
        <w:t>n</w:t>
      </w:r>
      <w:r w:rsidRPr="004C645D">
        <w:rPr>
          <w:rFonts w:eastAsia="Calibri" w:cs="Segoe UI"/>
        </w:rPr>
        <w:t>g</w:t>
      </w:r>
      <w:r w:rsidRPr="004C645D">
        <w:rPr>
          <w:rFonts w:eastAsia="Calibri" w:cs="Segoe UI"/>
          <w:spacing w:val="-6"/>
        </w:rPr>
        <w:t xml:space="preserve"> </w:t>
      </w:r>
      <w:r w:rsidRPr="004C645D">
        <w:rPr>
          <w:rFonts w:eastAsia="Calibri" w:cs="Segoe UI"/>
        </w:rPr>
        <w:t>to</w:t>
      </w:r>
      <w:r w:rsidRPr="004C645D">
        <w:rPr>
          <w:rFonts w:eastAsia="Calibri" w:cs="Segoe UI"/>
          <w:spacing w:val="-15"/>
        </w:rPr>
        <w:t xml:space="preserve"> </w:t>
      </w:r>
      <w:r w:rsidRPr="004C645D">
        <w:rPr>
          <w:rFonts w:eastAsia="Calibri" w:cs="Segoe UI"/>
          <w:spacing w:val="-4"/>
        </w:rPr>
        <w:t>r</w:t>
      </w:r>
      <w:r w:rsidRPr="004C645D">
        <w:rPr>
          <w:rFonts w:eastAsia="Calibri" w:cs="Segoe UI"/>
          <w:spacing w:val="8"/>
        </w:rPr>
        <w:t>e</w:t>
      </w:r>
      <w:r w:rsidRPr="004C645D">
        <w:rPr>
          <w:rFonts w:eastAsia="Calibri" w:cs="Segoe UI"/>
          <w:spacing w:val="2"/>
        </w:rPr>
        <w:t>s</w:t>
      </w:r>
      <w:r w:rsidRPr="004C645D">
        <w:rPr>
          <w:rFonts w:eastAsia="Calibri" w:cs="Segoe UI"/>
          <w:spacing w:val="1"/>
        </w:rPr>
        <w:t>o</w:t>
      </w:r>
      <w:r w:rsidRPr="004C645D">
        <w:rPr>
          <w:rFonts w:eastAsia="Calibri" w:cs="Segoe UI"/>
          <w:spacing w:val="8"/>
        </w:rPr>
        <w:t>l</w:t>
      </w:r>
      <w:r w:rsidRPr="004C645D">
        <w:rPr>
          <w:rFonts w:eastAsia="Calibri" w:cs="Segoe UI"/>
          <w:spacing w:val="3"/>
        </w:rPr>
        <w:t>v</w:t>
      </w:r>
      <w:r w:rsidRPr="004C645D">
        <w:rPr>
          <w:rFonts w:eastAsia="Calibri" w:cs="Segoe UI"/>
        </w:rPr>
        <w:t>e</w:t>
      </w:r>
      <w:r w:rsidRPr="004C645D">
        <w:rPr>
          <w:rFonts w:eastAsia="Calibri" w:cs="Segoe UI"/>
          <w:spacing w:val="1"/>
        </w:rPr>
        <w:t xml:space="preserve"> potential</w:t>
      </w:r>
      <w:r w:rsidRPr="004C645D">
        <w:rPr>
          <w:rFonts w:eastAsia="Calibri" w:cs="Segoe UI"/>
          <w:spacing w:val="2"/>
        </w:rPr>
        <w:t xml:space="preserve"> </w:t>
      </w:r>
      <w:r w:rsidRPr="004C645D">
        <w:rPr>
          <w:rFonts w:eastAsia="Calibri" w:cs="Segoe UI"/>
          <w:spacing w:val="3"/>
        </w:rPr>
        <w:t>v</w:t>
      </w:r>
      <w:r w:rsidRPr="004C645D">
        <w:rPr>
          <w:rFonts w:eastAsia="Calibri" w:cs="Segoe UI"/>
          <w:spacing w:val="1"/>
        </w:rPr>
        <w:t>u</w:t>
      </w:r>
      <w:r w:rsidRPr="004C645D">
        <w:rPr>
          <w:rFonts w:eastAsia="Calibri" w:cs="Segoe UI"/>
          <w:spacing w:val="-7"/>
        </w:rPr>
        <w:t>l</w:t>
      </w:r>
      <w:r w:rsidRPr="004C645D">
        <w:rPr>
          <w:rFonts w:eastAsia="Calibri" w:cs="Segoe UI"/>
          <w:spacing w:val="1"/>
        </w:rPr>
        <w:t>n</w:t>
      </w:r>
      <w:r w:rsidRPr="004C645D">
        <w:rPr>
          <w:rFonts w:eastAsia="Calibri" w:cs="Segoe UI"/>
          <w:spacing w:val="-7"/>
        </w:rPr>
        <w:t>e</w:t>
      </w:r>
      <w:r w:rsidRPr="004C645D">
        <w:rPr>
          <w:rFonts w:eastAsia="Calibri" w:cs="Segoe UI"/>
          <w:spacing w:val="-4"/>
        </w:rPr>
        <w:t>r</w:t>
      </w:r>
      <w:r w:rsidRPr="004C645D">
        <w:rPr>
          <w:rFonts w:eastAsia="Calibri" w:cs="Segoe UI"/>
          <w:spacing w:val="-3"/>
        </w:rPr>
        <w:t>a</w:t>
      </w:r>
      <w:r w:rsidRPr="004C645D">
        <w:rPr>
          <w:rFonts w:eastAsia="Calibri" w:cs="Segoe UI"/>
          <w:spacing w:val="1"/>
        </w:rPr>
        <w:t>b</w:t>
      </w:r>
      <w:r w:rsidRPr="004C645D">
        <w:rPr>
          <w:rFonts w:eastAsia="Calibri" w:cs="Segoe UI"/>
          <w:spacing w:val="-7"/>
        </w:rPr>
        <w:t>i</w:t>
      </w:r>
      <w:r w:rsidRPr="004C645D">
        <w:rPr>
          <w:rFonts w:eastAsia="Calibri" w:cs="Segoe UI"/>
          <w:spacing w:val="8"/>
        </w:rPr>
        <w:t>l</w:t>
      </w:r>
      <w:r w:rsidRPr="004C645D">
        <w:rPr>
          <w:rFonts w:eastAsia="Calibri" w:cs="Segoe UI"/>
          <w:spacing w:val="-7"/>
        </w:rPr>
        <w:t>i</w:t>
      </w:r>
      <w:r w:rsidRPr="004C645D">
        <w:rPr>
          <w:rFonts w:eastAsia="Calibri" w:cs="Segoe UI"/>
        </w:rPr>
        <w:t>t</w:t>
      </w:r>
      <w:r w:rsidRPr="004C645D">
        <w:rPr>
          <w:rFonts w:eastAsia="Calibri" w:cs="Segoe UI"/>
          <w:spacing w:val="-7"/>
        </w:rPr>
        <w:t>i</w:t>
      </w:r>
      <w:r w:rsidRPr="004C645D">
        <w:rPr>
          <w:rFonts w:eastAsia="Calibri" w:cs="Segoe UI"/>
          <w:spacing w:val="8"/>
        </w:rPr>
        <w:t>e</w:t>
      </w:r>
      <w:r w:rsidRPr="004C645D">
        <w:rPr>
          <w:rFonts w:eastAsia="Calibri" w:cs="Segoe UI"/>
          <w:spacing w:val="2"/>
        </w:rPr>
        <w:t>s</w:t>
      </w:r>
      <w:r w:rsidRPr="004C645D">
        <w:rPr>
          <w:rFonts w:eastAsia="Calibri" w:cs="Segoe UI"/>
        </w:rPr>
        <w:t>.</w:t>
      </w:r>
      <w:r w:rsidRPr="004C645D">
        <w:rPr>
          <w:rFonts w:eastAsia="Calibri" w:cs="Segoe UI"/>
          <w:spacing w:val="9"/>
        </w:rPr>
        <w:t xml:space="preserve"> </w:t>
      </w:r>
      <w:r w:rsidRPr="004C645D">
        <w:rPr>
          <w:rFonts w:eastAsia="Calibri" w:cs="Segoe UI"/>
          <w:spacing w:val="-5"/>
        </w:rPr>
        <w:t>T</w:t>
      </w:r>
      <w:r w:rsidRPr="004C645D">
        <w:rPr>
          <w:rFonts w:eastAsia="Calibri" w:cs="Segoe UI"/>
          <w:spacing w:val="1"/>
        </w:rPr>
        <w:t>h</w:t>
      </w:r>
      <w:r w:rsidRPr="004C645D">
        <w:rPr>
          <w:rFonts w:eastAsia="Calibri" w:cs="Segoe UI"/>
        </w:rPr>
        <w:t>e</w:t>
      </w:r>
      <w:r w:rsidRPr="004C645D">
        <w:rPr>
          <w:rFonts w:eastAsia="Calibri" w:cs="Segoe UI"/>
          <w:spacing w:val="-5"/>
        </w:rPr>
        <w:t xml:space="preserve"> mechanism that the </w:t>
      </w:r>
      <w:r w:rsidRPr="004C645D">
        <w:rPr>
          <w:rFonts w:eastAsia="Calibri" w:cs="Segoe UI"/>
          <w:spacing w:val="1"/>
        </w:rPr>
        <w:t>S</w:t>
      </w:r>
      <w:r w:rsidRPr="004C645D">
        <w:rPr>
          <w:rFonts w:eastAsia="Calibri" w:cs="Segoe UI"/>
          <w:spacing w:val="-5"/>
        </w:rPr>
        <w:t>T</w:t>
      </w:r>
      <w:r w:rsidRPr="004C645D">
        <w:rPr>
          <w:rFonts w:eastAsia="Calibri" w:cs="Segoe UI"/>
          <w:spacing w:val="3"/>
        </w:rPr>
        <w:t>I</w:t>
      </w:r>
      <w:r w:rsidRPr="004C645D">
        <w:rPr>
          <w:rFonts w:eastAsia="Calibri" w:cs="Segoe UI"/>
        </w:rPr>
        <w:t>G</w:t>
      </w:r>
      <w:r w:rsidRPr="004C645D">
        <w:rPr>
          <w:rFonts w:eastAsia="Calibri" w:cs="Segoe UI"/>
          <w:spacing w:val="-19"/>
        </w:rPr>
        <w:t xml:space="preserve"> </w:t>
      </w:r>
      <w:r w:rsidRPr="004C645D">
        <w:rPr>
          <w:rFonts w:eastAsia="Calibri" w:cs="Segoe UI"/>
          <w:spacing w:val="2"/>
          <w:w w:val="102"/>
        </w:rPr>
        <w:t>s</w:t>
      </w:r>
      <w:r w:rsidRPr="004C645D">
        <w:rPr>
          <w:rFonts w:eastAsia="Calibri" w:cs="Segoe UI"/>
          <w:spacing w:val="1"/>
          <w:w w:val="102"/>
        </w:rPr>
        <w:t>p</w:t>
      </w:r>
      <w:r w:rsidRPr="004C645D">
        <w:rPr>
          <w:rFonts w:eastAsia="Calibri" w:cs="Segoe UI"/>
          <w:spacing w:val="8"/>
          <w:w w:val="102"/>
        </w:rPr>
        <w:t>e</w:t>
      </w:r>
      <w:r w:rsidRPr="004C645D">
        <w:rPr>
          <w:rFonts w:eastAsia="Calibri" w:cs="Segoe UI"/>
          <w:spacing w:val="-5"/>
          <w:w w:val="102"/>
        </w:rPr>
        <w:t>c</w:t>
      </w:r>
      <w:r w:rsidRPr="004C645D">
        <w:rPr>
          <w:rFonts w:eastAsia="Calibri" w:cs="Segoe UI"/>
          <w:spacing w:val="8"/>
          <w:w w:val="102"/>
        </w:rPr>
        <w:t>i</w:t>
      </w:r>
      <w:r w:rsidRPr="004C645D">
        <w:rPr>
          <w:rFonts w:eastAsia="Calibri" w:cs="Segoe UI"/>
          <w:spacing w:val="6"/>
          <w:w w:val="102"/>
        </w:rPr>
        <w:t>f</w:t>
      </w:r>
      <w:r w:rsidRPr="004C645D">
        <w:rPr>
          <w:rFonts w:eastAsia="Calibri" w:cs="Segoe UI"/>
          <w:spacing w:val="-7"/>
          <w:w w:val="102"/>
        </w:rPr>
        <w:t>i</w:t>
      </w:r>
      <w:r w:rsidRPr="004C645D">
        <w:rPr>
          <w:rFonts w:eastAsia="Calibri" w:cs="Segoe UI"/>
          <w:spacing w:val="8"/>
          <w:w w:val="102"/>
        </w:rPr>
        <w:t>e</w:t>
      </w:r>
      <w:r w:rsidRPr="004C645D">
        <w:rPr>
          <w:rFonts w:eastAsia="Calibri" w:cs="Segoe UI"/>
          <w:w w:val="102"/>
        </w:rPr>
        <w:t xml:space="preserve">s as a </w:t>
      </w:r>
      <w:r w:rsidRPr="004C645D">
        <w:rPr>
          <w:rFonts w:eastAsia="Calibri" w:cs="Segoe UI"/>
          <w:spacing w:val="-4"/>
        </w:rPr>
        <w:t>r</w:t>
      </w:r>
      <w:r w:rsidRPr="004C645D">
        <w:rPr>
          <w:rFonts w:eastAsia="Calibri" w:cs="Segoe UI"/>
          <w:spacing w:val="8"/>
        </w:rPr>
        <w:t>e</w:t>
      </w:r>
      <w:r w:rsidRPr="004C645D">
        <w:rPr>
          <w:rFonts w:eastAsia="Calibri" w:cs="Segoe UI"/>
          <w:spacing w:val="2"/>
        </w:rPr>
        <w:t>s</w:t>
      </w:r>
      <w:r w:rsidRPr="004C645D">
        <w:rPr>
          <w:rFonts w:eastAsia="Calibri" w:cs="Segoe UI"/>
          <w:spacing w:val="1"/>
        </w:rPr>
        <w:t>o</w:t>
      </w:r>
      <w:r w:rsidRPr="004C645D">
        <w:rPr>
          <w:rFonts w:eastAsia="Calibri" w:cs="Segoe UI"/>
          <w:spacing w:val="8"/>
        </w:rPr>
        <w:t>l</w:t>
      </w:r>
      <w:r w:rsidRPr="004C645D">
        <w:rPr>
          <w:rFonts w:eastAsia="Calibri" w:cs="Segoe UI"/>
          <w:spacing w:val="1"/>
        </w:rPr>
        <w:t>u</w:t>
      </w:r>
      <w:r w:rsidRPr="004C645D">
        <w:rPr>
          <w:rFonts w:eastAsia="Calibri" w:cs="Segoe UI"/>
        </w:rPr>
        <w:t>t</w:t>
      </w:r>
      <w:r w:rsidRPr="004C645D">
        <w:rPr>
          <w:rFonts w:eastAsia="Calibri" w:cs="Segoe UI"/>
          <w:spacing w:val="8"/>
        </w:rPr>
        <w:t>i</w:t>
      </w:r>
      <w:r w:rsidRPr="004C645D">
        <w:rPr>
          <w:rFonts w:eastAsia="Calibri" w:cs="Segoe UI"/>
          <w:spacing w:val="1"/>
        </w:rPr>
        <w:t>o</w:t>
      </w:r>
      <w:r w:rsidRPr="004C645D">
        <w:rPr>
          <w:rFonts w:eastAsia="Calibri" w:cs="Segoe UI"/>
        </w:rPr>
        <w:t xml:space="preserve">n </w:t>
      </w:r>
      <w:r w:rsidRPr="004C645D">
        <w:rPr>
          <w:rFonts w:eastAsia="Calibri" w:cs="Segoe UI"/>
          <w:spacing w:val="6"/>
        </w:rPr>
        <w:t>f</w:t>
      </w:r>
      <w:r w:rsidRPr="004C645D">
        <w:rPr>
          <w:rFonts w:eastAsia="Calibri" w:cs="Segoe UI"/>
          <w:spacing w:val="1"/>
        </w:rPr>
        <w:t>o</w:t>
      </w:r>
      <w:r w:rsidRPr="004C645D">
        <w:rPr>
          <w:rFonts w:eastAsia="Calibri" w:cs="Segoe UI"/>
        </w:rPr>
        <w:t>r</w:t>
      </w:r>
      <w:r w:rsidRPr="004C645D">
        <w:rPr>
          <w:rFonts w:eastAsia="Calibri" w:cs="Segoe UI"/>
          <w:spacing w:val="-18"/>
        </w:rPr>
        <w:t xml:space="preserve"> </w:t>
      </w:r>
      <w:r w:rsidRPr="004C645D">
        <w:rPr>
          <w:rFonts w:eastAsia="Calibri" w:cs="Segoe UI"/>
        </w:rPr>
        <w:t>t</w:t>
      </w:r>
      <w:r w:rsidRPr="004C645D">
        <w:rPr>
          <w:rFonts w:eastAsia="Calibri" w:cs="Segoe UI"/>
          <w:spacing w:val="1"/>
        </w:rPr>
        <w:t>h</w:t>
      </w:r>
      <w:r w:rsidRPr="004C645D">
        <w:rPr>
          <w:rFonts w:eastAsia="Calibri" w:cs="Segoe UI"/>
          <w:spacing w:val="8"/>
        </w:rPr>
        <w:t>e</w:t>
      </w:r>
      <w:r w:rsidRPr="004C645D">
        <w:rPr>
          <w:rFonts w:eastAsia="Calibri" w:cs="Segoe UI"/>
          <w:spacing w:val="2"/>
        </w:rPr>
        <w:t>s</w:t>
      </w:r>
      <w:r w:rsidRPr="004C645D">
        <w:rPr>
          <w:rFonts w:eastAsia="Calibri" w:cs="Segoe UI"/>
        </w:rPr>
        <w:t>e</w:t>
      </w:r>
      <w:r w:rsidRPr="004C645D">
        <w:rPr>
          <w:rFonts w:eastAsia="Calibri" w:cs="Segoe UI"/>
          <w:spacing w:val="-2"/>
        </w:rPr>
        <w:t xml:space="preserve"> </w:t>
      </w:r>
      <w:r w:rsidRPr="004C645D">
        <w:rPr>
          <w:rFonts w:eastAsia="Calibri" w:cs="Segoe UI"/>
          <w:spacing w:val="6"/>
        </w:rPr>
        <w:t>f</w:t>
      </w:r>
      <w:r w:rsidRPr="004C645D">
        <w:rPr>
          <w:rFonts w:eastAsia="Calibri" w:cs="Segoe UI"/>
          <w:spacing w:val="8"/>
        </w:rPr>
        <w:t>i</w:t>
      </w:r>
      <w:r w:rsidRPr="004C645D">
        <w:rPr>
          <w:rFonts w:eastAsia="Calibri" w:cs="Segoe UI"/>
          <w:spacing w:val="1"/>
        </w:rPr>
        <w:t>n</w:t>
      </w:r>
      <w:r w:rsidRPr="004C645D">
        <w:rPr>
          <w:rFonts w:eastAsia="Calibri" w:cs="Segoe UI"/>
          <w:spacing w:val="-13"/>
        </w:rPr>
        <w:t>d</w:t>
      </w:r>
      <w:r w:rsidRPr="004C645D">
        <w:rPr>
          <w:rFonts w:eastAsia="Calibri" w:cs="Segoe UI"/>
          <w:spacing w:val="8"/>
        </w:rPr>
        <w:t>i</w:t>
      </w:r>
      <w:r w:rsidRPr="004C645D">
        <w:rPr>
          <w:rFonts w:eastAsia="Calibri" w:cs="Segoe UI"/>
          <w:spacing w:val="-13"/>
        </w:rPr>
        <w:t>n</w:t>
      </w:r>
      <w:r w:rsidRPr="004C645D">
        <w:rPr>
          <w:rFonts w:eastAsia="Calibri" w:cs="Segoe UI"/>
          <w:spacing w:val="-1"/>
        </w:rPr>
        <w:t>g</w:t>
      </w:r>
      <w:r w:rsidRPr="004C645D">
        <w:rPr>
          <w:rFonts w:eastAsia="Calibri" w:cs="Segoe UI"/>
        </w:rPr>
        <w:t>s</w:t>
      </w:r>
      <w:r w:rsidRPr="004C645D">
        <w:rPr>
          <w:rFonts w:eastAsia="Calibri" w:cs="Segoe UI"/>
          <w:spacing w:val="-4"/>
        </w:rPr>
        <w:t xml:space="preserve"> </w:t>
      </w:r>
      <w:r w:rsidRPr="004C645D">
        <w:rPr>
          <w:rFonts w:eastAsia="Calibri" w:cs="Segoe UI"/>
          <w:spacing w:val="8"/>
        </w:rPr>
        <w:t>i</w:t>
      </w:r>
      <w:r w:rsidRPr="004C645D">
        <w:rPr>
          <w:rFonts w:eastAsia="Calibri" w:cs="Segoe UI"/>
        </w:rPr>
        <w:t>s</w:t>
      </w:r>
      <w:r w:rsidRPr="004C645D">
        <w:rPr>
          <w:rFonts w:eastAsia="Calibri" w:cs="Segoe UI"/>
          <w:spacing w:val="-15"/>
        </w:rPr>
        <w:t xml:space="preserve"> </w:t>
      </w:r>
      <w:r w:rsidRPr="004C645D">
        <w:rPr>
          <w:rFonts w:eastAsia="Calibri" w:cs="Segoe UI"/>
        </w:rPr>
        <w:t>to</w:t>
      </w:r>
      <w:r w:rsidRPr="004C645D">
        <w:rPr>
          <w:rFonts w:eastAsia="Calibri" w:cs="Segoe UI"/>
          <w:spacing w:val="-15"/>
        </w:rPr>
        <w:t xml:space="preserve"> </w:t>
      </w:r>
      <w:r w:rsidRPr="004C645D">
        <w:rPr>
          <w:rFonts w:eastAsia="Calibri" w:cs="Segoe UI"/>
          <w:spacing w:val="-5"/>
        </w:rPr>
        <w:t>c</w:t>
      </w:r>
      <w:r w:rsidRPr="004C645D">
        <w:rPr>
          <w:rFonts w:eastAsia="Calibri" w:cs="Segoe UI"/>
          <w:spacing w:val="-4"/>
        </w:rPr>
        <w:t>r</w:t>
      </w:r>
      <w:r w:rsidRPr="004C645D">
        <w:rPr>
          <w:rFonts w:eastAsia="Calibri" w:cs="Segoe UI"/>
          <w:spacing w:val="8"/>
        </w:rPr>
        <w:t>e</w:t>
      </w:r>
      <w:r w:rsidRPr="004C645D">
        <w:rPr>
          <w:rFonts w:eastAsia="Calibri" w:cs="Segoe UI"/>
          <w:spacing w:val="-3"/>
        </w:rPr>
        <w:t>a</w:t>
      </w:r>
      <w:r w:rsidRPr="004C645D">
        <w:rPr>
          <w:rFonts w:eastAsia="Calibri" w:cs="Segoe UI"/>
        </w:rPr>
        <w:t>te</w:t>
      </w:r>
      <w:r w:rsidRPr="004C645D">
        <w:rPr>
          <w:rFonts w:eastAsia="Calibri" w:cs="Segoe UI"/>
          <w:spacing w:val="-1"/>
        </w:rPr>
        <w:t xml:space="preserve"> </w:t>
      </w:r>
      <w:r w:rsidRPr="004C645D">
        <w:rPr>
          <w:rFonts w:eastAsia="Calibri" w:cs="Segoe UI"/>
        </w:rPr>
        <w:t>a</w:t>
      </w:r>
      <w:r w:rsidRPr="004C645D">
        <w:rPr>
          <w:rFonts w:eastAsia="Calibri" w:cs="Segoe UI"/>
          <w:spacing w:val="-5"/>
        </w:rPr>
        <w:t xml:space="preserve"> SQL </w:t>
      </w:r>
      <w:r w:rsidRPr="004C645D">
        <w:rPr>
          <w:rFonts w:eastAsia="Calibri" w:cs="Segoe UI"/>
        </w:rPr>
        <w:t>t</w:t>
      </w:r>
      <w:r w:rsidRPr="004C645D">
        <w:rPr>
          <w:rFonts w:eastAsia="Calibri" w:cs="Segoe UI"/>
          <w:spacing w:val="-4"/>
        </w:rPr>
        <w:t>r</w:t>
      </w:r>
      <w:r w:rsidRPr="004C645D">
        <w:rPr>
          <w:rFonts w:eastAsia="Calibri" w:cs="Segoe UI"/>
          <w:spacing w:val="-3"/>
        </w:rPr>
        <w:t>a</w:t>
      </w:r>
      <w:r w:rsidRPr="004C645D">
        <w:rPr>
          <w:rFonts w:eastAsia="Calibri" w:cs="Segoe UI"/>
          <w:spacing w:val="-5"/>
        </w:rPr>
        <w:t>c</w:t>
      </w:r>
      <w:r w:rsidRPr="004C645D">
        <w:rPr>
          <w:rFonts w:eastAsia="Calibri" w:cs="Segoe UI"/>
        </w:rPr>
        <w:t>e</w:t>
      </w:r>
      <w:r w:rsidRPr="004C645D">
        <w:rPr>
          <w:rFonts w:eastAsia="Calibri" w:cs="Segoe UI"/>
          <w:spacing w:val="12"/>
        </w:rPr>
        <w:t xml:space="preserve"> </w:t>
      </w:r>
      <w:r w:rsidRPr="004C645D">
        <w:rPr>
          <w:rFonts w:eastAsia="Calibri" w:cs="Segoe UI"/>
          <w:spacing w:val="-3"/>
        </w:rPr>
        <w:t>a</w:t>
      </w:r>
      <w:r w:rsidRPr="004C645D">
        <w:rPr>
          <w:rFonts w:eastAsia="Calibri" w:cs="Segoe UI"/>
          <w:spacing w:val="1"/>
        </w:rPr>
        <w:t>n</w:t>
      </w:r>
      <w:r w:rsidRPr="004C645D">
        <w:rPr>
          <w:rFonts w:eastAsia="Calibri" w:cs="Segoe UI"/>
        </w:rPr>
        <w:t>d</w:t>
      </w:r>
      <w:r w:rsidRPr="004C645D">
        <w:rPr>
          <w:rFonts w:eastAsia="Calibri" w:cs="Segoe UI"/>
          <w:spacing w:val="4"/>
        </w:rPr>
        <w:t xml:space="preserve"> </w:t>
      </w:r>
      <w:r w:rsidRPr="004C645D">
        <w:rPr>
          <w:rFonts w:eastAsia="Calibri" w:cs="Segoe UI"/>
          <w:spacing w:val="8"/>
        </w:rPr>
        <w:t>i</w:t>
      </w:r>
      <w:r w:rsidRPr="004C645D">
        <w:rPr>
          <w:rFonts w:eastAsia="Calibri" w:cs="Segoe UI"/>
          <w:spacing w:val="1"/>
        </w:rPr>
        <w:t>n</w:t>
      </w:r>
      <w:r w:rsidRPr="004C645D">
        <w:rPr>
          <w:rFonts w:eastAsia="Calibri" w:cs="Segoe UI"/>
          <w:spacing w:val="-5"/>
        </w:rPr>
        <w:t>c</w:t>
      </w:r>
      <w:r w:rsidRPr="004C645D">
        <w:rPr>
          <w:rFonts w:eastAsia="Calibri" w:cs="Segoe UI"/>
          <w:spacing w:val="8"/>
        </w:rPr>
        <w:t>l</w:t>
      </w:r>
      <w:r w:rsidRPr="004C645D">
        <w:rPr>
          <w:rFonts w:eastAsia="Calibri" w:cs="Segoe UI"/>
          <w:spacing w:val="1"/>
        </w:rPr>
        <w:t>ud</w:t>
      </w:r>
      <w:r w:rsidRPr="004C645D">
        <w:rPr>
          <w:rFonts w:eastAsia="Calibri" w:cs="Segoe UI"/>
        </w:rPr>
        <w:t>e</w:t>
      </w:r>
      <w:r w:rsidRPr="004C645D">
        <w:rPr>
          <w:rFonts w:eastAsia="Calibri" w:cs="Segoe UI"/>
          <w:spacing w:val="1"/>
        </w:rPr>
        <w:t xml:space="preserve"> </w:t>
      </w:r>
      <w:r w:rsidRPr="004C645D">
        <w:rPr>
          <w:rFonts w:eastAsia="Calibri" w:cs="Segoe UI"/>
        </w:rPr>
        <w:t>t</w:t>
      </w:r>
      <w:r w:rsidRPr="004C645D">
        <w:rPr>
          <w:rFonts w:eastAsia="Calibri" w:cs="Segoe UI"/>
          <w:spacing w:val="1"/>
        </w:rPr>
        <w:t>h</w:t>
      </w:r>
      <w:r w:rsidRPr="004C645D">
        <w:rPr>
          <w:rFonts w:eastAsia="Calibri" w:cs="Segoe UI"/>
        </w:rPr>
        <w:t>e</w:t>
      </w:r>
      <w:r w:rsidRPr="004C645D">
        <w:rPr>
          <w:rFonts w:eastAsia="Calibri" w:cs="Segoe UI"/>
          <w:spacing w:val="-6"/>
        </w:rPr>
        <w:t xml:space="preserve"> </w:t>
      </w:r>
      <w:r w:rsidRPr="004C645D">
        <w:rPr>
          <w:rFonts w:eastAsia="Calibri" w:cs="Segoe UI"/>
          <w:spacing w:val="8"/>
        </w:rPr>
        <w:t>e</w:t>
      </w:r>
      <w:r w:rsidRPr="004C645D">
        <w:rPr>
          <w:rFonts w:eastAsia="Calibri" w:cs="Segoe UI"/>
          <w:spacing w:val="3"/>
        </w:rPr>
        <w:t>v</w:t>
      </w:r>
      <w:r w:rsidRPr="004C645D">
        <w:rPr>
          <w:rFonts w:eastAsia="Calibri" w:cs="Segoe UI"/>
          <w:spacing w:val="8"/>
        </w:rPr>
        <w:t>e</w:t>
      </w:r>
      <w:r w:rsidRPr="004C645D">
        <w:rPr>
          <w:rFonts w:eastAsia="Calibri" w:cs="Segoe UI"/>
          <w:spacing w:val="1"/>
        </w:rPr>
        <w:t>n</w:t>
      </w:r>
      <w:r w:rsidRPr="004C645D">
        <w:rPr>
          <w:rFonts w:eastAsia="Calibri" w:cs="Segoe UI"/>
        </w:rPr>
        <w:t>ts</w:t>
      </w:r>
      <w:r w:rsidRPr="004C645D">
        <w:rPr>
          <w:rFonts w:eastAsia="Calibri" w:cs="Segoe UI"/>
          <w:spacing w:val="-6"/>
        </w:rPr>
        <w:t xml:space="preserve"> </w:t>
      </w:r>
      <w:r w:rsidRPr="004C645D">
        <w:rPr>
          <w:rFonts w:eastAsia="Calibri" w:cs="Segoe UI"/>
          <w:spacing w:val="-3"/>
        </w:rPr>
        <w:t>a</w:t>
      </w:r>
      <w:r w:rsidRPr="004C645D">
        <w:rPr>
          <w:rFonts w:eastAsia="Calibri" w:cs="Segoe UI"/>
          <w:spacing w:val="1"/>
        </w:rPr>
        <w:t>n</w:t>
      </w:r>
      <w:r w:rsidRPr="004C645D">
        <w:rPr>
          <w:rFonts w:eastAsia="Calibri" w:cs="Segoe UI"/>
        </w:rPr>
        <w:t>d</w:t>
      </w:r>
      <w:r w:rsidRPr="004C645D">
        <w:rPr>
          <w:rFonts w:eastAsia="Calibri" w:cs="Segoe UI"/>
          <w:spacing w:val="-11"/>
        </w:rPr>
        <w:t xml:space="preserve"> </w:t>
      </w:r>
      <w:r w:rsidRPr="004C645D">
        <w:rPr>
          <w:rFonts w:eastAsia="Calibri" w:cs="Segoe UI"/>
          <w:spacing w:val="-5"/>
        </w:rPr>
        <w:t>c</w:t>
      </w:r>
      <w:r w:rsidRPr="004C645D">
        <w:rPr>
          <w:rFonts w:eastAsia="Calibri" w:cs="Segoe UI"/>
          <w:spacing w:val="1"/>
        </w:rPr>
        <w:t>o</w:t>
      </w:r>
      <w:r w:rsidRPr="004C645D">
        <w:rPr>
          <w:rFonts w:eastAsia="Calibri" w:cs="Segoe UI"/>
          <w:spacing w:val="8"/>
        </w:rPr>
        <w:t>l</w:t>
      </w:r>
      <w:r w:rsidRPr="004C645D">
        <w:rPr>
          <w:rFonts w:eastAsia="Calibri" w:cs="Segoe UI"/>
          <w:spacing w:val="1"/>
        </w:rPr>
        <w:t>u</w:t>
      </w:r>
      <w:r w:rsidRPr="004C645D">
        <w:rPr>
          <w:rFonts w:eastAsia="Calibri" w:cs="Segoe UI"/>
        </w:rPr>
        <w:t>m</w:t>
      </w:r>
      <w:r w:rsidRPr="004C645D">
        <w:rPr>
          <w:rFonts w:eastAsia="Calibri" w:cs="Segoe UI"/>
          <w:spacing w:val="2"/>
        </w:rPr>
        <w:t>n</w:t>
      </w:r>
      <w:r w:rsidRPr="004C645D">
        <w:rPr>
          <w:rFonts w:eastAsia="Calibri" w:cs="Segoe UI"/>
        </w:rPr>
        <w:t>s</w:t>
      </w:r>
      <w:r w:rsidRPr="004C645D">
        <w:rPr>
          <w:rFonts w:eastAsia="Calibri" w:cs="Segoe UI"/>
          <w:spacing w:val="-3"/>
        </w:rPr>
        <w:t xml:space="preserve"> </w:t>
      </w:r>
      <w:r w:rsidRPr="004C645D">
        <w:rPr>
          <w:rFonts w:eastAsia="Calibri" w:cs="Segoe UI"/>
          <w:spacing w:val="2"/>
        </w:rPr>
        <w:t>s</w:t>
      </w:r>
      <w:r w:rsidRPr="004C645D">
        <w:rPr>
          <w:rFonts w:eastAsia="Calibri" w:cs="Segoe UI"/>
          <w:spacing w:val="1"/>
        </w:rPr>
        <w:t>p</w:t>
      </w:r>
      <w:r w:rsidRPr="004C645D">
        <w:rPr>
          <w:rFonts w:eastAsia="Calibri" w:cs="Segoe UI"/>
          <w:spacing w:val="8"/>
        </w:rPr>
        <w:t>e</w:t>
      </w:r>
      <w:r w:rsidRPr="004C645D">
        <w:rPr>
          <w:rFonts w:eastAsia="Calibri" w:cs="Segoe UI"/>
          <w:spacing w:val="-5"/>
        </w:rPr>
        <w:t>c</w:t>
      </w:r>
      <w:r w:rsidRPr="004C645D">
        <w:rPr>
          <w:rFonts w:eastAsia="Calibri" w:cs="Segoe UI"/>
          <w:spacing w:val="-7"/>
        </w:rPr>
        <w:t>i</w:t>
      </w:r>
      <w:r w:rsidRPr="004C645D">
        <w:rPr>
          <w:rFonts w:eastAsia="Calibri" w:cs="Segoe UI"/>
          <w:spacing w:val="6"/>
        </w:rPr>
        <w:t>f</w:t>
      </w:r>
      <w:r w:rsidRPr="004C645D">
        <w:rPr>
          <w:rFonts w:eastAsia="Calibri" w:cs="Segoe UI"/>
          <w:spacing w:val="-7"/>
        </w:rPr>
        <w:t>ie</w:t>
      </w:r>
      <w:r w:rsidRPr="004C645D">
        <w:rPr>
          <w:rFonts w:eastAsia="Calibri" w:cs="Segoe UI"/>
        </w:rPr>
        <w:t>d</w:t>
      </w:r>
      <w:r w:rsidRPr="004C645D">
        <w:rPr>
          <w:rFonts w:eastAsia="Calibri" w:cs="Segoe UI"/>
          <w:spacing w:val="-2"/>
        </w:rPr>
        <w:t xml:space="preserve"> </w:t>
      </w:r>
      <w:r w:rsidRPr="004C645D">
        <w:rPr>
          <w:rFonts w:eastAsia="Calibri" w:cs="Segoe UI"/>
          <w:spacing w:val="8"/>
        </w:rPr>
        <w:t>i</w:t>
      </w:r>
      <w:r w:rsidRPr="004C645D">
        <w:rPr>
          <w:rFonts w:eastAsia="Calibri" w:cs="Segoe UI"/>
        </w:rPr>
        <w:t>n</w:t>
      </w:r>
      <w:r w:rsidRPr="004C645D">
        <w:rPr>
          <w:rFonts w:eastAsia="Calibri" w:cs="Segoe UI"/>
          <w:spacing w:val="-15"/>
        </w:rPr>
        <w:t xml:space="preserve"> </w:t>
      </w:r>
      <w:r w:rsidRPr="004C645D">
        <w:rPr>
          <w:rFonts w:eastAsia="Calibri" w:cs="Segoe UI"/>
        </w:rPr>
        <w:t>a</w:t>
      </w:r>
      <w:r w:rsidRPr="004C645D">
        <w:rPr>
          <w:rFonts w:eastAsia="Calibri" w:cs="Segoe UI"/>
          <w:spacing w:val="-20"/>
        </w:rPr>
        <w:t xml:space="preserve"> SQL Trace </w:t>
      </w:r>
      <w:r w:rsidRPr="004C645D">
        <w:rPr>
          <w:rFonts w:eastAsia="Calibri" w:cs="Segoe UI"/>
          <w:spacing w:val="2"/>
          <w:w w:val="102"/>
        </w:rPr>
        <w:t>s</w:t>
      </w:r>
      <w:r w:rsidRPr="004C645D">
        <w:rPr>
          <w:rFonts w:eastAsia="Calibri" w:cs="Segoe UI"/>
          <w:spacing w:val="-5"/>
          <w:w w:val="102"/>
        </w:rPr>
        <w:t>c</w:t>
      </w:r>
      <w:r w:rsidRPr="004C645D">
        <w:rPr>
          <w:rFonts w:eastAsia="Calibri" w:cs="Segoe UI"/>
          <w:spacing w:val="-4"/>
          <w:w w:val="102"/>
        </w:rPr>
        <w:t>r</w:t>
      </w:r>
      <w:r w:rsidRPr="004C645D">
        <w:rPr>
          <w:rFonts w:eastAsia="Calibri" w:cs="Segoe UI"/>
          <w:spacing w:val="8"/>
          <w:w w:val="102"/>
        </w:rPr>
        <w:t>i</w:t>
      </w:r>
      <w:r w:rsidRPr="004C645D">
        <w:rPr>
          <w:rFonts w:eastAsia="Calibri" w:cs="Segoe UI"/>
          <w:spacing w:val="1"/>
          <w:w w:val="102"/>
        </w:rPr>
        <w:t>p</w:t>
      </w:r>
      <w:r w:rsidRPr="004C645D">
        <w:rPr>
          <w:rFonts w:eastAsia="Calibri" w:cs="Segoe UI"/>
          <w:w w:val="102"/>
        </w:rPr>
        <w:t>t</w:t>
      </w:r>
      <w:r w:rsidRPr="00C9688F">
        <w:rPr>
          <w:rFonts w:eastAsia="Calibri" w:cs="Segoe UI"/>
          <w:w w:val="102"/>
        </w:rPr>
        <w:t>.</w:t>
      </w:r>
      <w:r w:rsidRPr="004C645D">
        <w:rPr>
          <w:rFonts w:eastAsia="Calibri" w:cs="Segoe UI"/>
          <w:w w:val="102"/>
        </w:rPr>
        <w:t xml:space="preserve"> </w:t>
      </w:r>
      <w:r>
        <w:rPr>
          <w:rFonts w:eastAsia="Calibri" w:cs="Segoe UI"/>
          <w:w w:val="102"/>
        </w:rPr>
        <w:t xml:space="preserve"> </w:t>
      </w:r>
      <w:r w:rsidRPr="004C645D">
        <w:rPr>
          <w:rFonts w:eastAsia="Calibri" w:cs="Segoe UI"/>
          <w:spacing w:val="-5"/>
        </w:rPr>
        <w:t>T</w:t>
      </w:r>
      <w:r w:rsidRPr="004C645D">
        <w:rPr>
          <w:rFonts w:eastAsia="Calibri" w:cs="Segoe UI"/>
          <w:spacing w:val="1"/>
        </w:rPr>
        <w:t>h</w:t>
      </w:r>
      <w:r w:rsidRPr="004C645D">
        <w:rPr>
          <w:rFonts w:eastAsia="Calibri" w:cs="Segoe UI"/>
        </w:rPr>
        <w:t>e</w:t>
      </w:r>
      <w:r w:rsidRPr="004C645D">
        <w:rPr>
          <w:rFonts w:eastAsia="Calibri" w:cs="Segoe UI"/>
          <w:spacing w:val="-5"/>
        </w:rPr>
        <w:t xml:space="preserve"> </w:t>
      </w:r>
      <w:r w:rsidRPr="004C645D">
        <w:rPr>
          <w:rFonts w:eastAsia="Calibri" w:cs="Segoe UI"/>
        </w:rPr>
        <w:t>t</w:t>
      </w:r>
      <w:r w:rsidRPr="004C645D">
        <w:rPr>
          <w:rFonts w:eastAsia="Calibri" w:cs="Segoe UI"/>
          <w:spacing w:val="-4"/>
        </w:rPr>
        <w:t>r</w:t>
      </w:r>
      <w:r w:rsidRPr="004C645D">
        <w:rPr>
          <w:rFonts w:eastAsia="Calibri" w:cs="Segoe UI"/>
          <w:spacing w:val="-3"/>
        </w:rPr>
        <w:t>a</w:t>
      </w:r>
      <w:r w:rsidRPr="004C645D">
        <w:rPr>
          <w:rFonts w:eastAsia="Calibri" w:cs="Segoe UI"/>
          <w:spacing w:val="-5"/>
        </w:rPr>
        <w:t>c</w:t>
      </w:r>
      <w:r w:rsidRPr="004C645D">
        <w:rPr>
          <w:rFonts w:eastAsia="Calibri" w:cs="Segoe UI"/>
        </w:rPr>
        <w:t>e</w:t>
      </w:r>
      <w:r w:rsidRPr="004C645D">
        <w:rPr>
          <w:rFonts w:eastAsia="Calibri" w:cs="Segoe UI"/>
          <w:spacing w:val="12"/>
        </w:rPr>
        <w:t xml:space="preserve"> </w:t>
      </w:r>
      <w:r w:rsidRPr="004C645D">
        <w:rPr>
          <w:rFonts w:eastAsia="Calibri" w:cs="Segoe UI"/>
          <w:spacing w:val="2"/>
        </w:rPr>
        <w:t>s</w:t>
      </w:r>
      <w:r w:rsidRPr="004C645D">
        <w:rPr>
          <w:rFonts w:eastAsia="Calibri" w:cs="Segoe UI"/>
          <w:spacing w:val="-5"/>
        </w:rPr>
        <w:t>c</w:t>
      </w:r>
      <w:r w:rsidRPr="004C645D">
        <w:rPr>
          <w:rFonts w:eastAsia="Calibri" w:cs="Segoe UI"/>
          <w:spacing w:val="-4"/>
        </w:rPr>
        <w:t>r</w:t>
      </w:r>
      <w:r w:rsidRPr="004C645D">
        <w:rPr>
          <w:rFonts w:eastAsia="Calibri" w:cs="Segoe UI"/>
          <w:spacing w:val="8"/>
        </w:rPr>
        <w:t>i</w:t>
      </w:r>
      <w:r w:rsidRPr="004C645D">
        <w:rPr>
          <w:rFonts w:eastAsia="Calibri" w:cs="Segoe UI"/>
          <w:spacing w:val="1"/>
        </w:rPr>
        <w:t>p</w:t>
      </w:r>
      <w:r w:rsidRPr="004C645D">
        <w:rPr>
          <w:rFonts w:eastAsia="Calibri" w:cs="Segoe UI"/>
        </w:rPr>
        <w:t>t</w:t>
      </w:r>
      <w:r w:rsidRPr="004C645D">
        <w:rPr>
          <w:rFonts w:eastAsia="Calibri" w:cs="Segoe UI"/>
          <w:spacing w:val="5"/>
        </w:rPr>
        <w:t xml:space="preserve"> </w:t>
      </w:r>
      <w:r w:rsidRPr="004C645D">
        <w:rPr>
          <w:rFonts w:eastAsia="Calibri" w:cs="Segoe UI"/>
          <w:spacing w:val="-5"/>
        </w:rPr>
        <w:t>c</w:t>
      </w:r>
      <w:r w:rsidRPr="004C645D">
        <w:rPr>
          <w:rFonts w:eastAsia="Calibri" w:cs="Segoe UI"/>
          <w:spacing w:val="-4"/>
        </w:rPr>
        <w:t>r</w:t>
      </w:r>
      <w:r w:rsidRPr="004C645D">
        <w:rPr>
          <w:rFonts w:eastAsia="Calibri" w:cs="Segoe UI"/>
          <w:spacing w:val="8"/>
        </w:rPr>
        <w:t>e</w:t>
      </w:r>
      <w:r w:rsidRPr="004C645D">
        <w:rPr>
          <w:rFonts w:eastAsia="Calibri" w:cs="Segoe UI"/>
          <w:spacing w:val="-3"/>
        </w:rPr>
        <w:t>a</w:t>
      </w:r>
      <w:r w:rsidRPr="004C645D">
        <w:rPr>
          <w:rFonts w:eastAsia="Calibri" w:cs="Segoe UI"/>
        </w:rPr>
        <w:t>t</w:t>
      </w:r>
      <w:r w:rsidRPr="004C645D">
        <w:rPr>
          <w:rFonts w:eastAsia="Calibri" w:cs="Segoe UI"/>
          <w:spacing w:val="8"/>
        </w:rPr>
        <w:t>e</w:t>
      </w:r>
      <w:r w:rsidRPr="004C645D">
        <w:rPr>
          <w:rFonts w:eastAsia="Calibri" w:cs="Segoe UI"/>
        </w:rPr>
        <w:t>s</w:t>
      </w:r>
      <w:r w:rsidRPr="004C645D">
        <w:rPr>
          <w:rFonts w:eastAsia="Calibri" w:cs="Segoe UI"/>
          <w:spacing w:val="-5"/>
        </w:rPr>
        <w:t xml:space="preserve"> </w:t>
      </w:r>
      <w:r w:rsidRPr="004C645D">
        <w:rPr>
          <w:rFonts w:eastAsia="Calibri" w:cs="Segoe UI"/>
          <w:spacing w:val="-3"/>
        </w:rPr>
        <w:t>a</w:t>
      </w:r>
      <w:r w:rsidRPr="004C645D">
        <w:rPr>
          <w:rFonts w:eastAsia="Calibri" w:cs="Segoe UI"/>
        </w:rPr>
        <w:t>n</w:t>
      </w:r>
      <w:r w:rsidRPr="004C645D">
        <w:rPr>
          <w:rFonts w:eastAsia="Calibri" w:cs="Segoe UI"/>
          <w:spacing w:val="1"/>
        </w:rPr>
        <w:t xml:space="preserve"> </w:t>
      </w:r>
      <w:r w:rsidRPr="004C645D">
        <w:rPr>
          <w:rFonts w:eastAsia="Calibri" w:cs="Segoe UI"/>
          <w:spacing w:val="-3"/>
        </w:rPr>
        <w:t>a</w:t>
      </w:r>
      <w:r w:rsidRPr="004C645D">
        <w:rPr>
          <w:rFonts w:eastAsia="Calibri" w:cs="Segoe UI"/>
          <w:spacing w:val="1"/>
        </w:rPr>
        <w:t>ud</w:t>
      </w:r>
      <w:r w:rsidRPr="004C645D">
        <w:rPr>
          <w:rFonts w:eastAsia="Calibri" w:cs="Segoe UI"/>
          <w:spacing w:val="8"/>
        </w:rPr>
        <w:t>i</w:t>
      </w:r>
      <w:r w:rsidRPr="004C645D">
        <w:rPr>
          <w:rFonts w:eastAsia="Calibri" w:cs="Segoe UI"/>
        </w:rPr>
        <w:t>t</w:t>
      </w:r>
      <w:r w:rsidRPr="004C645D">
        <w:rPr>
          <w:rFonts w:eastAsia="Calibri" w:cs="Segoe UI"/>
          <w:spacing w:val="-11"/>
        </w:rPr>
        <w:t xml:space="preserve"> </w:t>
      </w:r>
      <w:r w:rsidRPr="004C645D">
        <w:rPr>
          <w:rFonts w:eastAsia="Calibri" w:cs="Segoe UI"/>
        </w:rPr>
        <w:t>t</w:t>
      </w:r>
      <w:r w:rsidRPr="004C645D">
        <w:rPr>
          <w:rFonts w:eastAsia="Calibri" w:cs="Segoe UI"/>
          <w:spacing w:val="1"/>
        </w:rPr>
        <w:t>h</w:t>
      </w:r>
      <w:r w:rsidRPr="004C645D">
        <w:rPr>
          <w:rFonts w:eastAsia="Calibri" w:cs="Segoe UI"/>
          <w:spacing w:val="-3"/>
        </w:rPr>
        <w:t>a</w:t>
      </w:r>
      <w:r w:rsidRPr="004C645D">
        <w:rPr>
          <w:rFonts w:eastAsia="Calibri" w:cs="Segoe UI"/>
        </w:rPr>
        <w:t>t</w:t>
      </w:r>
      <w:r w:rsidRPr="004C645D">
        <w:rPr>
          <w:rFonts w:eastAsia="Calibri" w:cs="Segoe UI"/>
          <w:spacing w:val="2"/>
        </w:rPr>
        <w:t xml:space="preserve"> </w:t>
      </w:r>
      <w:r w:rsidRPr="004C645D">
        <w:rPr>
          <w:rFonts w:eastAsia="Calibri" w:cs="Segoe UI"/>
          <w:spacing w:val="-3"/>
        </w:rPr>
        <w:t>D</w:t>
      </w:r>
      <w:r w:rsidRPr="004C645D">
        <w:rPr>
          <w:rFonts w:eastAsia="Calibri" w:cs="Segoe UI"/>
          <w:spacing w:val="3"/>
        </w:rPr>
        <w:t>I</w:t>
      </w:r>
      <w:r w:rsidRPr="004C645D">
        <w:rPr>
          <w:rFonts w:eastAsia="Calibri" w:cs="Segoe UI"/>
          <w:spacing w:val="1"/>
        </w:rPr>
        <w:t>S</w:t>
      </w:r>
      <w:r w:rsidRPr="004C645D">
        <w:rPr>
          <w:rFonts w:eastAsia="Calibri" w:cs="Segoe UI"/>
        </w:rPr>
        <w:t>A</w:t>
      </w:r>
      <w:r w:rsidRPr="004C645D">
        <w:rPr>
          <w:rFonts w:eastAsia="Calibri" w:cs="Segoe UI"/>
          <w:spacing w:val="-7"/>
        </w:rPr>
        <w:t xml:space="preserve"> </w:t>
      </w:r>
      <w:r w:rsidRPr="004C645D">
        <w:rPr>
          <w:rFonts w:eastAsia="Calibri" w:cs="Segoe UI"/>
          <w:spacing w:val="8"/>
        </w:rPr>
        <w:t>i</w:t>
      </w:r>
      <w:r w:rsidRPr="004C645D">
        <w:rPr>
          <w:rFonts w:eastAsia="Calibri" w:cs="Segoe UI"/>
          <w:spacing w:val="1"/>
        </w:rPr>
        <w:t>d</w:t>
      </w:r>
      <w:r w:rsidRPr="004C645D">
        <w:rPr>
          <w:rFonts w:eastAsia="Calibri" w:cs="Segoe UI"/>
          <w:spacing w:val="8"/>
        </w:rPr>
        <w:t>e</w:t>
      </w:r>
      <w:r w:rsidRPr="004C645D">
        <w:rPr>
          <w:rFonts w:eastAsia="Calibri" w:cs="Segoe UI"/>
          <w:spacing w:val="1"/>
        </w:rPr>
        <w:t>n</w:t>
      </w:r>
      <w:r w:rsidRPr="004C645D">
        <w:rPr>
          <w:rFonts w:eastAsia="Calibri" w:cs="Segoe UI"/>
          <w:spacing w:val="10"/>
        </w:rPr>
        <w:t>t</w:t>
      </w:r>
      <w:r w:rsidRPr="004C645D">
        <w:rPr>
          <w:rFonts w:eastAsia="Calibri" w:cs="Segoe UI"/>
          <w:spacing w:val="8"/>
        </w:rPr>
        <w:t>i</w:t>
      </w:r>
      <w:r w:rsidRPr="004C645D">
        <w:rPr>
          <w:rFonts w:eastAsia="Calibri" w:cs="Segoe UI"/>
          <w:spacing w:val="6"/>
        </w:rPr>
        <w:t>f</w:t>
      </w:r>
      <w:r w:rsidRPr="004C645D">
        <w:rPr>
          <w:rFonts w:eastAsia="Calibri" w:cs="Segoe UI"/>
          <w:spacing w:val="-7"/>
        </w:rPr>
        <w:t>ie</w:t>
      </w:r>
      <w:r w:rsidRPr="004C645D">
        <w:rPr>
          <w:rFonts w:eastAsia="Calibri" w:cs="Segoe UI"/>
        </w:rPr>
        <w:t>s</w:t>
      </w:r>
      <w:r w:rsidRPr="004C645D">
        <w:rPr>
          <w:rFonts w:eastAsia="Calibri" w:cs="Segoe UI"/>
          <w:spacing w:val="-1"/>
        </w:rPr>
        <w:t xml:space="preserve"> </w:t>
      </w:r>
      <w:r w:rsidRPr="004C645D">
        <w:rPr>
          <w:rFonts w:eastAsia="Calibri" w:cs="Segoe UI"/>
          <w:spacing w:val="-3"/>
        </w:rPr>
        <w:t>a</w:t>
      </w:r>
      <w:r w:rsidRPr="004C645D">
        <w:rPr>
          <w:rFonts w:eastAsia="Calibri" w:cs="Segoe UI"/>
        </w:rPr>
        <w:t>s</w:t>
      </w:r>
      <w:r w:rsidRPr="004C645D">
        <w:rPr>
          <w:rFonts w:eastAsia="Calibri" w:cs="Segoe UI"/>
          <w:spacing w:val="-14"/>
        </w:rPr>
        <w:t xml:space="preserve"> </w:t>
      </w:r>
      <w:r w:rsidRPr="004C645D">
        <w:rPr>
          <w:rFonts w:eastAsia="Calibri" w:cs="Segoe UI"/>
          <w:spacing w:val="2"/>
        </w:rPr>
        <w:t>s</w:t>
      </w:r>
      <w:r w:rsidRPr="004C645D">
        <w:rPr>
          <w:rFonts w:eastAsia="Calibri" w:cs="Segoe UI"/>
          <w:spacing w:val="-3"/>
        </w:rPr>
        <w:t>a</w:t>
      </w:r>
      <w:r w:rsidRPr="004C645D">
        <w:rPr>
          <w:rFonts w:eastAsia="Calibri" w:cs="Segoe UI"/>
        </w:rPr>
        <w:t>t</w:t>
      </w:r>
      <w:r w:rsidRPr="004C645D">
        <w:rPr>
          <w:rFonts w:eastAsia="Calibri" w:cs="Segoe UI"/>
          <w:spacing w:val="8"/>
        </w:rPr>
        <w:t>i</w:t>
      </w:r>
      <w:r w:rsidRPr="004C645D">
        <w:rPr>
          <w:rFonts w:eastAsia="Calibri" w:cs="Segoe UI"/>
          <w:spacing w:val="2"/>
        </w:rPr>
        <w:t>s</w:t>
      </w:r>
      <w:r w:rsidRPr="004C645D">
        <w:rPr>
          <w:rFonts w:eastAsia="Calibri" w:cs="Segoe UI"/>
          <w:spacing w:val="6"/>
        </w:rPr>
        <w:t>f</w:t>
      </w:r>
      <w:r w:rsidRPr="004C645D">
        <w:rPr>
          <w:rFonts w:eastAsia="Calibri" w:cs="Segoe UI"/>
          <w:spacing w:val="-3"/>
        </w:rPr>
        <w:t>a</w:t>
      </w:r>
      <w:r w:rsidRPr="004C645D">
        <w:rPr>
          <w:rFonts w:eastAsia="Calibri" w:cs="Segoe UI"/>
          <w:spacing w:val="-5"/>
        </w:rPr>
        <w:t>c</w:t>
      </w:r>
      <w:r w:rsidRPr="004C645D">
        <w:rPr>
          <w:rFonts w:eastAsia="Calibri" w:cs="Segoe UI"/>
        </w:rPr>
        <w:t>t</w:t>
      </w:r>
      <w:r w:rsidRPr="004C645D">
        <w:rPr>
          <w:rFonts w:eastAsia="Calibri" w:cs="Segoe UI"/>
          <w:spacing w:val="1"/>
        </w:rPr>
        <w:t>o</w:t>
      </w:r>
      <w:r w:rsidRPr="004C645D">
        <w:rPr>
          <w:rFonts w:eastAsia="Calibri" w:cs="Segoe UI"/>
          <w:spacing w:val="-4"/>
        </w:rPr>
        <w:t>r</w:t>
      </w:r>
      <w:r w:rsidRPr="004C645D">
        <w:rPr>
          <w:rFonts w:eastAsia="Calibri" w:cs="Segoe UI"/>
        </w:rPr>
        <w:t>y</w:t>
      </w:r>
      <w:r w:rsidRPr="004C645D">
        <w:rPr>
          <w:rFonts w:eastAsia="Calibri" w:cs="Segoe UI"/>
          <w:spacing w:val="4"/>
        </w:rPr>
        <w:t xml:space="preserve"> </w:t>
      </w:r>
      <w:r w:rsidRPr="004C645D">
        <w:rPr>
          <w:rFonts w:eastAsia="Calibri" w:cs="Segoe UI"/>
          <w:spacing w:val="6"/>
        </w:rPr>
        <w:t>f</w:t>
      </w:r>
      <w:r w:rsidRPr="004C645D">
        <w:rPr>
          <w:rFonts w:eastAsia="Calibri" w:cs="Segoe UI"/>
          <w:spacing w:val="1"/>
        </w:rPr>
        <w:t>o</w:t>
      </w:r>
      <w:r w:rsidRPr="004C645D">
        <w:rPr>
          <w:rFonts w:eastAsia="Calibri" w:cs="Segoe UI"/>
        </w:rPr>
        <w:t>r</w:t>
      </w:r>
      <w:r w:rsidRPr="004C645D">
        <w:rPr>
          <w:rFonts w:eastAsia="Calibri" w:cs="Segoe UI"/>
          <w:spacing w:val="-18"/>
        </w:rPr>
        <w:t xml:space="preserve"> </w:t>
      </w:r>
      <w:r w:rsidRPr="004C645D">
        <w:rPr>
          <w:rFonts w:eastAsia="Calibri" w:cs="Segoe UI"/>
          <w:spacing w:val="-5"/>
        </w:rPr>
        <w:t>c</w:t>
      </w:r>
      <w:r w:rsidRPr="004C645D">
        <w:rPr>
          <w:rFonts w:eastAsia="Calibri" w:cs="Segoe UI"/>
          <w:spacing w:val="1"/>
        </w:rPr>
        <w:t>o</w:t>
      </w:r>
      <w:r w:rsidRPr="004C645D">
        <w:rPr>
          <w:rFonts w:eastAsia="Calibri" w:cs="Segoe UI"/>
        </w:rPr>
        <w:t>m</w:t>
      </w:r>
      <w:r w:rsidRPr="004C645D">
        <w:rPr>
          <w:rFonts w:eastAsia="Calibri" w:cs="Segoe UI"/>
          <w:spacing w:val="2"/>
        </w:rPr>
        <w:t>p</w:t>
      </w:r>
      <w:r w:rsidRPr="004C645D">
        <w:rPr>
          <w:rFonts w:eastAsia="Calibri" w:cs="Segoe UI"/>
          <w:spacing w:val="8"/>
        </w:rPr>
        <w:t>li</w:t>
      </w:r>
      <w:r w:rsidRPr="004C645D">
        <w:rPr>
          <w:rFonts w:eastAsia="Calibri" w:cs="Segoe UI"/>
          <w:spacing w:val="-3"/>
        </w:rPr>
        <w:t>a</w:t>
      </w:r>
      <w:r w:rsidRPr="004C645D">
        <w:rPr>
          <w:rFonts w:eastAsia="Calibri" w:cs="Segoe UI"/>
          <w:spacing w:val="1"/>
        </w:rPr>
        <w:t>n</w:t>
      </w:r>
      <w:r w:rsidRPr="004C645D">
        <w:rPr>
          <w:rFonts w:eastAsia="Calibri" w:cs="Segoe UI"/>
          <w:spacing w:val="-5"/>
        </w:rPr>
        <w:t>c</w:t>
      </w:r>
      <w:r w:rsidRPr="004C645D">
        <w:rPr>
          <w:rFonts w:eastAsia="Calibri" w:cs="Segoe UI"/>
          <w:spacing w:val="8"/>
        </w:rPr>
        <w:t>e</w:t>
      </w:r>
      <w:r w:rsidRPr="004C645D">
        <w:rPr>
          <w:rFonts w:eastAsia="Calibri" w:cs="Segoe UI"/>
        </w:rPr>
        <w:t>.</w:t>
      </w:r>
      <w:r w:rsidRPr="004C645D">
        <w:rPr>
          <w:rFonts w:eastAsia="Calibri" w:cs="Segoe UI"/>
          <w:spacing w:val="5"/>
        </w:rPr>
        <w:t xml:space="preserve"> </w:t>
      </w:r>
      <w:r>
        <w:rPr>
          <w:rFonts w:eastAsia="Calibri" w:cs="Segoe UI"/>
          <w:spacing w:val="5"/>
        </w:rPr>
        <w:t xml:space="preserve"> </w:t>
      </w:r>
      <w:r w:rsidRPr="004C645D">
        <w:rPr>
          <w:rFonts w:eastAsia="Calibri" w:cs="Segoe UI"/>
          <w:spacing w:val="-5"/>
        </w:rPr>
        <w:t>All scripts for SOCOM to be in compliance with DISA will be included with this step-by-step documentation on how to use them</w:t>
      </w:r>
      <w:r w:rsidRPr="004C645D">
        <w:rPr>
          <w:rFonts w:eastAsia="Calibri" w:cs="Segoe UI"/>
          <w:w w:val="102"/>
        </w:rPr>
        <w:t>.</w:t>
      </w:r>
    </w:p>
    <w:p w14:paraId="24EEABD5" w14:textId="77777777" w:rsidR="00B5048D" w:rsidRDefault="00B5048D" w:rsidP="00B5048D">
      <w:pPr>
        <w:spacing w:after="0" w:line="254" w:lineRule="auto"/>
        <w:ind w:left="102" w:right="252"/>
        <w:rPr>
          <w:rFonts w:eastAsia="Calibri" w:cs="Segoe UI"/>
          <w:spacing w:val="-12"/>
        </w:rPr>
      </w:pPr>
    </w:p>
    <w:p w14:paraId="7342D142" w14:textId="77777777" w:rsidR="00B5048D" w:rsidRPr="00602627" w:rsidRDefault="00B5048D" w:rsidP="00B5048D">
      <w:pPr>
        <w:spacing w:after="0" w:line="254" w:lineRule="auto"/>
        <w:ind w:left="102" w:right="252"/>
        <w:rPr>
          <w:rFonts w:eastAsia="Calibri" w:cs="Segoe UI"/>
        </w:rPr>
      </w:pPr>
      <w:r w:rsidRPr="00602627">
        <w:rPr>
          <w:rFonts w:eastAsia="Calibri" w:cs="Segoe UI"/>
          <w:spacing w:val="-12"/>
        </w:rPr>
        <w:t>M</w:t>
      </w:r>
      <w:r w:rsidRPr="00602627">
        <w:rPr>
          <w:rFonts w:eastAsia="Calibri" w:cs="Segoe UI"/>
          <w:spacing w:val="8"/>
        </w:rPr>
        <w:t>i</w:t>
      </w:r>
      <w:r w:rsidRPr="00602627">
        <w:rPr>
          <w:rFonts w:eastAsia="Calibri" w:cs="Segoe UI"/>
          <w:spacing w:val="-5"/>
        </w:rPr>
        <w:t>c</w:t>
      </w:r>
      <w:r w:rsidRPr="00602627">
        <w:rPr>
          <w:rFonts w:eastAsia="Calibri" w:cs="Segoe UI"/>
          <w:spacing w:val="-4"/>
        </w:rPr>
        <w:t>r</w:t>
      </w:r>
      <w:r w:rsidRPr="00602627">
        <w:rPr>
          <w:rFonts w:eastAsia="Calibri" w:cs="Segoe UI"/>
          <w:spacing w:val="1"/>
        </w:rPr>
        <w:t>o</w:t>
      </w:r>
      <w:r w:rsidRPr="00602627">
        <w:rPr>
          <w:rFonts w:eastAsia="Calibri" w:cs="Segoe UI"/>
          <w:spacing w:val="2"/>
        </w:rPr>
        <w:t>s</w:t>
      </w:r>
      <w:r w:rsidRPr="00602627">
        <w:rPr>
          <w:rFonts w:eastAsia="Calibri" w:cs="Segoe UI"/>
          <w:spacing w:val="1"/>
        </w:rPr>
        <w:t>o</w:t>
      </w:r>
      <w:r w:rsidRPr="00602627">
        <w:rPr>
          <w:rFonts w:eastAsia="Calibri" w:cs="Segoe UI"/>
          <w:spacing w:val="6"/>
        </w:rPr>
        <w:t>f</w:t>
      </w:r>
      <w:r w:rsidRPr="00602627">
        <w:rPr>
          <w:rFonts w:eastAsia="Calibri" w:cs="Segoe UI"/>
        </w:rPr>
        <w:t>t</w:t>
      </w:r>
      <w:r w:rsidRPr="00602627">
        <w:rPr>
          <w:rFonts w:eastAsia="Calibri" w:cs="Segoe UI"/>
          <w:spacing w:val="-3"/>
        </w:rPr>
        <w:t xml:space="preserve"> </w:t>
      </w:r>
      <w:r w:rsidRPr="00602627">
        <w:rPr>
          <w:rFonts w:eastAsia="Calibri" w:cs="Segoe UI"/>
          <w:spacing w:val="8"/>
        </w:rPr>
        <w:t>released</w:t>
      </w:r>
      <w:r w:rsidRPr="00602627">
        <w:rPr>
          <w:rFonts w:eastAsia="Calibri" w:cs="Segoe UI"/>
          <w:spacing w:val="-3"/>
        </w:rPr>
        <w:t xml:space="preserve"> the </w:t>
      </w:r>
      <w:r w:rsidRPr="00602627">
        <w:rPr>
          <w:rFonts w:eastAsia="Calibri" w:cs="Segoe UI"/>
          <w:spacing w:val="1"/>
        </w:rPr>
        <w:t>S</w:t>
      </w:r>
      <w:r w:rsidRPr="00602627">
        <w:rPr>
          <w:rFonts w:eastAsia="Calibri" w:cs="Segoe UI"/>
          <w:spacing w:val="-1"/>
        </w:rPr>
        <w:t>Q</w:t>
      </w:r>
      <w:r w:rsidRPr="00602627">
        <w:rPr>
          <w:rFonts w:eastAsia="Calibri" w:cs="Segoe UI"/>
        </w:rPr>
        <w:t>L</w:t>
      </w:r>
      <w:r w:rsidRPr="00602627">
        <w:rPr>
          <w:rFonts w:eastAsia="Calibri" w:cs="Segoe UI"/>
          <w:spacing w:val="-17"/>
        </w:rPr>
        <w:t xml:space="preserve"> </w:t>
      </w:r>
      <w:r w:rsidRPr="00602627">
        <w:rPr>
          <w:rFonts w:eastAsia="Calibri" w:cs="Segoe UI"/>
          <w:spacing w:val="1"/>
        </w:rPr>
        <w:t>S</w:t>
      </w:r>
      <w:r w:rsidRPr="00602627">
        <w:rPr>
          <w:rFonts w:eastAsia="Calibri" w:cs="Segoe UI"/>
          <w:spacing w:val="8"/>
        </w:rPr>
        <w:t>e</w:t>
      </w:r>
      <w:r w:rsidRPr="00602627">
        <w:rPr>
          <w:rFonts w:eastAsia="Calibri" w:cs="Segoe UI"/>
          <w:spacing w:val="-4"/>
        </w:rPr>
        <w:t>r</w:t>
      </w:r>
      <w:r w:rsidRPr="00602627">
        <w:rPr>
          <w:rFonts w:eastAsia="Calibri" w:cs="Segoe UI"/>
          <w:spacing w:val="3"/>
        </w:rPr>
        <w:t>v</w:t>
      </w:r>
      <w:r w:rsidRPr="00602627">
        <w:rPr>
          <w:rFonts w:eastAsia="Calibri" w:cs="Segoe UI"/>
          <w:spacing w:val="8"/>
        </w:rPr>
        <w:t>e</w:t>
      </w:r>
      <w:r w:rsidRPr="00602627">
        <w:rPr>
          <w:rFonts w:eastAsia="Calibri" w:cs="Segoe UI"/>
        </w:rPr>
        <w:t>r</w:t>
      </w:r>
      <w:r w:rsidRPr="00602627">
        <w:rPr>
          <w:rFonts w:eastAsia="Calibri" w:cs="Segoe UI"/>
          <w:spacing w:val="-12"/>
        </w:rPr>
        <w:t xml:space="preserve"> </w:t>
      </w:r>
      <w:r w:rsidRPr="00602627">
        <w:rPr>
          <w:rFonts w:eastAsia="Calibri" w:cs="Segoe UI"/>
          <w:spacing w:val="5"/>
        </w:rPr>
        <w:t>A</w:t>
      </w:r>
      <w:r w:rsidRPr="00602627">
        <w:rPr>
          <w:rFonts w:eastAsia="Calibri" w:cs="Segoe UI"/>
          <w:spacing w:val="1"/>
        </w:rPr>
        <w:t>ud</w:t>
      </w:r>
      <w:r w:rsidRPr="00602627">
        <w:rPr>
          <w:rFonts w:eastAsia="Calibri" w:cs="Segoe UI"/>
          <w:spacing w:val="8"/>
        </w:rPr>
        <w:t>i</w:t>
      </w:r>
      <w:r w:rsidRPr="00602627">
        <w:rPr>
          <w:rFonts w:eastAsia="Calibri" w:cs="Segoe UI"/>
        </w:rPr>
        <w:t>t</w:t>
      </w:r>
      <w:r w:rsidRPr="00602627">
        <w:rPr>
          <w:rFonts w:eastAsia="Calibri" w:cs="Segoe UI"/>
          <w:spacing w:val="-10"/>
        </w:rPr>
        <w:t xml:space="preserve"> feature </w:t>
      </w:r>
      <w:r w:rsidRPr="00602627">
        <w:rPr>
          <w:rFonts w:eastAsia="Calibri" w:cs="Segoe UI"/>
          <w:spacing w:val="8"/>
        </w:rPr>
        <w:t>i</w:t>
      </w:r>
      <w:r w:rsidRPr="00602627">
        <w:rPr>
          <w:rFonts w:eastAsia="Calibri" w:cs="Segoe UI"/>
        </w:rPr>
        <w:t>n</w:t>
      </w:r>
      <w:r w:rsidRPr="00602627">
        <w:rPr>
          <w:rFonts w:eastAsia="Calibri" w:cs="Segoe UI"/>
          <w:spacing w:val="-15"/>
        </w:rPr>
        <w:t xml:space="preserve"> </w:t>
      </w:r>
      <w:r>
        <w:rPr>
          <w:rFonts w:eastAsia="Calibri" w:cs="Segoe UI"/>
          <w:spacing w:val="-15"/>
        </w:rPr>
        <w:t xml:space="preserve">the </w:t>
      </w:r>
      <w:r w:rsidRPr="00602627">
        <w:rPr>
          <w:rFonts w:eastAsia="Calibri" w:cs="Segoe UI"/>
          <w:spacing w:val="1"/>
        </w:rPr>
        <w:t>S</w:t>
      </w:r>
      <w:r w:rsidRPr="00602627">
        <w:rPr>
          <w:rFonts w:eastAsia="Calibri" w:cs="Segoe UI"/>
          <w:spacing w:val="-1"/>
        </w:rPr>
        <w:t>Q</w:t>
      </w:r>
      <w:r w:rsidRPr="00602627">
        <w:rPr>
          <w:rFonts w:eastAsia="Calibri" w:cs="Segoe UI"/>
        </w:rPr>
        <w:t>L</w:t>
      </w:r>
      <w:r w:rsidRPr="00602627">
        <w:rPr>
          <w:rFonts w:eastAsia="Calibri" w:cs="Segoe UI"/>
          <w:spacing w:val="-17"/>
        </w:rPr>
        <w:t xml:space="preserve"> </w:t>
      </w:r>
      <w:r w:rsidRPr="00602627">
        <w:rPr>
          <w:rFonts w:eastAsia="Calibri" w:cs="Segoe UI"/>
          <w:spacing w:val="1"/>
        </w:rPr>
        <w:t>S</w:t>
      </w:r>
      <w:r w:rsidRPr="00602627">
        <w:rPr>
          <w:rFonts w:eastAsia="Calibri" w:cs="Segoe UI"/>
          <w:spacing w:val="8"/>
        </w:rPr>
        <w:t>e</w:t>
      </w:r>
      <w:r w:rsidRPr="00602627">
        <w:rPr>
          <w:rFonts w:eastAsia="Calibri" w:cs="Segoe UI"/>
          <w:spacing w:val="-4"/>
        </w:rPr>
        <w:t>r</w:t>
      </w:r>
      <w:r w:rsidRPr="00602627">
        <w:rPr>
          <w:rFonts w:eastAsia="Calibri" w:cs="Segoe UI"/>
          <w:spacing w:val="3"/>
        </w:rPr>
        <w:t>v</w:t>
      </w:r>
      <w:r w:rsidRPr="00602627">
        <w:rPr>
          <w:rFonts w:eastAsia="Calibri" w:cs="Segoe UI"/>
          <w:spacing w:val="8"/>
        </w:rPr>
        <w:t>e</w:t>
      </w:r>
      <w:r w:rsidRPr="00602627">
        <w:rPr>
          <w:rFonts w:eastAsia="Calibri" w:cs="Segoe UI"/>
        </w:rPr>
        <w:t>r</w:t>
      </w:r>
      <w:r w:rsidRPr="00602627">
        <w:rPr>
          <w:rFonts w:eastAsia="Calibri" w:cs="Segoe UI"/>
          <w:spacing w:val="-12"/>
        </w:rPr>
        <w:t xml:space="preserve"> </w:t>
      </w:r>
      <w:r w:rsidRPr="00602627">
        <w:rPr>
          <w:rFonts w:eastAsia="Calibri" w:cs="Segoe UI"/>
          <w:spacing w:val="-9"/>
        </w:rPr>
        <w:t>2008</w:t>
      </w:r>
      <w:r>
        <w:rPr>
          <w:rFonts w:eastAsia="Calibri" w:cs="Segoe UI"/>
          <w:spacing w:val="-9"/>
        </w:rPr>
        <w:t xml:space="preserve"> version</w:t>
      </w:r>
      <w:r w:rsidRPr="00602627">
        <w:rPr>
          <w:rFonts w:eastAsia="Calibri" w:cs="Segoe UI"/>
          <w:spacing w:val="-9"/>
        </w:rPr>
        <w:t>, so it is now a very mature and incredibly reliable feature</w:t>
      </w:r>
      <w:r w:rsidRPr="00602627">
        <w:rPr>
          <w:rFonts w:eastAsia="Calibri" w:cs="Segoe UI"/>
        </w:rPr>
        <w:t>.</w:t>
      </w:r>
      <w:r w:rsidRPr="00602627">
        <w:rPr>
          <w:rFonts w:eastAsia="Calibri" w:cs="Segoe UI"/>
          <w:spacing w:val="23"/>
        </w:rPr>
        <w:t xml:space="preserve"> </w:t>
      </w:r>
      <w:r w:rsidRPr="00602627">
        <w:rPr>
          <w:rFonts w:eastAsia="Calibri" w:cs="Segoe UI"/>
          <w:spacing w:val="1"/>
        </w:rPr>
        <w:t>S</w:t>
      </w:r>
      <w:r w:rsidRPr="00602627">
        <w:rPr>
          <w:rFonts w:eastAsia="Calibri" w:cs="Segoe UI"/>
          <w:spacing w:val="-1"/>
        </w:rPr>
        <w:t>Q</w:t>
      </w:r>
      <w:r w:rsidRPr="00602627">
        <w:rPr>
          <w:rFonts w:eastAsia="Calibri" w:cs="Segoe UI"/>
        </w:rPr>
        <w:t>L</w:t>
      </w:r>
      <w:r w:rsidRPr="00602627">
        <w:rPr>
          <w:rFonts w:eastAsia="Calibri" w:cs="Segoe UI"/>
          <w:spacing w:val="13"/>
        </w:rPr>
        <w:t xml:space="preserve"> </w:t>
      </w:r>
      <w:r w:rsidRPr="00602627">
        <w:rPr>
          <w:rFonts w:eastAsia="Calibri" w:cs="Segoe UI"/>
          <w:spacing w:val="1"/>
        </w:rPr>
        <w:t>S</w:t>
      </w:r>
      <w:r w:rsidRPr="00602627">
        <w:rPr>
          <w:rFonts w:eastAsia="Calibri" w:cs="Segoe UI"/>
          <w:spacing w:val="8"/>
        </w:rPr>
        <w:t>e</w:t>
      </w:r>
      <w:r w:rsidRPr="00602627">
        <w:rPr>
          <w:rFonts w:eastAsia="Calibri" w:cs="Segoe UI"/>
          <w:spacing w:val="-4"/>
        </w:rPr>
        <w:t>r</w:t>
      </w:r>
      <w:r w:rsidRPr="00602627">
        <w:rPr>
          <w:rFonts w:eastAsia="Calibri" w:cs="Segoe UI"/>
          <w:spacing w:val="3"/>
        </w:rPr>
        <w:t>v</w:t>
      </w:r>
      <w:r w:rsidRPr="00602627">
        <w:rPr>
          <w:rFonts w:eastAsia="Calibri" w:cs="Segoe UI"/>
          <w:spacing w:val="8"/>
        </w:rPr>
        <w:t>e</w:t>
      </w:r>
      <w:r w:rsidRPr="00602627">
        <w:rPr>
          <w:rFonts w:eastAsia="Calibri" w:cs="Segoe UI"/>
        </w:rPr>
        <w:t>r</w:t>
      </w:r>
      <w:r w:rsidRPr="00602627">
        <w:rPr>
          <w:rFonts w:eastAsia="Calibri" w:cs="Segoe UI"/>
          <w:spacing w:val="-12"/>
        </w:rPr>
        <w:t xml:space="preserve"> </w:t>
      </w:r>
      <w:r w:rsidRPr="00602627">
        <w:rPr>
          <w:rFonts w:eastAsia="Calibri" w:cs="Segoe UI"/>
          <w:spacing w:val="5"/>
        </w:rPr>
        <w:t>A</w:t>
      </w:r>
      <w:r w:rsidRPr="00602627">
        <w:rPr>
          <w:rFonts w:eastAsia="Calibri" w:cs="Segoe UI"/>
          <w:spacing w:val="1"/>
        </w:rPr>
        <w:t>ud</w:t>
      </w:r>
      <w:r w:rsidRPr="00602627">
        <w:rPr>
          <w:rFonts w:eastAsia="Calibri" w:cs="Segoe UI"/>
          <w:spacing w:val="8"/>
        </w:rPr>
        <w:t>i</w:t>
      </w:r>
      <w:r w:rsidRPr="00602627">
        <w:rPr>
          <w:rFonts w:eastAsia="Calibri" w:cs="Segoe UI"/>
        </w:rPr>
        <w:t>t</w:t>
      </w:r>
      <w:r w:rsidRPr="00602627">
        <w:rPr>
          <w:rFonts w:eastAsia="Calibri" w:cs="Segoe UI"/>
          <w:spacing w:val="-10"/>
        </w:rPr>
        <w:t xml:space="preserve"> </w:t>
      </w:r>
      <w:r w:rsidRPr="00602627">
        <w:rPr>
          <w:rFonts w:eastAsia="Calibri" w:cs="Segoe UI"/>
          <w:spacing w:val="1"/>
        </w:rPr>
        <w:t>u</w:t>
      </w:r>
      <w:r w:rsidRPr="00602627">
        <w:rPr>
          <w:rFonts w:eastAsia="Calibri" w:cs="Segoe UI"/>
          <w:spacing w:val="2"/>
        </w:rPr>
        <w:t>s</w:t>
      </w:r>
      <w:r w:rsidRPr="00602627">
        <w:rPr>
          <w:rFonts w:eastAsia="Calibri" w:cs="Segoe UI"/>
          <w:spacing w:val="8"/>
        </w:rPr>
        <w:t>e</w:t>
      </w:r>
      <w:r w:rsidRPr="00602627">
        <w:rPr>
          <w:rFonts w:eastAsia="Calibri" w:cs="Segoe UI"/>
        </w:rPr>
        <w:t>s</w:t>
      </w:r>
      <w:r w:rsidRPr="00602627">
        <w:rPr>
          <w:rFonts w:eastAsia="Calibri" w:cs="Segoe UI"/>
          <w:spacing w:val="-10"/>
        </w:rPr>
        <w:t xml:space="preserve"> </w:t>
      </w:r>
      <w:r w:rsidRPr="00602627">
        <w:rPr>
          <w:rFonts w:eastAsia="Calibri" w:cs="Segoe UI"/>
          <w:spacing w:val="-5"/>
        </w:rPr>
        <w:t>E</w:t>
      </w:r>
      <w:r w:rsidRPr="00602627">
        <w:rPr>
          <w:rFonts w:eastAsia="Calibri" w:cs="Segoe UI"/>
          <w:spacing w:val="7"/>
        </w:rPr>
        <w:t>x</w:t>
      </w:r>
      <w:r w:rsidRPr="00602627">
        <w:rPr>
          <w:rFonts w:eastAsia="Calibri" w:cs="Segoe UI"/>
        </w:rPr>
        <w:t>t</w:t>
      </w:r>
      <w:r w:rsidRPr="00602627">
        <w:rPr>
          <w:rFonts w:eastAsia="Calibri" w:cs="Segoe UI"/>
          <w:spacing w:val="8"/>
        </w:rPr>
        <w:t>e</w:t>
      </w:r>
      <w:r w:rsidRPr="00602627">
        <w:rPr>
          <w:rFonts w:eastAsia="Calibri" w:cs="Segoe UI"/>
          <w:spacing w:val="1"/>
        </w:rPr>
        <w:t>nd</w:t>
      </w:r>
      <w:r w:rsidRPr="00602627">
        <w:rPr>
          <w:rFonts w:eastAsia="Calibri" w:cs="Segoe UI"/>
          <w:spacing w:val="-7"/>
        </w:rPr>
        <w:t>e</w:t>
      </w:r>
      <w:r w:rsidRPr="00602627">
        <w:rPr>
          <w:rFonts w:eastAsia="Calibri" w:cs="Segoe UI"/>
        </w:rPr>
        <w:t>d</w:t>
      </w:r>
      <w:r w:rsidRPr="00602627">
        <w:rPr>
          <w:rFonts w:eastAsia="Calibri" w:cs="Segoe UI"/>
          <w:spacing w:val="-1"/>
        </w:rPr>
        <w:t xml:space="preserve"> </w:t>
      </w:r>
      <w:r w:rsidRPr="00602627">
        <w:rPr>
          <w:rFonts w:eastAsia="Calibri" w:cs="Segoe UI"/>
          <w:spacing w:val="-5"/>
        </w:rPr>
        <w:t>E</w:t>
      </w:r>
      <w:r w:rsidRPr="00602627">
        <w:rPr>
          <w:rFonts w:eastAsia="Calibri" w:cs="Segoe UI"/>
          <w:spacing w:val="3"/>
        </w:rPr>
        <w:t>v</w:t>
      </w:r>
      <w:r w:rsidRPr="00602627">
        <w:rPr>
          <w:rFonts w:eastAsia="Calibri" w:cs="Segoe UI"/>
          <w:spacing w:val="8"/>
        </w:rPr>
        <w:t>e</w:t>
      </w:r>
      <w:r w:rsidRPr="00602627">
        <w:rPr>
          <w:rFonts w:eastAsia="Calibri" w:cs="Segoe UI"/>
          <w:spacing w:val="1"/>
        </w:rPr>
        <w:t>n</w:t>
      </w:r>
      <w:r w:rsidRPr="00602627">
        <w:rPr>
          <w:rFonts w:eastAsia="Calibri" w:cs="Segoe UI"/>
        </w:rPr>
        <w:t>ts</w:t>
      </w:r>
      <w:r w:rsidRPr="00602627">
        <w:rPr>
          <w:rFonts w:eastAsia="Calibri" w:cs="Segoe UI"/>
          <w:spacing w:val="-6"/>
        </w:rPr>
        <w:t xml:space="preserve"> </w:t>
      </w:r>
      <w:r w:rsidRPr="00602627">
        <w:rPr>
          <w:rFonts w:eastAsia="Calibri" w:cs="Segoe UI"/>
          <w:w w:val="102"/>
        </w:rPr>
        <w:t xml:space="preserve">to </w:t>
      </w:r>
      <w:r w:rsidRPr="00602627">
        <w:rPr>
          <w:rFonts w:eastAsia="Calibri" w:cs="Segoe UI"/>
          <w:spacing w:val="-5"/>
        </w:rPr>
        <w:t>c</w:t>
      </w:r>
      <w:r w:rsidRPr="00602627">
        <w:rPr>
          <w:rFonts w:eastAsia="Calibri" w:cs="Segoe UI"/>
          <w:spacing w:val="-4"/>
        </w:rPr>
        <w:t>r</w:t>
      </w:r>
      <w:r w:rsidRPr="00602627">
        <w:rPr>
          <w:rFonts w:eastAsia="Calibri" w:cs="Segoe UI"/>
          <w:spacing w:val="8"/>
        </w:rPr>
        <w:t>e</w:t>
      </w:r>
      <w:r w:rsidRPr="00602627">
        <w:rPr>
          <w:rFonts w:eastAsia="Calibri" w:cs="Segoe UI"/>
          <w:spacing w:val="-3"/>
        </w:rPr>
        <w:t>a</w:t>
      </w:r>
      <w:r w:rsidRPr="00602627">
        <w:rPr>
          <w:rFonts w:eastAsia="Calibri" w:cs="Segoe UI"/>
        </w:rPr>
        <w:t>te</w:t>
      </w:r>
      <w:r w:rsidRPr="00602627">
        <w:rPr>
          <w:rFonts w:eastAsia="Calibri" w:cs="Segoe UI"/>
          <w:spacing w:val="-1"/>
        </w:rPr>
        <w:t xml:space="preserve"> </w:t>
      </w:r>
      <w:r w:rsidRPr="00602627">
        <w:rPr>
          <w:rFonts w:eastAsia="Calibri" w:cs="Segoe UI"/>
          <w:spacing w:val="-3"/>
        </w:rPr>
        <w:t>a</w:t>
      </w:r>
      <w:r w:rsidRPr="00602627">
        <w:rPr>
          <w:rFonts w:eastAsia="Calibri" w:cs="Segoe UI"/>
        </w:rPr>
        <w:t>n</w:t>
      </w:r>
      <w:r w:rsidRPr="00602627">
        <w:rPr>
          <w:rFonts w:eastAsia="Calibri" w:cs="Segoe UI"/>
          <w:spacing w:val="1"/>
        </w:rPr>
        <w:t xml:space="preserve"> </w:t>
      </w:r>
      <w:r w:rsidRPr="00602627">
        <w:rPr>
          <w:rFonts w:eastAsia="Calibri" w:cs="Segoe UI"/>
          <w:spacing w:val="-3"/>
        </w:rPr>
        <w:t>a</w:t>
      </w:r>
      <w:r w:rsidRPr="00602627">
        <w:rPr>
          <w:rFonts w:eastAsia="Calibri" w:cs="Segoe UI"/>
          <w:spacing w:val="1"/>
        </w:rPr>
        <w:t>ud</w:t>
      </w:r>
      <w:r w:rsidRPr="00602627">
        <w:rPr>
          <w:rFonts w:eastAsia="Calibri" w:cs="Segoe UI"/>
          <w:spacing w:val="8"/>
        </w:rPr>
        <w:t>i</w:t>
      </w:r>
      <w:r w:rsidRPr="00602627">
        <w:rPr>
          <w:rFonts w:eastAsia="Calibri" w:cs="Segoe UI"/>
        </w:rPr>
        <w:t>t</w:t>
      </w:r>
      <w:r w:rsidRPr="00602627">
        <w:rPr>
          <w:rFonts w:eastAsia="Calibri" w:cs="Segoe UI"/>
          <w:spacing w:val="12"/>
        </w:rPr>
        <w:t xml:space="preserve"> </w:t>
      </w:r>
      <w:r w:rsidRPr="00602627">
        <w:rPr>
          <w:rFonts w:eastAsia="Calibri" w:cs="Segoe UI"/>
          <w:spacing w:val="6"/>
        </w:rPr>
        <w:t>f</w:t>
      </w:r>
      <w:r w:rsidRPr="00602627">
        <w:rPr>
          <w:rFonts w:eastAsia="Calibri" w:cs="Segoe UI"/>
          <w:spacing w:val="8"/>
        </w:rPr>
        <w:t>ile</w:t>
      </w:r>
      <w:r w:rsidRPr="00602627">
        <w:rPr>
          <w:rFonts w:eastAsia="Calibri" w:cs="Segoe UI"/>
        </w:rPr>
        <w:t>.</w:t>
      </w:r>
      <w:r w:rsidRPr="00602627">
        <w:rPr>
          <w:rFonts w:eastAsia="Calibri" w:cs="Segoe UI"/>
          <w:spacing w:val="-10"/>
        </w:rPr>
        <w:t xml:space="preserve"> </w:t>
      </w:r>
      <w:r w:rsidRPr="00602627">
        <w:rPr>
          <w:rFonts w:eastAsia="Calibri" w:cs="Segoe UI"/>
          <w:spacing w:val="1"/>
        </w:rPr>
        <w:t>Fo</w:t>
      </w:r>
      <w:r w:rsidRPr="00602627">
        <w:rPr>
          <w:rFonts w:eastAsia="Calibri" w:cs="Segoe UI"/>
        </w:rPr>
        <w:t>r</w:t>
      </w:r>
      <w:r w:rsidRPr="00602627">
        <w:rPr>
          <w:rFonts w:eastAsia="Calibri" w:cs="Segoe UI"/>
          <w:spacing w:val="-17"/>
        </w:rPr>
        <w:t xml:space="preserve"> </w:t>
      </w:r>
      <w:r w:rsidRPr="00602627">
        <w:rPr>
          <w:rFonts w:eastAsia="Calibri" w:cs="Segoe UI"/>
        </w:rPr>
        <w:t>m</w:t>
      </w:r>
      <w:r w:rsidRPr="00602627">
        <w:rPr>
          <w:rFonts w:eastAsia="Calibri" w:cs="Segoe UI"/>
          <w:spacing w:val="1"/>
        </w:rPr>
        <w:t>o</w:t>
      </w:r>
      <w:r w:rsidRPr="00602627">
        <w:rPr>
          <w:rFonts w:eastAsia="Calibri" w:cs="Segoe UI"/>
          <w:spacing w:val="-4"/>
        </w:rPr>
        <w:t>r</w:t>
      </w:r>
      <w:r w:rsidRPr="00602627">
        <w:rPr>
          <w:rFonts w:eastAsia="Calibri" w:cs="Segoe UI"/>
        </w:rPr>
        <w:t>e</w:t>
      </w:r>
      <w:r w:rsidRPr="00602627">
        <w:rPr>
          <w:rFonts w:eastAsia="Calibri" w:cs="Segoe UI"/>
          <w:spacing w:val="-2"/>
        </w:rPr>
        <w:t xml:space="preserve"> </w:t>
      </w:r>
      <w:r w:rsidRPr="00602627">
        <w:rPr>
          <w:rFonts w:eastAsia="Calibri" w:cs="Segoe UI"/>
          <w:spacing w:val="8"/>
        </w:rPr>
        <w:t>i</w:t>
      </w:r>
      <w:r w:rsidRPr="00602627">
        <w:rPr>
          <w:rFonts w:eastAsia="Calibri" w:cs="Segoe UI"/>
          <w:spacing w:val="1"/>
        </w:rPr>
        <w:t>n</w:t>
      </w:r>
      <w:r w:rsidRPr="00602627">
        <w:rPr>
          <w:rFonts w:eastAsia="Calibri" w:cs="Segoe UI"/>
          <w:spacing w:val="6"/>
        </w:rPr>
        <w:t>f</w:t>
      </w:r>
      <w:r w:rsidRPr="00602627">
        <w:rPr>
          <w:rFonts w:eastAsia="Calibri" w:cs="Segoe UI"/>
          <w:spacing w:val="1"/>
        </w:rPr>
        <w:t>o</w:t>
      </w:r>
      <w:r w:rsidRPr="00602627">
        <w:rPr>
          <w:rFonts w:eastAsia="Calibri" w:cs="Segoe UI"/>
          <w:spacing w:val="-4"/>
        </w:rPr>
        <w:t>r</w:t>
      </w:r>
      <w:r w:rsidRPr="00602627">
        <w:rPr>
          <w:rFonts w:eastAsia="Calibri" w:cs="Segoe UI"/>
        </w:rPr>
        <w:t>m</w:t>
      </w:r>
      <w:r w:rsidRPr="00602627">
        <w:rPr>
          <w:rFonts w:eastAsia="Calibri" w:cs="Segoe UI"/>
          <w:spacing w:val="-2"/>
        </w:rPr>
        <w:t>a</w:t>
      </w:r>
      <w:r w:rsidRPr="00602627">
        <w:rPr>
          <w:rFonts w:eastAsia="Calibri" w:cs="Segoe UI"/>
        </w:rPr>
        <w:t>t</w:t>
      </w:r>
      <w:r w:rsidRPr="00602627">
        <w:rPr>
          <w:rFonts w:eastAsia="Calibri" w:cs="Segoe UI"/>
          <w:spacing w:val="8"/>
        </w:rPr>
        <w:t>i</w:t>
      </w:r>
      <w:r w:rsidRPr="00602627">
        <w:rPr>
          <w:rFonts w:eastAsia="Calibri" w:cs="Segoe UI"/>
          <w:spacing w:val="1"/>
        </w:rPr>
        <w:t>o</w:t>
      </w:r>
      <w:r w:rsidRPr="00602627">
        <w:rPr>
          <w:rFonts w:eastAsia="Calibri" w:cs="Segoe UI"/>
        </w:rPr>
        <w:t>n</w:t>
      </w:r>
      <w:r w:rsidRPr="00602627">
        <w:rPr>
          <w:rFonts w:eastAsia="Calibri" w:cs="Segoe UI"/>
          <w:spacing w:val="3"/>
        </w:rPr>
        <w:t xml:space="preserve"> </w:t>
      </w:r>
      <w:r w:rsidRPr="00602627">
        <w:rPr>
          <w:rFonts w:eastAsia="Calibri" w:cs="Segoe UI"/>
          <w:spacing w:val="-3"/>
        </w:rPr>
        <w:t>a</w:t>
      </w:r>
      <w:r w:rsidRPr="00602627">
        <w:rPr>
          <w:rFonts w:eastAsia="Calibri" w:cs="Segoe UI"/>
          <w:spacing w:val="1"/>
        </w:rPr>
        <w:t>bou</w:t>
      </w:r>
      <w:r w:rsidRPr="00602627">
        <w:rPr>
          <w:rFonts w:eastAsia="Calibri" w:cs="Segoe UI"/>
        </w:rPr>
        <w:t>t</w:t>
      </w:r>
      <w:r w:rsidRPr="00602627">
        <w:rPr>
          <w:rFonts w:eastAsia="Calibri" w:cs="Segoe UI"/>
          <w:spacing w:val="-9"/>
        </w:rPr>
        <w:t xml:space="preserve"> </w:t>
      </w:r>
      <w:r w:rsidRPr="00602627">
        <w:rPr>
          <w:rFonts w:eastAsia="Calibri" w:cs="Segoe UI"/>
          <w:spacing w:val="1"/>
        </w:rPr>
        <w:t>S</w:t>
      </w:r>
      <w:r w:rsidRPr="00602627">
        <w:rPr>
          <w:rFonts w:eastAsia="Calibri" w:cs="Segoe UI"/>
          <w:spacing w:val="-1"/>
        </w:rPr>
        <w:t>Q</w:t>
      </w:r>
      <w:r w:rsidRPr="00602627">
        <w:rPr>
          <w:rFonts w:eastAsia="Calibri" w:cs="Segoe UI"/>
        </w:rPr>
        <w:t>L</w:t>
      </w:r>
      <w:r w:rsidRPr="00602627">
        <w:rPr>
          <w:rFonts w:eastAsia="Calibri" w:cs="Segoe UI"/>
          <w:spacing w:val="-17"/>
        </w:rPr>
        <w:t xml:space="preserve"> </w:t>
      </w:r>
      <w:r w:rsidRPr="00602627">
        <w:rPr>
          <w:rFonts w:eastAsia="Calibri" w:cs="Segoe UI"/>
          <w:spacing w:val="1"/>
        </w:rPr>
        <w:t>S</w:t>
      </w:r>
      <w:r w:rsidRPr="00602627">
        <w:rPr>
          <w:rFonts w:eastAsia="Calibri" w:cs="Segoe UI"/>
          <w:spacing w:val="8"/>
        </w:rPr>
        <w:t>e</w:t>
      </w:r>
      <w:r w:rsidRPr="00602627">
        <w:rPr>
          <w:rFonts w:eastAsia="Calibri" w:cs="Segoe UI"/>
          <w:spacing w:val="-4"/>
        </w:rPr>
        <w:t>r</w:t>
      </w:r>
      <w:r w:rsidRPr="00602627">
        <w:rPr>
          <w:rFonts w:eastAsia="Calibri" w:cs="Segoe UI"/>
          <w:spacing w:val="3"/>
        </w:rPr>
        <w:t>v</w:t>
      </w:r>
      <w:r w:rsidRPr="00602627">
        <w:rPr>
          <w:rFonts w:eastAsia="Calibri" w:cs="Segoe UI"/>
          <w:spacing w:val="8"/>
        </w:rPr>
        <w:t>e</w:t>
      </w:r>
      <w:r w:rsidRPr="00602627">
        <w:rPr>
          <w:rFonts w:eastAsia="Calibri" w:cs="Segoe UI"/>
        </w:rPr>
        <w:t>r</w:t>
      </w:r>
      <w:r w:rsidRPr="00602627">
        <w:rPr>
          <w:rFonts w:eastAsia="Calibri" w:cs="Segoe UI"/>
          <w:spacing w:val="-12"/>
        </w:rPr>
        <w:t xml:space="preserve"> </w:t>
      </w:r>
      <w:r w:rsidRPr="00602627">
        <w:rPr>
          <w:rFonts w:eastAsia="Calibri" w:cs="Segoe UI"/>
          <w:spacing w:val="5"/>
        </w:rPr>
        <w:t>A</w:t>
      </w:r>
      <w:r w:rsidRPr="00602627">
        <w:rPr>
          <w:rFonts w:eastAsia="Calibri" w:cs="Segoe UI"/>
          <w:spacing w:val="1"/>
        </w:rPr>
        <w:t>ud</w:t>
      </w:r>
      <w:r w:rsidRPr="00602627">
        <w:rPr>
          <w:rFonts w:eastAsia="Calibri" w:cs="Segoe UI"/>
          <w:spacing w:val="8"/>
        </w:rPr>
        <w:t>i</w:t>
      </w:r>
      <w:r w:rsidRPr="00602627">
        <w:rPr>
          <w:rFonts w:eastAsia="Calibri" w:cs="Segoe UI"/>
        </w:rPr>
        <w:t>t</w:t>
      </w:r>
      <w:r w:rsidRPr="00602627">
        <w:rPr>
          <w:rFonts w:eastAsia="Calibri" w:cs="Segoe UI"/>
          <w:spacing w:val="-10"/>
        </w:rPr>
        <w:t xml:space="preserve"> </w:t>
      </w:r>
      <w:r w:rsidRPr="00602627">
        <w:rPr>
          <w:rFonts w:eastAsia="Calibri" w:cs="Segoe UI"/>
          <w:spacing w:val="-3"/>
        </w:rPr>
        <w:t>a</w:t>
      </w:r>
      <w:r w:rsidRPr="00602627">
        <w:rPr>
          <w:rFonts w:eastAsia="Calibri" w:cs="Segoe UI"/>
          <w:spacing w:val="1"/>
        </w:rPr>
        <w:t>n</w:t>
      </w:r>
      <w:r w:rsidRPr="00602627">
        <w:rPr>
          <w:rFonts w:eastAsia="Calibri" w:cs="Segoe UI"/>
        </w:rPr>
        <w:t>d</w:t>
      </w:r>
      <w:r w:rsidRPr="00602627">
        <w:rPr>
          <w:rFonts w:eastAsia="Calibri" w:cs="Segoe UI"/>
          <w:spacing w:val="-11"/>
        </w:rPr>
        <w:t xml:space="preserve"> </w:t>
      </w:r>
      <w:r w:rsidRPr="00602627">
        <w:rPr>
          <w:rFonts w:eastAsia="Calibri" w:cs="Segoe UI"/>
          <w:spacing w:val="1"/>
        </w:rPr>
        <w:t>ho</w:t>
      </w:r>
      <w:r w:rsidRPr="00602627">
        <w:rPr>
          <w:rFonts w:eastAsia="Calibri" w:cs="Segoe UI"/>
        </w:rPr>
        <w:t>w</w:t>
      </w:r>
      <w:r w:rsidRPr="00602627">
        <w:rPr>
          <w:rFonts w:eastAsia="Calibri" w:cs="Segoe UI"/>
          <w:spacing w:val="-8"/>
        </w:rPr>
        <w:t xml:space="preserve"> </w:t>
      </w:r>
      <w:r w:rsidRPr="00602627">
        <w:rPr>
          <w:rFonts w:eastAsia="Calibri" w:cs="Segoe UI"/>
          <w:spacing w:val="8"/>
        </w:rPr>
        <w:t>i</w:t>
      </w:r>
      <w:r w:rsidRPr="00602627">
        <w:rPr>
          <w:rFonts w:eastAsia="Calibri" w:cs="Segoe UI"/>
        </w:rPr>
        <w:t>t</w:t>
      </w:r>
      <w:r w:rsidRPr="00602627">
        <w:rPr>
          <w:rFonts w:eastAsia="Calibri" w:cs="Segoe UI"/>
          <w:spacing w:val="-18"/>
        </w:rPr>
        <w:t xml:space="preserve"> </w:t>
      </w:r>
      <w:r w:rsidRPr="00602627">
        <w:rPr>
          <w:rFonts w:eastAsia="Calibri" w:cs="Segoe UI"/>
          <w:spacing w:val="-4"/>
        </w:rPr>
        <w:t>r</w:t>
      </w:r>
      <w:r w:rsidRPr="00602627">
        <w:rPr>
          <w:rFonts w:eastAsia="Calibri" w:cs="Segoe UI"/>
          <w:spacing w:val="8"/>
        </w:rPr>
        <w:t>el</w:t>
      </w:r>
      <w:r w:rsidRPr="00602627">
        <w:rPr>
          <w:rFonts w:eastAsia="Calibri" w:cs="Segoe UI"/>
          <w:spacing w:val="-3"/>
        </w:rPr>
        <w:t>a</w:t>
      </w:r>
      <w:r w:rsidRPr="00602627">
        <w:rPr>
          <w:rFonts w:eastAsia="Calibri" w:cs="Segoe UI"/>
        </w:rPr>
        <w:t>t</w:t>
      </w:r>
      <w:r w:rsidRPr="00602627">
        <w:rPr>
          <w:rFonts w:eastAsia="Calibri" w:cs="Segoe UI"/>
          <w:spacing w:val="8"/>
        </w:rPr>
        <w:t>e</w:t>
      </w:r>
      <w:r w:rsidRPr="00602627">
        <w:rPr>
          <w:rFonts w:eastAsia="Calibri" w:cs="Segoe UI"/>
        </w:rPr>
        <w:t>s</w:t>
      </w:r>
      <w:r w:rsidRPr="00602627">
        <w:rPr>
          <w:rFonts w:eastAsia="Calibri" w:cs="Segoe UI"/>
          <w:spacing w:val="-6"/>
        </w:rPr>
        <w:t xml:space="preserve"> </w:t>
      </w:r>
      <w:r w:rsidRPr="00602627">
        <w:rPr>
          <w:rFonts w:eastAsia="Calibri" w:cs="Segoe UI"/>
        </w:rPr>
        <w:t>to</w:t>
      </w:r>
      <w:r w:rsidRPr="00602627">
        <w:rPr>
          <w:rFonts w:eastAsia="Calibri" w:cs="Segoe UI"/>
          <w:spacing w:val="-15"/>
        </w:rPr>
        <w:t xml:space="preserve"> </w:t>
      </w:r>
      <w:r w:rsidRPr="00602627">
        <w:rPr>
          <w:rFonts w:eastAsia="Calibri" w:cs="Segoe UI"/>
          <w:spacing w:val="-5"/>
          <w:w w:val="102"/>
        </w:rPr>
        <w:t>E</w:t>
      </w:r>
      <w:r w:rsidRPr="00602627">
        <w:rPr>
          <w:rFonts w:eastAsia="Calibri" w:cs="Segoe UI"/>
          <w:spacing w:val="7"/>
          <w:w w:val="102"/>
        </w:rPr>
        <w:t>x</w:t>
      </w:r>
      <w:r w:rsidRPr="00602627">
        <w:rPr>
          <w:rFonts w:eastAsia="Calibri" w:cs="Segoe UI"/>
          <w:w w:val="102"/>
        </w:rPr>
        <w:t>t</w:t>
      </w:r>
      <w:r w:rsidRPr="00602627">
        <w:rPr>
          <w:rFonts w:eastAsia="Calibri" w:cs="Segoe UI"/>
          <w:spacing w:val="8"/>
          <w:w w:val="102"/>
        </w:rPr>
        <w:t>e</w:t>
      </w:r>
      <w:r w:rsidRPr="00602627">
        <w:rPr>
          <w:rFonts w:eastAsia="Calibri" w:cs="Segoe UI"/>
          <w:spacing w:val="1"/>
          <w:w w:val="102"/>
        </w:rPr>
        <w:t>nd</w:t>
      </w:r>
      <w:r w:rsidRPr="00602627">
        <w:rPr>
          <w:rFonts w:eastAsia="Calibri" w:cs="Segoe UI"/>
          <w:spacing w:val="8"/>
          <w:w w:val="102"/>
        </w:rPr>
        <w:t>e</w:t>
      </w:r>
      <w:r w:rsidRPr="00602627">
        <w:rPr>
          <w:rFonts w:eastAsia="Calibri" w:cs="Segoe UI"/>
          <w:w w:val="102"/>
        </w:rPr>
        <w:t xml:space="preserve">d </w:t>
      </w:r>
      <w:r w:rsidRPr="00602627">
        <w:rPr>
          <w:rFonts w:eastAsia="Calibri" w:cs="Segoe UI"/>
          <w:spacing w:val="-5"/>
        </w:rPr>
        <w:t>E</w:t>
      </w:r>
      <w:r w:rsidRPr="00602627">
        <w:rPr>
          <w:rFonts w:eastAsia="Calibri" w:cs="Segoe UI"/>
          <w:spacing w:val="3"/>
        </w:rPr>
        <w:t>v</w:t>
      </w:r>
      <w:r w:rsidRPr="00602627">
        <w:rPr>
          <w:rFonts w:eastAsia="Calibri" w:cs="Segoe UI"/>
          <w:spacing w:val="8"/>
        </w:rPr>
        <w:t>e</w:t>
      </w:r>
      <w:r w:rsidRPr="00602627">
        <w:rPr>
          <w:rFonts w:eastAsia="Calibri" w:cs="Segoe UI"/>
          <w:spacing w:val="1"/>
        </w:rPr>
        <w:t>n</w:t>
      </w:r>
      <w:r w:rsidRPr="00602627">
        <w:rPr>
          <w:rFonts w:eastAsia="Calibri" w:cs="Segoe UI"/>
        </w:rPr>
        <w:t>t</w:t>
      </w:r>
      <w:r w:rsidRPr="00602627">
        <w:rPr>
          <w:rFonts w:eastAsia="Calibri" w:cs="Segoe UI"/>
          <w:spacing w:val="1"/>
        </w:rPr>
        <w:t>s</w:t>
      </w:r>
      <w:r w:rsidRPr="00602627">
        <w:rPr>
          <w:rFonts w:eastAsia="Calibri" w:cs="Segoe UI"/>
        </w:rPr>
        <w:t>,</w:t>
      </w:r>
      <w:r w:rsidRPr="00602627">
        <w:rPr>
          <w:rFonts w:eastAsia="Calibri" w:cs="Segoe UI"/>
          <w:spacing w:val="-3"/>
        </w:rPr>
        <w:t xml:space="preserve"> </w:t>
      </w:r>
      <w:r w:rsidRPr="00602627">
        <w:rPr>
          <w:rFonts w:eastAsia="Calibri" w:cs="Segoe UI"/>
          <w:spacing w:val="2"/>
        </w:rPr>
        <w:t>s</w:t>
      </w:r>
      <w:r w:rsidRPr="00602627">
        <w:rPr>
          <w:rFonts w:eastAsia="Calibri" w:cs="Segoe UI"/>
          <w:spacing w:val="8"/>
        </w:rPr>
        <w:t>e</w:t>
      </w:r>
      <w:r w:rsidRPr="00602627">
        <w:rPr>
          <w:rFonts w:eastAsia="Calibri" w:cs="Segoe UI"/>
        </w:rPr>
        <w:t>e</w:t>
      </w:r>
      <w:r w:rsidRPr="00602627">
        <w:rPr>
          <w:rFonts w:eastAsia="Calibri" w:cs="Segoe UI"/>
          <w:spacing w:val="7"/>
        </w:rPr>
        <w:t xml:space="preserve"> </w:t>
      </w:r>
      <w:hyperlink r:id="rId66">
        <w:r w:rsidRPr="00602627">
          <w:rPr>
            <w:rFonts w:eastAsia="Calibri" w:cs="Segoe UI"/>
            <w:color w:val="0462C1"/>
            <w:spacing w:val="2"/>
            <w:u w:val="single" w:color="0462C1"/>
          </w:rPr>
          <w:t>h</w:t>
        </w:r>
        <w:r w:rsidRPr="00602627">
          <w:rPr>
            <w:rFonts w:eastAsia="Calibri" w:cs="Segoe UI"/>
            <w:color w:val="0462C1"/>
            <w:u w:val="single" w:color="0462C1"/>
          </w:rPr>
          <w:t>t</w:t>
        </w:r>
        <w:r w:rsidRPr="00602627">
          <w:rPr>
            <w:rFonts w:eastAsia="Calibri" w:cs="Segoe UI"/>
            <w:color w:val="0462C1"/>
            <w:spacing w:val="-1"/>
            <w:u w:val="single" w:color="0462C1"/>
          </w:rPr>
          <w:t>t</w:t>
        </w:r>
        <w:r w:rsidRPr="00602627">
          <w:rPr>
            <w:rFonts w:eastAsia="Calibri" w:cs="Segoe UI"/>
            <w:color w:val="0462C1"/>
            <w:spacing w:val="2"/>
            <w:u w:val="single" w:color="0462C1"/>
          </w:rPr>
          <w:t>p</w:t>
        </w:r>
        <w:r w:rsidRPr="00602627">
          <w:rPr>
            <w:rFonts w:eastAsia="Calibri" w:cs="Segoe UI"/>
            <w:color w:val="0462C1"/>
            <w:u w:val="single" w:color="0462C1"/>
          </w:rPr>
          <w:t>:</w:t>
        </w:r>
        <w:r w:rsidRPr="00602627">
          <w:rPr>
            <w:rFonts w:eastAsia="Calibri" w:cs="Segoe UI"/>
            <w:color w:val="0462C1"/>
            <w:spacing w:val="3"/>
            <w:u w:val="single" w:color="0462C1"/>
          </w:rPr>
          <w:t>//</w:t>
        </w:r>
        <w:r w:rsidRPr="00602627">
          <w:rPr>
            <w:rFonts w:eastAsia="Calibri" w:cs="Segoe UI"/>
            <w:color w:val="0462C1"/>
            <w:u w:val="single" w:color="0462C1"/>
          </w:rPr>
          <w:t>m</w:t>
        </w:r>
        <w:r w:rsidRPr="00602627">
          <w:rPr>
            <w:rFonts w:eastAsia="Calibri" w:cs="Segoe UI"/>
            <w:color w:val="0462C1"/>
            <w:spacing w:val="2"/>
            <w:u w:val="single" w:color="0462C1"/>
          </w:rPr>
          <w:t>sd</w:t>
        </w:r>
        <w:r w:rsidRPr="00602627">
          <w:rPr>
            <w:rFonts w:eastAsia="Calibri" w:cs="Segoe UI"/>
            <w:color w:val="0462C1"/>
            <w:spacing w:val="-13"/>
            <w:u w:val="single" w:color="0462C1"/>
          </w:rPr>
          <w:t>n</w:t>
        </w:r>
        <w:r w:rsidRPr="00602627">
          <w:rPr>
            <w:rFonts w:eastAsia="Calibri" w:cs="Segoe UI"/>
            <w:color w:val="0462C1"/>
            <w:spacing w:val="3"/>
            <w:u w:val="single" w:color="0462C1"/>
          </w:rPr>
          <w:t>.</w:t>
        </w:r>
        <w:r w:rsidRPr="00602627">
          <w:rPr>
            <w:rFonts w:eastAsia="Calibri" w:cs="Segoe UI"/>
            <w:color w:val="0462C1"/>
            <w:u w:val="single" w:color="0462C1"/>
          </w:rPr>
          <w:t>m</w:t>
        </w:r>
        <w:r w:rsidRPr="00602627">
          <w:rPr>
            <w:rFonts w:eastAsia="Calibri" w:cs="Segoe UI"/>
            <w:color w:val="0462C1"/>
            <w:spacing w:val="-7"/>
            <w:u w:val="single" w:color="0462C1"/>
          </w:rPr>
          <w:t>i</w:t>
        </w:r>
        <w:r w:rsidRPr="00602627">
          <w:rPr>
            <w:rFonts w:eastAsia="Calibri" w:cs="Segoe UI"/>
            <w:color w:val="0462C1"/>
            <w:spacing w:val="-5"/>
            <w:u w:val="single" w:color="0462C1"/>
          </w:rPr>
          <w:t>c</w:t>
        </w:r>
        <w:r w:rsidRPr="00602627">
          <w:rPr>
            <w:rFonts w:eastAsia="Calibri" w:cs="Segoe UI"/>
            <w:color w:val="0462C1"/>
            <w:spacing w:val="-4"/>
            <w:u w:val="single" w:color="0462C1"/>
          </w:rPr>
          <w:t>r</w:t>
        </w:r>
        <w:r w:rsidRPr="00602627">
          <w:rPr>
            <w:rFonts w:eastAsia="Calibri" w:cs="Segoe UI"/>
            <w:color w:val="0462C1"/>
            <w:spacing w:val="1"/>
            <w:u w:val="single" w:color="0462C1"/>
          </w:rPr>
          <w:t>o</w:t>
        </w:r>
        <w:r w:rsidRPr="00602627">
          <w:rPr>
            <w:rFonts w:eastAsia="Calibri" w:cs="Segoe UI"/>
            <w:color w:val="0462C1"/>
            <w:spacing w:val="2"/>
            <w:u w:val="single" w:color="0462C1"/>
          </w:rPr>
          <w:t>s</w:t>
        </w:r>
        <w:r w:rsidRPr="00602627">
          <w:rPr>
            <w:rFonts w:eastAsia="Calibri" w:cs="Segoe UI"/>
            <w:color w:val="0462C1"/>
            <w:spacing w:val="1"/>
            <w:u w:val="single" w:color="0462C1"/>
          </w:rPr>
          <w:t>o</w:t>
        </w:r>
        <w:r w:rsidRPr="00602627">
          <w:rPr>
            <w:rFonts w:eastAsia="Calibri" w:cs="Segoe UI"/>
            <w:color w:val="0462C1"/>
            <w:spacing w:val="-9"/>
            <w:u w:val="single" w:color="0462C1"/>
          </w:rPr>
          <w:t>f</w:t>
        </w:r>
        <w:r w:rsidRPr="00602627">
          <w:rPr>
            <w:rFonts w:eastAsia="Calibri" w:cs="Segoe UI"/>
            <w:color w:val="0462C1"/>
            <w:u w:val="single" w:color="0462C1"/>
          </w:rPr>
          <w:t>t</w:t>
        </w:r>
        <w:r w:rsidRPr="00602627">
          <w:rPr>
            <w:rFonts w:eastAsia="Calibri" w:cs="Segoe UI"/>
            <w:color w:val="0462C1"/>
            <w:spacing w:val="3"/>
            <w:u w:val="single" w:color="0462C1"/>
          </w:rPr>
          <w:t>.</w:t>
        </w:r>
        <w:r w:rsidRPr="00602627">
          <w:rPr>
            <w:rFonts w:eastAsia="Calibri" w:cs="Segoe UI"/>
            <w:color w:val="0462C1"/>
            <w:spacing w:val="-5"/>
            <w:u w:val="single" w:color="0462C1"/>
          </w:rPr>
          <w:t>c</w:t>
        </w:r>
        <w:r w:rsidRPr="00602627">
          <w:rPr>
            <w:rFonts w:eastAsia="Calibri" w:cs="Segoe UI"/>
            <w:color w:val="0462C1"/>
            <w:spacing w:val="1"/>
            <w:u w:val="single" w:color="0462C1"/>
          </w:rPr>
          <w:t>o</w:t>
        </w:r>
        <w:r w:rsidRPr="00602627">
          <w:rPr>
            <w:rFonts w:eastAsia="Calibri" w:cs="Segoe UI"/>
            <w:color w:val="0462C1"/>
            <w:u w:val="single" w:color="0462C1"/>
          </w:rPr>
          <w:t>m</w:t>
        </w:r>
        <w:r w:rsidRPr="00602627">
          <w:rPr>
            <w:rFonts w:eastAsia="Calibri" w:cs="Segoe UI"/>
            <w:color w:val="0462C1"/>
            <w:spacing w:val="-12"/>
            <w:u w:val="single" w:color="0462C1"/>
          </w:rPr>
          <w:t>/</w:t>
        </w:r>
        <w:r w:rsidRPr="00602627">
          <w:rPr>
            <w:rFonts w:eastAsia="Calibri" w:cs="Segoe UI"/>
            <w:color w:val="0462C1"/>
            <w:spacing w:val="8"/>
            <w:u w:val="single" w:color="0462C1"/>
          </w:rPr>
          <w:t>e</w:t>
        </w:r>
        <w:r w:rsidRPr="00602627">
          <w:rPr>
            <w:rFonts w:eastAsia="Calibri" w:cs="Segoe UI"/>
            <w:color w:val="0462C1"/>
            <w:spacing w:val="-6"/>
            <w:u w:val="single" w:color="0462C1"/>
          </w:rPr>
          <w:t>n</w:t>
        </w:r>
        <w:r w:rsidRPr="00602627">
          <w:rPr>
            <w:rFonts w:eastAsia="Calibri" w:cs="Segoe UI"/>
            <w:color w:val="0462C1"/>
            <w:spacing w:val="6"/>
            <w:u w:val="single" w:color="0462C1"/>
          </w:rPr>
          <w:t>-</w:t>
        </w:r>
        <w:r w:rsidRPr="00602627">
          <w:rPr>
            <w:rFonts w:eastAsia="Calibri" w:cs="Segoe UI"/>
            <w:color w:val="0462C1"/>
            <w:spacing w:val="-13"/>
            <w:u w:val="single" w:color="0462C1"/>
          </w:rPr>
          <w:t>u</w:t>
        </w:r>
        <w:r w:rsidRPr="00602627">
          <w:rPr>
            <w:rFonts w:eastAsia="Calibri" w:cs="Segoe UI"/>
            <w:color w:val="0462C1"/>
            <w:spacing w:val="2"/>
            <w:u w:val="single" w:color="0462C1"/>
          </w:rPr>
          <w:t>s</w:t>
        </w:r>
        <w:r w:rsidRPr="00602627">
          <w:rPr>
            <w:rFonts w:eastAsia="Calibri" w:cs="Segoe UI"/>
            <w:color w:val="0462C1"/>
            <w:spacing w:val="3"/>
            <w:u w:val="single" w:color="0462C1"/>
          </w:rPr>
          <w:t>/</w:t>
        </w:r>
        <w:r w:rsidRPr="00602627">
          <w:rPr>
            <w:rFonts w:eastAsia="Calibri" w:cs="Segoe UI"/>
            <w:color w:val="0462C1"/>
            <w:spacing w:val="-7"/>
            <w:u w:val="single" w:color="0462C1"/>
          </w:rPr>
          <w:t>l</w:t>
        </w:r>
        <w:r w:rsidRPr="00602627">
          <w:rPr>
            <w:rFonts w:eastAsia="Calibri" w:cs="Segoe UI"/>
            <w:color w:val="0462C1"/>
            <w:spacing w:val="8"/>
            <w:u w:val="single" w:color="0462C1"/>
          </w:rPr>
          <w:t>i</w:t>
        </w:r>
        <w:r w:rsidRPr="00602627">
          <w:rPr>
            <w:rFonts w:eastAsia="Calibri" w:cs="Segoe UI"/>
            <w:color w:val="0462C1"/>
            <w:spacing w:val="-13"/>
            <w:u w:val="single" w:color="0462C1"/>
          </w:rPr>
          <w:t>b</w:t>
        </w:r>
        <w:r w:rsidRPr="00602627">
          <w:rPr>
            <w:rFonts w:eastAsia="Calibri" w:cs="Segoe UI"/>
            <w:color w:val="0462C1"/>
            <w:spacing w:val="-4"/>
            <w:u w:val="single" w:color="0462C1"/>
          </w:rPr>
          <w:t>r</w:t>
        </w:r>
        <w:r w:rsidRPr="00602627">
          <w:rPr>
            <w:rFonts w:eastAsia="Calibri" w:cs="Segoe UI"/>
            <w:color w:val="0462C1"/>
            <w:spacing w:val="-3"/>
            <w:u w:val="single" w:color="0462C1"/>
          </w:rPr>
          <w:t>a</w:t>
        </w:r>
        <w:r w:rsidRPr="00602627">
          <w:rPr>
            <w:rFonts w:eastAsia="Calibri" w:cs="Segoe UI"/>
            <w:color w:val="0462C1"/>
            <w:spacing w:val="-4"/>
            <w:u w:val="single" w:color="0462C1"/>
          </w:rPr>
          <w:t>r</w:t>
        </w:r>
        <w:r w:rsidRPr="00602627">
          <w:rPr>
            <w:rFonts w:eastAsia="Calibri" w:cs="Segoe UI"/>
            <w:color w:val="0462C1"/>
            <w:spacing w:val="3"/>
            <w:u w:val="single" w:color="0462C1"/>
          </w:rPr>
          <w:t>y/</w:t>
        </w:r>
        <w:r w:rsidRPr="00602627">
          <w:rPr>
            <w:rFonts w:eastAsia="Calibri" w:cs="Segoe UI"/>
            <w:color w:val="0462C1"/>
            <w:spacing w:val="-5"/>
            <w:u w:val="single" w:color="0462C1"/>
          </w:rPr>
          <w:t>cc</w:t>
        </w:r>
        <w:r w:rsidRPr="00602627">
          <w:rPr>
            <w:rFonts w:eastAsia="Calibri" w:cs="Segoe UI"/>
            <w:color w:val="0462C1"/>
            <w:spacing w:val="-9"/>
            <w:u w:val="single" w:color="0462C1"/>
          </w:rPr>
          <w:t>280386</w:t>
        </w:r>
        <w:r w:rsidRPr="00602627">
          <w:rPr>
            <w:rFonts w:eastAsia="Calibri" w:cs="Segoe UI"/>
            <w:color w:val="0462C1"/>
            <w:spacing w:val="3"/>
            <w:u w:val="single" w:color="0462C1"/>
          </w:rPr>
          <w:t>.</w:t>
        </w:r>
        <w:r w:rsidRPr="00602627">
          <w:rPr>
            <w:rFonts w:eastAsia="Calibri" w:cs="Segoe UI"/>
            <w:color w:val="0462C1"/>
            <w:spacing w:val="-3"/>
            <w:u w:val="single" w:color="0462C1"/>
          </w:rPr>
          <w:t>a</w:t>
        </w:r>
        <w:r w:rsidRPr="00602627">
          <w:rPr>
            <w:rFonts w:eastAsia="Calibri" w:cs="Segoe UI"/>
            <w:color w:val="0462C1"/>
            <w:spacing w:val="2"/>
            <w:u w:val="single" w:color="0462C1"/>
          </w:rPr>
          <w:t>sp</w:t>
        </w:r>
        <w:r w:rsidRPr="00602627">
          <w:rPr>
            <w:rFonts w:eastAsia="Calibri" w:cs="Segoe UI"/>
            <w:color w:val="0462C1"/>
            <w:spacing w:val="12"/>
            <w:u w:val="single" w:color="0462C1"/>
          </w:rPr>
          <w:t>x</w:t>
        </w:r>
      </w:hyperlink>
      <w:r w:rsidRPr="00602627">
        <w:rPr>
          <w:rFonts w:eastAsia="Calibri" w:cs="Segoe UI"/>
          <w:color w:val="000000"/>
        </w:rPr>
        <w:t>.</w:t>
      </w:r>
    </w:p>
    <w:p w14:paraId="6562CABC" w14:textId="77777777" w:rsidR="00B5048D" w:rsidRPr="00602627" w:rsidRDefault="00B5048D" w:rsidP="00B5048D">
      <w:pPr>
        <w:spacing w:after="0" w:line="160" w:lineRule="exact"/>
        <w:rPr>
          <w:rFonts w:cs="Segoe UI"/>
          <w:sz w:val="16"/>
          <w:szCs w:val="16"/>
        </w:rPr>
      </w:pPr>
    </w:p>
    <w:p w14:paraId="1A086E95" w14:textId="77777777" w:rsidR="00B5048D" w:rsidRPr="00602627" w:rsidRDefault="00B5048D" w:rsidP="00B5048D">
      <w:pPr>
        <w:spacing w:after="0" w:line="241" w:lineRule="auto"/>
        <w:ind w:left="102" w:right="315"/>
        <w:rPr>
          <w:rFonts w:eastAsia="Calibri" w:cs="Segoe UI"/>
        </w:rPr>
      </w:pPr>
      <w:r w:rsidRPr="00602627">
        <w:rPr>
          <w:rFonts w:eastAsia="Calibri" w:cs="Segoe UI"/>
          <w:spacing w:val="-5"/>
        </w:rPr>
        <w:t>T</w:t>
      </w:r>
      <w:r w:rsidRPr="00602627">
        <w:rPr>
          <w:rFonts w:eastAsia="Calibri" w:cs="Segoe UI"/>
          <w:spacing w:val="1"/>
        </w:rPr>
        <w:t>h</w:t>
      </w:r>
      <w:r w:rsidRPr="00602627">
        <w:rPr>
          <w:rFonts w:eastAsia="Calibri" w:cs="Segoe UI"/>
          <w:spacing w:val="8"/>
        </w:rPr>
        <w:t>i</w:t>
      </w:r>
      <w:r w:rsidRPr="00602627">
        <w:rPr>
          <w:rFonts w:eastAsia="Calibri" w:cs="Segoe UI"/>
        </w:rPr>
        <w:t>s</w:t>
      </w:r>
      <w:r w:rsidRPr="00602627">
        <w:rPr>
          <w:rFonts w:eastAsia="Calibri" w:cs="Segoe UI"/>
          <w:spacing w:val="-11"/>
        </w:rPr>
        <w:t xml:space="preserve"> </w:t>
      </w:r>
      <w:r w:rsidRPr="00602627">
        <w:rPr>
          <w:rFonts w:eastAsia="Calibri" w:cs="Segoe UI"/>
          <w:spacing w:val="1"/>
        </w:rPr>
        <w:t>do</w:t>
      </w:r>
      <w:r w:rsidRPr="00602627">
        <w:rPr>
          <w:rFonts w:eastAsia="Calibri" w:cs="Segoe UI"/>
          <w:spacing w:val="-5"/>
        </w:rPr>
        <w:t>c</w:t>
      </w:r>
      <w:r w:rsidRPr="00602627">
        <w:rPr>
          <w:rFonts w:eastAsia="Calibri" w:cs="Segoe UI"/>
          <w:spacing w:val="1"/>
        </w:rPr>
        <w:t>u</w:t>
      </w:r>
      <w:r w:rsidRPr="00602627">
        <w:rPr>
          <w:rFonts w:eastAsia="Calibri" w:cs="Segoe UI"/>
        </w:rPr>
        <w:t>m</w:t>
      </w:r>
      <w:r w:rsidRPr="00602627">
        <w:rPr>
          <w:rFonts w:eastAsia="Calibri" w:cs="Segoe UI"/>
          <w:spacing w:val="8"/>
        </w:rPr>
        <w:t>e</w:t>
      </w:r>
      <w:r w:rsidRPr="00602627">
        <w:rPr>
          <w:rFonts w:eastAsia="Calibri" w:cs="Segoe UI"/>
          <w:spacing w:val="1"/>
        </w:rPr>
        <w:t>n</w:t>
      </w:r>
      <w:r w:rsidRPr="00602627">
        <w:rPr>
          <w:rFonts w:eastAsia="Calibri" w:cs="Segoe UI"/>
        </w:rPr>
        <w:t>t</w:t>
      </w:r>
      <w:r w:rsidRPr="00602627">
        <w:rPr>
          <w:rFonts w:eastAsia="Calibri" w:cs="Segoe UI"/>
          <w:spacing w:val="-2"/>
        </w:rPr>
        <w:t xml:space="preserve"> </w:t>
      </w:r>
      <w:r w:rsidRPr="00602627">
        <w:rPr>
          <w:rFonts w:eastAsia="Calibri" w:cs="Segoe UI"/>
          <w:spacing w:val="1"/>
        </w:rPr>
        <w:t>is Step 2 in</w:t>
      </w:r>
      <w:r w:rsidRPr="00602627">
        <w:rPr>
          <w:rFonts w:eastAsia="Calibri" w:cs="Segoe UI"/>
          <w:spacing w:val="-2"/>
        </w:rPr>
        <w:t xml:space="preserve"> the overall solution that Microsoft is</w:t>
      </w:r>
      <w:r>
        <w:rPr>
          <w:rFonts w:eastAsia="Calibri" w:cs="Segoe UI"/>
          <w:spacing w:val="-2"/>
        </w:rPr>
        <w:t xml:space="preserve"> providing to SOCOM to help the command drive towards achieving </w:t>
      </w:r>
      <w:r w:rsidRPr="00602627">
        <w:rPr>
          <w:rFonts w:eastAsia="Calibri" w:cs="Segoe UI"/>
          <w:spacing w:val="1"/>
        </w:rPr>
        <w:t>S</w:t>
      </w:r>
      <w:r w:rsidRPr="00602627">
        <w:rPr>
          <w:rFonts w:eastAsia="Calibri" w:cs="Segoe UI"/>
          <w:spacing w:val="-5"/>
        </w:rPr>
        <w:t>T</w:t>
      </w:r>
      <w:r w:rsidRPr="00602627">
        <w:rPr>
          <w:rFonts w:eastAsia="Calibri" w:cs="Segoe UI"/>
          <w:spacing w:val="3"/>
        </w:rPr>
        <w:t>I</w:t>
      </w:r>
      <w:r w:rsidRPr="00602627">
        <w:rPr>
          <w:rFonts w:eastAsia="Calibri" w:cs="Segoe UI"/>
        </w:rPr>
        <w:t>G</w:t>
      </w:r>
      <w:r w:rsidRPr="00602627">
        <w:rPr>
          <w:rFonts w:eastAsia="Calibri" w:cs="Segoe UI"/>
          <w:spacing w:val="-4"/>
        </w:rPr>
        <w:t xml:space="preserve"> </w:t>
      </w:r>
      <w:r w:rsidRPr="00602627">
        <w:rPr>
          <w:rFonts w:eastAsia="Calibri" w:cs="Segoe UI"/>
          <w:spacing w:val="-5"/>
        </w:rPr>
        <w:t>c</w:t>
      </w:r>
      <w:r w:rsidRPr="00602627">
        <w:rPr>
          <w:rFonts w:eastAsia="Calibri" w:cs="Segoe UI"/>
          <w:spacing w:val="1"/>
        </w:rPr>
        <w:t>o</w:t>
      </w:r>
      <w:r w:rsidRPr="00602627">
        <w:rPr>
          <w:rFonts w:eastAsia="Calibri" w:cs="Segoe UI"/>
        </w:rPr>
        <w:t>m</w:t>
      </w:r>
      <w:r w:rsidRPr="00602627">
        <w:rPr>
          <w:rFonts w:eastAsia="Calibri" w:cs="Segoe UI"/>
          <w:spacing w:val="2"/>
        </w:rPr>
        <w:t>p</w:t>
      </w:r>
      <w:r w:rsidRPr="00602627">
        <w:rPr>
          <w:rFonts w:eastAsia="Calibri" w:cs="Segoe UI"/>
          <w:spacing w:val="8"/>
        </w:rPr>
        <w:t>li</w:t>
      </w:r>
      <w:r w:rsidRPr="00602627">
        <w:rPr>
          <w:rFonts w:eastAsia="Calibri" w:cs="Segoe UI"/>
          <w:spacing w:val="-3"/>
        </w:rPr>
        <w:t>a</w:t>
      </w:r>
      <w:r w:rsidRPr="00602627">
        <w:rPr>
          <w:rFonts w:eastAsia="Calibri" w:cs="Segoe UI"/>
          <w:spacing w:val="1"/>
        </w:rPr>
        <w:t>n</w:t>
      </w:r>
      <w:r w:rsidRPr="00602627">
        <w:rPr>
          <w:rFonts w:eastAsia="Calibri" w:cs="Segoe UI"/>
        </w:rPr>
        <w:t>ce</w:t>
      </w:r>
      <w:r w:rsidRPr="00602627">
        <w:rPr>
          <w:rFonts w:eastAsia="Calibri" w:cs="Segoe UI"/>
          <w:spacing w:val="-4"/>
        </w:rPr>
        <w:t xml:space="preserve"> </w:t>
      </w:r>
      <w:r w:rsidRPr="00602627">
        <w:rPr>
          <w:rFonts w:eastAsia="Calibri" w:cs="Segoe UI"/>
          <w:spacing w:val="6"/>
        </w:rPr>
        <w:t>f</w:t>
      </w:r>
      <w:r w:rsidRPr="00602627">
        <w:rPr>
          <w:rFonts w:eastAsia="Calibri" w:cs="Segoe UI"/>
          <w:spacing w:val="1"/>
        </w:rPr>
        <w:t>o</w:t>
      </w:r>
      <w:r w:rsidRPr="00602627">
        <w:rPr>
          <w:rFonts w:eastAsia="Calibri" w:cs="Segoe UI"/>
        </w:rPr>
        <w:t>r</w:t>
      </w:r>
      <w:r w:rsidRPr="00602627">
        <w:rPr>
          <w:rFonts w:eastAsia="Calibri" w:cs="Segoe UI"/>
          <w:spacing w:val="-18"/>
        </w:rPr>
        <w:t xml:space="preserve"> </w:t>
      </w:r>
      <w:r w:rsidRPr="00602627">
        <w:rPr>
          <w:rFonts w:eastAsia="Calibri" w:cs="Segoe UI"/>
          <w:spacing w:val="1"/>
        </w:rPr>
        <w:t>S</w:t>
      </w:r>
      <w:r w:rsidRPr="00602627">
        <w:rPr>
          <w:rFonts w:eastAsia="Calibri" w:cs="Segoe UI"/>
          <w:spacing w:val="-1"/>
        </w:rPr>
        <w:t>Q</w:t>
      </w:r>
      <w:r w:rsidRPr="00602627">
        <w:rPr>
          <w:rFonts w:eastAsia="Calibri" w:cs="Segoe UI"/>
        </w:rPr>
        <w:t>L</w:t>
      </w:r>
      <w:r w:rsidRPr="00602627">
        <w:rPr>
          <w:rFonts w:eastAsia="Calibri" w:cs="Segoe UI"/>
          <w:spacing w:val="-17"/>
        </w:rPr>
        <w:t xml:space="preserve"> </w:t>
      </w:r>
      <w:r w:rsidRPr="00602627">
        <w:rPr>
          <w:rFonts w:eastAsia="Calibri" w:cs="Segoe UI"/>
          <w:spacing w:val="5"/>
        </w:rPr>
        <w:t>Server</w:t>
      </w:r>
      <w:r w:rsidRPr="00602627">
        <w:rPr>
          <w:rFonts w:eastAsia="Calibri" w:cs="Segoe UI"/>
        </w:rPr>
        <w:t>.</w:t>
      </w:r>
      <w:r w:rsidRPr="00602627">
        <w:rPr>
          <w:rFonts w:eastAsia="Calibri" w:cs="Segoe UI"/>
          <w:spacing w:val="-6"/>
        </w:rPr>
        <w:t xml:space="preserve"> </w:t>
      </w:r>
      <w:r>
        <w:rPr>
          <w:rFonts w:eastAsia="Calibri" w:cs="Segoe UI"/>
          <w:spacing w:val="-6"/>
        </w:rPr>
        <w:t xml:space="preserve"> </w:t>
      </w:r>
      <w:r w:rsidRPr="00602627">
        <w:rPr>
          <w:rFonts w:eastAsia="Calibri" w:cs="Segoe UI"/>
          <w:spacing w:val="5"/>
        </w:rPr>
        <w:t>A</w:t>
      </w:r>
      <w:r w:rsidRPr="00602627">
        <w:rPr>
          <w:rFonts w:eastAsia="Calibri" w:cs="Segoe UI"/>
        </w:rPr>
        <w:t>s</w:t>
      </w:r>
      <w:r w:rsidRPr="00602627">
        <w:rPr>
          <w:rFonts w:eastAsia="Calibri" w:cs="Segoe UI"/>
          <w:spacing w:val="-14"/>
        </w:rPr>
        <w:t xml:space="preserve"> </w:t>
      </w:r>
      <w:r w:rsidRPr="00602627">
        <w:rPr>
          <w:rFonts w:eastAsia="Calibri" w:cs="Segoe UI"/>
        </w:rPr>
        <w:t>a</w:t>
      </w:r>
      <w:r w:rsidRPr="00602627">
        <w:rPr>
          <w:rFonts w:eastAsia="Calibri" w:cs="Segoe UI"/>
          <w:spacing w:val="-5"/>
        </w:rPr>
        <w:t xml:space="preserve"> </w:t>
      </w:r>
      <w:r w:rsidRPr="00602627">
        <w:rPr>
          <w:rFonts w:eastAsia="Calibri" w:cs="Segoe UI"/>
          <w:spacing w:val="1"/>
        </w:rPr>
        <w:t>p</w:t>
      </w:r>
      <w:r w:rsidRPr="00602627">
        <w:rPr>
          <w:rFonts w:eastAsia="Calibri" w:cs="Segoe UI"/>
          <w:spacing w:val="-4"/>
        </w:rPr>
        <w:t>r</w:t>
      </w:r>
      <w:r w:rsidRPr="00602627">
        <w:rPr>
          <w:rFonts w:eastAsia="Calibri" w:cs="Segoe UI"/>
          <w:spacing w:val="8"/>
        </w:rPr>
        <w:t>e</w:t>
      </w:r>
      <w:r w:rsidRPr="00602627">
        <w:rPr>
          <w:rFonts w:eastAsia="Calibri" w:cs="Segoe UI"/>
          <w:spacing w:val="-4"/>
        </w:rPr>
        <w:t>r</w:t>
      </w:r>
      <w:r w:rsidRPr="00602627">
        <w:rPr>
          <w:rFonts w:eastAsia="Calibri" w:cs="Segoe UI"/>
          <w:spacing w:val="8"/>
        </w:rPr>
        <w:t>e</w:t>
      </w:r>
      <w:r w:rsidRPr="00602627">
        <w:rPr>
          <w:rFonts w:eastAsia="Calibri" w:cs="Segoe UI"/>
          <w:spacing w:val="1"/>
        </w:rPr>
        <w:t>qu</w:t>
      </w:r>
      <w:r w:rsidRPr="00602627">
        <w:rPr>
          <w:rFonts w:eastAsia="Calibri" w:cs="Segoe UI"/>
          <w:spacing w:val="8"/>
        </w:rPr>
        <w:t>i</w:t>
      </w:r>
      <w:r w:rsidRPr="00602627">
        <w:rPr>
          <w:rFonts w:eastAsia="Calibri" w:cs="Segoe UI"/>
          <w:spacing w:val="2"/>
        </w:rPr>
        <w:t>s</w:t>
      </w:r>
      <w:r w:rsidRPr="00602627">
        <w:rPr>
          <w:rFonts w:eastAsia="Calibri" w:cs="Segoe UI"/>
          <w:spacing w:val="-7"/>
        </w:rPr>
        <w:t>i</w:t>
      </w:r>
      <w:r w:rsidRPr="00602627">
        <w:rPr>
          <w:rFonts w:eastAsia="Calibri" w:cs="Segoe UI"/>
        </w:rPr>
        <w:t>t</w:t>
      </w:r>
      <w:r w:rsidRPr="00602627">
        <w:rPr>
          <w:rFonts w:eastAsia="Calibri" w:cs="Segoe UI"/>
          <w:spacing w:val="-7"/>
        </w:rPr>
        <w:t>e</w:t>
      </w:r>
      <w:r w:rsidRPr="00602627">
        <w:rPr>
          <w:rFonts w:eastAsia="Calibri" w:cs="Segoe UI"/>
        </w:rPr>
        <w:t>,</w:t>
      </w:r>
      <w:r w:rsidRPr="00602627">
        <w:rPr>
          <w:rFonts w:eastAsia="Calibri" w:cs="Segoe UI"/>
          <w:spacing w:val="7"/>
        </w:rPr>
        <w:t xml:space="preserve"> </w:t>
      </w:r>
      <w:r w:rsidRPr="00602627">
        <w:rPr>
          <w:rFonts w:eastAsia="Calibri" w:cs="Segoe UI"/>
        </w:rPr>
        <w:t>t</w:t>
      </w:r>
      <w:r w:rsidRPr="00602627">
        <w:rPr>
          <w:rFonts w:eastAsia="Calibri" w:cs="Segoe UI"/>
          <w:spacing w:val="1"/>
        </w:rPr>
        <w:t>h</w:t>
      </w:r>
      <w:r w:rsidRPr="00602627">
        <w:rPr>
          <w:rFonts w:eastAsia="Calibri" w:cs="Segoe UI"/>
        </w:rPr>
        <w:t>e</w:t>
      </w:r>
      <w:r w:rsidRPr="00602627">
        <w:rPr>
          <w:rFonts w:eastAsia="Calibri" w:cs="Segoe UI"/>
          <w:spacing w:val="-6"/>
        </w:rPr>
        <w:t xml:space="preserve"> </w:t>
      </w:r>
      <w:r w:rsidRPr="00602627">
        <w:rPr>
          <w:rFonts w:eastAsia="Calibri" w:cs="Segoe UI"/>
          <w:spacing w:val="-4"/>
        </w:rPr>
        <w:t>r</w:t>
      </w:r>
      <w:r w:rsidRPr="00602627">
        <w:rPr>
          <w:rFonts w:eastAsia="Calibri" w:cs="Segoe UI"/>
          <w:spacing w:val="8"/>
        </w:rPr>
        <w:t>e</w:t>
      </w:r>
      <w:r w:rsidRPr="00602627">
        <w:rPr>
          <w:rFonts w:eastAsia="Calibri" w:cs="Segoe UI"/>
          <w:spacing w:val="-3"/>
        </w:rPr>
        <w:t>a</w:t>
      </w:r>
      <w:r w:rsidRPr="00602627">
        <w:rPr>
          <w:rFonts w:eastAsia="Calibri" w:cs="Segoe UI"/>
          <w:spacing w:val="1"/>
        </w:rPr>
        <w:t>d</w:t>
      </w:r>
      <w:r w:rsidRPr="00602627">
        <w:rPr>
          <w:rFonts w:eastAsia="Calibri" w:cs="Segoe UI"/>
          <w:spacing w:val="8"/>
        </w:rPr>
        <w:t>e</w:t>
      </w:r>
      <w:r w:rsidRPr="00602627">
        <w:rPr>
          <w:rFonts w:eastAsia="Calibri" w:cs="Segoe UI"/>
        </w:rPr>
        <w:t>r</w:t>
      </w:r>
      <w:r w:rsidRPr="00602627">
        <w:rPr>
          <w:rFonts w:eastAsia="Calibri" w:cs="Segoe UI"/>
          <w:spacing w:val="-11"/>
        </w:rPr>
        <w:t xml:space="preserve"> </w:t>
      </w:r>
      <w:r w:rsidRPr="00602627">
        <w:rPr>
          <w:rFonts w:eastAsia="Calibri" w:cs="Segoe UI"/>
          <w:spacing w:val="2"/>
          <w:w w:val="102"/>
        </w:rPr>
        <w:t>s</w:t>
      </w:r>
      <w:r w:rsidRPr="00602627">
        <w:rPr>
          <w:rFonts w:eastAsia="Calibri" w:cs="Segoe UI"/>
          <w:spacing w:val="1"/>
          <w:w w:val="102"/>
        </w:rPr>
        <w:t>hou</w:t>
      </w:r>
      <w:r w:rsidRPr="00602627">
        <w:rPr>
          <w:rFonts w:eastAsia="Calibri" w:cs="Segoe UI"/>
          <w:spacing w:val="8"/>
          <w:w w:val="102"/>
        </w:rPr>
        <w:t>l</w:t>
      </w:r>
      <w:r w:rsidRPr="00602627">
        <w:rPr>
          <w:rFonts w:eastAsia="Calibri" w:cs="Segoe UI"/>
          <w:w w:val="102"/>
        </w:rPr>
        <w:t xml:space="preserve">d have an </w:t>
      </w:r>
      <w:r w:rsidRPr="00602627">
        <w:rPr>
          <w:rFonts w:eastAsia="Calibri" w:cs="Segoe UI"/>
          <w:spacing w:val="1"/>
        </w:rPr>
        <w:t>und</w:t>
      </w:r>
      <w:r w:rsidRPr="00602627">
        <w:rPr>
          <w:rFonts w:eastAsia="Calibri" w:cs="Segoe UI"/>
          <w:spacing w:val="8"/>
        </w:rPr>
        <w:t>e</w:t>
      </w:r>
      <w:r w:rsidRPr="00602627">
        <w:rPr>
          <w:rFonts w:eastAsia="Calibri" w:cs="Segoe UI"/>
          <w:spacing w:val="-4"/>
        </w:rPr>
        <w:t>r</w:t>
      </w:r>
      <w:r w:rsidRPr="00602627">
        <w:rPr>
          <w:rFonts w:eastAsia="Calibri" w:cs="Segoe UI"/>
          <w:spacing w:val="2"/>
        </w:rPr>
        <w:t>s</w:t>
      </w:r>
      <w:r w:rsidRPr="00602627">
        <w:rPr>
          <w:rFonts w:eastAsia="Calibri" w:cs="Segoe UI"/>
        </w:rPr>
        <w:t>t</w:t>
      </w:r>
      <w:r w:rsidRPr="00602627">
        <w:rPr>
          <w:rFonts w:eastAsia="Calibri" w:cs="Segoe UI"/>
          <w:spacing w:val="-3"/>
        </w:rPr>
        <w:t>a</w:t>
      </w:r>
      <w:r w:rsidRPr="00602627">
        <w:rPr>
          <w:rFonts w:eastAsia="Calibri" w:cs="Segoe UI"/>
          <w:spacing w:val="1"/>
        </w:rPr>
        <w:t>n</w:t>
      </w:r>
      <w:r w:rsidRPr="00602627">
        <w:rPr>
          <w:rFonts w:eastAsia="Calibri" w:cs="Segoe UI"/>
        </w:rPr>
        <w:t>ding of</w:t>
      </w:r>
      <w:r w:rsidRPr="00602627">
        <w:rPr>
          <w:rFonts w:eastAsia="Calibri" w:cs="Segoe UI"/>
          <w:spacing w:val="3"/>
        </w:rPr>
        <w:t xml:space="preserve"> </w:t>
      </w:r>
      <w:r w:rsidRPr="00602627">
        <w:rPr>
          <w:rFonts w:eastAsia="Calibri" w:cs="Segoe UI"/>
        </w:rPr>
        <w:t>t</w:t>
      </w:r>
      <w:r w:rsidRPr="00602627">
        <w:rPr>
          <w:rFonts w:eastAsia="Calibri" w:cs="Segoe UI"/>
          <w:spacing w:val="1"/>
        </w:rPr>
        <w:t>h</w:t>
      </w:r>
      <w:r w:rsidRPr="00602627">
        <w:rPr>
          <w:rFonts w:eastAsia="Calibri" w:cs="Segoe UI"/>
        </w:rPr>
        <w:t>e</w:t>
      </w:r>
      <w:r w:rsidRPr="00602627">
        <w:rPr>
          <w:rFonts w:eastAsia="Calibri" w:cs="Segoe UI"/>
          <w:spacing w:val="-6"/>
        </w:rPr>
        <w:t xml:space="preserve"> </w:t>
      </w:r>
      <w:r w:rsidRPr="00602627">
        <w:rPr>
          <w:rFonts w:eastAsia="Calibri" w:cs="Segoe UI"/>
          <w:spacing w:val="1"/>
        </w:rPr>
        <w:t>S</w:t>
      </w:r>
      <w:r w:rsidRPr="00602627">
        <w:rPr>
          <w:rFonts w:eastAsia="Calibri" w:cs="Segoe UI"/>
          <w:spacing w:val="-5"/>
        </w:rPr>
        <w:t>T</w:t>
      </w:r>
      <w:r w:rsidRPr="00602627">
        <w:rPr>
          <w:rFonts w:eastAsia="Calibri" w:cs="Segoe UI"/>
          <w:spacing w:val="3"/>
        </w:rPr>
        <w:t>I</w:t>
      </w:r>
      <w:r w:rsidRPr="00602627">
        <w:rPr>
          <w:rFonts w:eastAsia="Calibri" w:cs="Segoe UI"/>
        </w:rPr>
        <w:t>G</w:t>
      </w:r>
      <w:r w:rsidRPr="00602627">
        <w:rPr>
          <w:rFonts w:eastAsia="Calibri" w:cs="Segoe UI"/>
          <w:spacing w:val="-19"/>
        </w:rPr>
        <w:t xml:space="preserve"> </w:t>
      </w:r>
      <w:r w:rsidRPr="00602627">
        <w:rPr>
          <w:rFonts w:eastAsia="Calibri" w:cs="Segoe UI"/>
          <w:spacing w:val="-4"/>
        </w:rPr>
        <w:t>r</w:t>
      </w:r>
      <w:r w:rsidRPr="00602627">
        <w:rPr>
          <w:rFonts w:eastAsia="Calibri" w:cs="Segoe UI"/>
          <w:spacing w:val="8"/>
        </w:rPr>
        <w:t>e</w:t>
      </w:r>
      <w:r w:rsidRPr="00602627">
        <w:rPr>
          <w:rFonts w:eastAsia="Calibri" w:cs="Segoe UI"/>
          <w:spacing w:val="1"/>
        </w:rPr>
        <w:t>qu</w:t>
      </w:r>
      <w:r w:rsidRPr="00602627">
        <w:rPr>
          <w:rFonts w:eastAsia="Calibri" w:cs="Segoe UI"/>
          <w:spacing w:val="8"/>
        </w:rPr>
        <w:t>i</w:t>
      </w:r>
      <w:r w:rsidRPr="00602627">
        <w:rPr>
          <w:rFonts w:eastAsia="Calibri" w:cs="Segoe UI"/>
          <w:spacing w:val="-4"/>
        </w:rPr>
        <w:t>r</w:t>
      </w:r>
      <w:r w:rsidRPr="00602627">
        <w:rPr>
          <w:rFonts w:eastAsia="Calibri" w:cs="Segoe UI"/>
          <w:spacing w:val="8"/>
        </w:rPr>
        <w:t>e</w:t>
      </w:r>
      <w:r w:rsidRPr="00602627">
        <w:rPr>
          <w:rFonts w:eastAsia="Calibri" w:cs="Segoe UI"/>
        </w:rPr>
        <w:t>m</w:t>
      </w:r>
      <w:r w:rsidRPr="00602627">
        <w:rPr>
          <w:rFonts w:eastAsia="Calibri" w:cs="Segoe UI"/>
          <w:spacing w:val="8"/>
        </w:rPr>
        <w:t>e</w:t>
      </w:r>
      <w:r w:rsidRPr="00602627">
        <w:rPr>
          <w:rFonts w:eastAsia="Calibri" w:cs="Segoe UI"/>
          <w:spacing w:val="1"/>
        </w:rPr>
        <w:t>n</w:t>
      </w:r>
      <w:r w:rsidRPr="00602627">
        <w:rPr>
          <w:rFonts w:eastAsia="Calibri" w:cs="Segoe UI"/>
        </w:rPr>
        <w:t>t</w:t>
      </w:r>
      <w:r w:rsidRPr="00602627">
        <w:rPr>
          <w:rFonts w:eastAsia="Calibri" w:cs="Segoe UI"/>
          <w:spacing w:val="3"/>
        </w:rPr>
        <w:t xml:space="preserve"> </w:t>
      </w:r>
      <w:r w:rsidRPr="00602627">
        <w:rPr>
          <w:rFonts w:eastAsia="Calibri" w:cs="Segoe UI"/>
          <w:spacing w:val="-3"/>
        </w:rPr>
        <w:t>a</w:t>
      </w:r>
      <w:r w:rsidRPr="00602627">
        <w:rPr>
          <w:rFonts w:eastAsia="Calibri" w:cs="Segoe UI"/>
          <w:spacing w:val="1"/>
        </w:rPr>
        <w:t>n</w:t>
      </w:r>
      <w:r w:rsidRPr="00602627">
        <w:rPr>
          <w:rFonts w:eastAsia="Calibri" w:cs="Segoe UI"/>
        </w:rPr>
        <w:t>d</w:t>
      </w:r>
      <w:r w:rsidRPr="00602627">
        <w:rPr>
          <w:rFonts w:eastAsia="Calibri" w:cs="Segoe UI"/>
          <w:spacing w:val="-2"/>
        </w:rPr>
        <w:t xml:space="preserve"> a basic understanding</w:t>
      </w:r>
      <w:r>
        <w:rPr>
          <w:rFonts w:eastAsia="Calibri" w:cs="Segoe UI"/>
          <w:spacing w:val="-2"/>
        </w:rPr>
        <w:t xml:space="preserve"> of</w:t>
      </w:r>
      <w:r w:rsidRPr="00602627">
        <w:rPr>
          <w:rFonts w:eastAsia="Calibri" w:cs="Segoe UI"/>
          <w:spacing w:val="-8"/>
        </w:rPr>
        <w:t xml:space="preserve"> the </w:t>
      </w:r>
      <w:r w:rsidRPr="00602627">
        <w:rPr>
          <w:rFonts w:eastAsia="Calibri" w:cs="Segoe UI"/>
          <w:spacing w:val="1"/>
        </w:rPr>
        <w:t>S</w:t>
      </w:r>
      <w:r w:rsidRPr="00602627">
        <w:rPr>
          <w:rFonts w:eastAsia="Calibri" w:cs="Segoe UI"/>
          <w:spacing w:val="-1"/>
        </w:rPr>
        <w:t>Q</w:t>
      </w:r>
      <w:r w:rsidRPr="00602627">
        <w:rPr>
          <w:rFonts w:eastAsia="Calibri" w:cs="Segoe UI"/>
        </w:rPr>
        <w:t>L</w:t>
      </w:r>
      <w:r w:rsidRPr="00602627">
        <w:rPr>
          <w:rFonts w:eastAsia="Calibri" w:cs="Segoe UI"/>
          <w:spacing w:val="-17"/>
        </w:rPr>
        <w:t xml:space="preserve"> </w:t>
      </w:r>
      <w:r w:rsidRPr="00602627">
        <w:rPr>
          <w:rFonts w:eastAsia="Calibri" w:cs="Segoe UI"/>
          <w:spacing w:val="5"/>
        </w:rPr>
        <w:t>A</w:t>
      </w:r>
      <w:r w:rsidRPr="00602627">
        <w:rPr>
          <w:rFonts w:eastAsia="Calibri" w:cs="Segoe UI"/>
          <w:spacing w:val="1"/>
        </w:rPr>
        <w:t>ud</w:t>
      </w:r>
      <w:r w:rsidRPr="00602627">
        <w:rPr>
          <w:rFonts w:eastAsia="Calibri" w:cs="Segoe UI"/>
          <w:spacing w:val="8"/>
        </w:rPr>
        <w:t>i</w:t>
      </w:r>
      <w:r w:rsidRPr="00602627">
        <w:rPr>
          <w:rFonts w:eastAsia="Calibri" w:cs="Segoe UI"/>
        </w:rPr>
        <w:t>t</w:t>
      </w:r>
      <w:r w:rsidRPr="00602627">
        <w:rPr>
          <w:rFonts w:eastAsia="Calibri" w:cs="Segoe UI"/>
          <w:spacing w:val="-10"/>
        </w:rPr>
        <w:t xml:space="preserve"> architecture and how SQL Audit </w:t>
      </w:r>
      <w:r w:rsidRPr="00602627">
        <w:rPr>
          <w:rFonts w:eastAsia="Calibri" w:cs="Segoe UI"/>
          <w:spacing w:val="4"/>
          <w:w w:val="102"/>
        </w:rPr>
        <w:t>w</w:t>
      </w:r>
      <w:r w:rsidRPr="00602627">
        <w:rPr>
          <w:rFonts w:eastAsia="Calibri" w:cs="Segoe UI"/>
          <w:spacing w:val="1"/>
          <w:w w:val="102"/>
        </w:rPr>
        <w:t>o</w:t>
      </w:r>
      <w:r w:rsidRPr="00602627">
        <w:rPr>
          <w:rFonts w:eastAsia="Calibri" w:cs="Segoe UI"/>
          <w:spacing w:val="-4"/>
          <w:w w:val="102"/>
        </w:rPr>
        <w:t>r</w:t>
      </w:r>
      <w:r w:rsidRPr="00602627">
        <w:rPr>
          <w:rFonts w:eastAsia="Calibri" w:cs="Segoe UI"/>
          <w:spacing w:val="3"/>
          <w:w w:val="102"/>
        </w:rPr>
        <w:t>k</w:t>
      </w:r>
      <w:r w:rsidRPr="00602627">
        <w:rPr>
          <w:rFonts w:eastAsia="Calibri" w:cs="Segoe UI"/>
          <w:spacing w:val="2"/>
          <w:w w:val="102"/>
        </w:rPr>
        <w:t>s</w:t>
      </w:r>
      <w:r w:rsidRPr="00602627">
        <w:rPr>
          <w:rFonts w:eastAsia="Calibri" w:cs="Segoe UI"/>
          <w:w w:val="102"/>
        </w:rPr>
        <w:t>.</w:t>
      </w:r>
    </w:p>
    <w:p w14:paraId="50870D44" w14:textId="77777777" w:rsidR="00B5048D" w:rsidRPr="00602627" w:rsidRDefault="00B5048D" w:rsidP="00B5048D">
      <w:pPr>
        <w:spacing w:after="0" w:line="241" w:lineRule="auto"/>
        <w:ind w:left="102" w:right="315"/>
        <w:rPr>
          <w:rFonts w:eastAsia="Calibri" w:cs="Segoe UI"/>
        </w:rPr>
      </w:pPr>
    </w:p>
    <w:p w14:paraId="6814B9F3" w14:textId="77777777" w:rsidR="00B5048D" w:rsidRDefault="00B5048D" w:rsidP="00B5048D">
      <w:pPr>
        <w:spacing w:after="0" w:line="241" w:lineRule="auto"/>
        <w:ind w:left="102" w:right="315"/>
        <w:rPr>
          <w:rFonts w:eastAsia="Calibri" w:cs="Segoe UI"/>
        </w:rPr>
      </w:pPr>
      <w:r w:rsidRPr="00602627">
        <w:rPr>
          <w:rFonts w:eastAsia="Calibri" w:cs="Segoe UI"/>
        </w:rPr>
        <w:t>By the conclusion of the steps contained in this document, each server that has been identified as a server to be audited, will have a working Server Audit Specification and a working Database Audit Specification.</w:t>
      </w:r>
    </w:p>
    <w:p w14:paraId="7E2E8DB8" w14:textId="77777777" w:rsidR="00B5048D" w:rsidRDefault="00B5048D" w:rsidP="00B5048D">
      <w:pPr>
        <w:spacing w:after="0" w:line="241" w:lineRule="auto"/>
        <w:ind w:left="102" w:right="315"/>
        <w:rPr>
          <w:rFonts w:eastAsia="Calibri" w:cs="Segoe UI"/>
        </w:rPr>
      </w:pPr>
    </w:p>
    <w:p w14:paraId="5AFFC201" w14:textId="77777777" w:rsidR="00B5048D" w:rsidRDefault="00B5048D" w:rsidP="00B5048D">
      <w:pPr>
        <w:spacing w:after="0" w:line="241" w:lineRule="auto"/>
        <w:ind w:left="102" w:right="315"/>
        <w:rPr>
          <w:rFonts w:eastAsia="Calibri" w:cs="Segoe UI"/>
        </w:rPr>
      </w:pPr>
    </w:p>
    <w:p w14:paraId="20C28B70" w14:textId="77777777" w:rsidR="00B5048D" w:rsidRPr="000E2667" w:rsidRDefault="00B5048D" w:rsidP="00B5048D">
      <w:pPr>
        <w:rPr>
          <w:rFonts w:eastAsia="Calibri" w:cs="Segoe UI"/>
        </w:rPr>
      </w:pPr>
    </w:p>
    <w:p w14:paraId="626C10D1" w14:textId="77777777" w:rsidR="00B5048D" w:rsidRPr="000E2667" w:rsidRDefault="00B5048D" w:rsidP="00B5048D">
      <w:pPr>
        <w:rPr>
          <w:rFonts w:eastAsia="Calibri" w:cs="Segoe UI"/>
        </w:rPr>
      </w:pPr>
    </w:p>
    <w:p w14:paraId="66CE068D" w14:textId="77777777" w:rsidR="00B5048D" w:rsidRPr="000E2667" w:rsidRDefault="00B5048D" w:rsidP="00B5048D">
      <w:pPr>
        <w:rPr>
          <w:rFonts w:eastAsia="Calibri" w:cs="Segoe UI"/>
        </w:rPr>
      </w:pPr>
    </w:p>
    <w:p w14:paraId="08DE4D41" w14:textId="77777777" w:rsidR="00B5048D" w:rsidRPr="000E2667" w:rsidRDefault="00B5048D" w:rsidP="00B5048D">
      <w:pPr>
        <w:rPr>
          <w:rFonts w:eastAsia="Calibri" w:cs="Segoe UI"/>
        </w:rPr>
      </w:pPr>
    </w:p>
    <w:p w14:paraId="53467E05" w14:textId="77777777" w:rsidR="00B5048D" w:rsidRPr="000E2667" w:rsidRDefault="00B5048D" w:rsidP="00B5048D">
      <w:pPr>
        <w:rPr>
          <w:rFonts w:eastAsia="Calibri" w:cs="Segoe UI"/>
        </w:rPr>
      </w:pPr>
    </w:p>
    <w:p w14:paraId="525D63A0" w14:textId="77777777" w:rsidR="00B5048D" w:rsidRPr="000E2667" w:rsidRDefault="00B5048D" w:rsidP="00B5048D">
      <w:pPr>
        <w:rPr>
          <w:rFonts w:eastAsia="Calibri" w:cs="Segoe UI"/>
        </w:rPr>
      </w:pPr>
    </w:p>
    <w:p w14:paraId="63C3DAD9" w14:textId="77777777" w:rsidR="00B5048D" w:rsidRPr="000E2667" w:rsidRDefault="00B5048D" w:rsidP="00B5048D">
      <w:pPr>
        <w:rPr>
          <w:rFonts w:eastAsia="Calibri" w:cs="Segoe UI"/>
        </w:rPr>
      </w:pPr>
    </w:p>
    <w:p w14:paraId="6BAF9BFC" w14:textId="77777777" w:rsidR="00B5048D" w:rsidRPr="000E2667" w:rsidRDefault="00B5048D" w:rsidP="00B5048D">
      <w:pPr>
        <w:rPr>
          <w:rFonts w:eastAsia="Calibri" w:cs="Segoe UI"/>
        </w:rPr>
      </w:pPr>
    </w:p>
    <w:p w14:paraId="4AFFF4A1" w14:textId="77777777" w:rsidR="00B5048D" w:rsidRPr="000E2667" w:rsidRDefault="00B5048D" w:rsidP="00B5048D">
      <w:pPr>
        <w:rPr>
          <w:rFonts w:eastAsia="Calibri" w:cs="Segoe UI"/>
        </w:rPr>
      </w:pPr>
    </w:p>
    <w:p w14:paraId="5858957C" w14:textId="77777777" w:rsidR="00B5048D" w:rsidRDefault="00B5048D" w:rsidP="00B5048D">
      <w:pPr>
        <w:rPr>
          <w:rFonts w:eastAsia="Calibri" w:cs="Segoe UI"/>
        </w:rPr>
      </w:pPr>
    </w:p>
    <w:p w14:paraId="596B9D72" w14:textId="77777777" w:rsidR="00B5048D" w:rsidRDefault="00B5048D" w:rsidP="00B5048D">
      <w:pPr>
        <w:spacing w:after="0" w:line="241" w:lineRule="auto"/>
        <w:ind w:left="102" w:right="315"/>
        <w:jc w:val="center"/>
        <w:rPr>
          <w:rFonts w:eastAsia="Calibri" w:cs="Segoe UI"/>
        </w:rPr>
      </w:pPr>
      <w:r>
        <w:object w:dxaOrig="7951" w:dyaOrig="13681" w14:anchorId="735474AB">
          <v:shape id="_x0000_i1025" type="#_x0000_t75" style="width:313.5pt;height:540pt" o:ole="">
            <v:imagedata r:id="rId67" o:title=""/>
          </v:shape>
          <o:OLEObject Type="Embed" ProgID="Visio.Drawing.15" ShapeID="_x0000_i1025" DrawAspect="Content" ObjectID="_1545296759" r:id="rId68"/>
        </w:object>
      </w:r>
    </w:p>
    <w:p w14:paraId="108411BB" w14:textId="77777777" w:rsidR="00B5048D" w:rsidRDefault="00B5048D" w:rsidP="00B5048D">
      <w:pPr>
        <w:spacing w:after="0" w:line="241" w:lineRule="auto"/>
        <w:ind w:left="102" w:right="315"/>
        <w:rPr>
          <w:rFonts w:eastAsia="Calibri" w:cs="Segoe UI"/>
        </w:rPr>
      </w:pPr>
    </w:p>
    <w:p w14:paraId="35A8FB51" w14:textId="77777777" w:rsidR="00B5048D" w:rsidRDefault="00B5048D" w:rsidP="00B5048D">
      <w:pPr>
        <w:spacing w:after="0" w:line="241" w:lineRule="auto"/>
        <w:ind w:left="102" w:right="315"/>
        <w:rPr>
          <w:rFonts w:eastAsia="Calibri" w:cs="Segoe UI"/>
        </w:rPr>
      </w:pPr>
    </w:p>
    <w:p w14:paraId="2EBE17BC" w14:textId="77777777" w:rsidR="00B5048D" w:rsidRDefault="00B5048D" w:rsidP="00B5048D">
      <w:pPr>
        <w:spacing w:after="0" w:line="241" w:lineRule="auto"/>
        <w:ind w:left="102" w:right="315"/>
        <w:rPr>
          <w:rFonts w:eastAsia="Calibri" w:cs="Segoe UI"/>
        </w:rPr>
      </w:pPr>
    </w:p>
    <w:p w14:paraId="4DA161CF" w14:textId="77777777" w:rsidR="00B5048D" w:rsidRDefault="00B5048D" w:rsidP="00B5048D">
      <w:pPr>
        <w:spacing w:after="0" w:line="241" w:lineRule="auto"/>
        <w:ind w:left="102" w:right="315"/>
        <w:rPr>
          <w:rFonts w:eastAsia="Calibri" w:cs="Segoe UI"/>
        </w:rPr>
      </w:pPr>
    </w:p>
    <w:p w14:paraId="43322C39" w14:textId="77777777" w:rsidR="00B5048D" w:rsidRPr="00602627" w:rsidRDefault="00B5048D" w:rsidP="00B5048D">
      <w:pPr>
        <w:spacing w:after="0" w:line="241" w:lineRule="auto"/>
        <w:ind w:left="102" w:right="315"/>
        <w:rPr>
          <w:rFonts w:eastAsia="Calibri" w:cs="Segoe UI"/>
        </w:rPr>
      </w:pPr>
    </w:p>
    <w:p w14:paraId="76D7615E" w14:textId="77777777" w:rsidR="00B5048D" w:rsidRDefault="00B5048D" w:rsidP="00B5048D">
      <w:pPr>
        <w:pStyle w:val="Heading2Numbered"/>
      </w:pPr>
      <w:bookmarkStart w:id="429" w:name="_Toc458518000"/>
      <w:bookmarkStart w:id="430" w:name="_Toc465253185"/>
      <w:r>
        <w:rPr>
          <w:spacing w:val="-3"/>
        </w:rPr>
        <w:lastRenderedPageBreak/>
        <w:t>R</w:t>
      </w:r>
      <w:r>
        <w:rPr>
          <w:spacing w:val="-6"/>
        </w:rPr>
        <w:t>e</w:t>
      </w:r>
      <w:r>
        <w:t>q</w:t>
      </w:r>
      <w:r>
        <w:rPr>
          <w:spacing w:val="2"/>
        </w:rPr>
        <w:t>u</w:t>
      </w:r>
      <w:r>
        <w:rPr>
          <w:spacing w:val="5"/>
        </w:rPr>
        <w:t>i</w:t>
      </w:r>
      <w:r>
        <w:rPr>
          <w:spacing w:val="-4"/>
        </w:rPr>
        <w:t>r</w:t>
      </w:r>
      <w:r>
        <w:rPr>
          <w:spacing w:val="-6"/>
        </w:rPr>
        <w:t>e</w:t>
      </w:r>
      <w:r>
        <w:t>d</w:t>
      </w:r>
      <w:r>
        <w:rPr>
          <w:spacing w:val="47"/>
        </w:rPr>
        <w:t xml:space="preserve"> </w:t>
      </w:r>
      <w:r>
        <w:rPr>
          <w:spacing w:val="-3"/>
        </w:rPr>
        <w:t>T</w:t>
      </w:r>
      <w:r>
        <w:rPr>
          <w:spacing w:val="-4"/>
        </w:rPr>
        <w:t>r</w:t>
      </w:r>
      <w:r>
        <w:rPr>
          <w:spacing w:val="1"/>
        </w:rPr>
        <w:t>a</w:t>
      </w:r>
      <w:r>
        <w:t>ce</w:t>
      </w:r>
      <w:r>
        <w:rPr>
          <w:spacing w:val="21"/>
        </w:rPr>
        <w:t xml:space="preserve"> </w:t>
      </w:r>
      <w:r>
        <w:rPr>
          <w:spacing w:val="-2"/>
          <w:w w:val="101"/>
        </w:rPr>
        <w:t>I</w:t>
      </w:r>
      <w:r>
        <w:rPr>
          <w:spacing w:val="1"/>
          <w:w w:val="101"/>
        </w:rPr>
        <w:t>t</w:t>
      </w:r>
      <w:r>
        <w:rPr>
          <w:spacing w:val="-6"/>
          <w:w w:val="101"/>
        </w:rPr>
        <w:t>e</w:t>
      </w:r>
      <w:r>
        <w:rPr>
          <w:spacing w:val="6"/>
          <w:w w:val="101"/>
        </w:rPr>
        <w:t>m</w:t>
      </w:r>
      <w:r>
        <w:rPr>
          <w:w w:val="101"/>
        </w:rPr>
        <w:t>s</w:t>
      </w:r>
      <w:bookmarkEnd w:id="429"/>
      <w:bookmarkEnd w:id="430"/>
    </w:p>
    <w:p w14:paraId="3FBF4B1C" w14:textId="77777777" w:rsidR="00B5048D" w:rsidRPr="00F56018" w:rsidRDefault="00B5048D" w:rsidP="00B5048D">
      <w:pPr>
        <w:pStyle w:val="PlainText"/>
        <w:rPr>
          <w:rFonts w:ascii="Segoe UI" w:hAnsi="Segoe UI" w:cs="Segoe UI"/>
        </w:rPr>
      </w:pPr>
      <w:r w:rsidRPr="00F56018">
        <w:rPr>
          <w:rFonts w:ascii="Segoe UI" w:eastAsia="Calibri" w:hAnsi="Segoe UI" w:cs="Segoe UI"/>
          <w:spacing w:val="-5"/>
        </w:rPr>
        <w:t xml:space="preserve">According to </w:t>
      </w:r>
      <w:r w:rsidRPr="00F56018">
        <w:rPr>
          <w:rFonts w:ascii="Segoe UI" w:hAnsi="Segoe UI" w:cs="Segoe UI"/>
        </w:rPr>
        <w:t xml:space="preserve">STIG ID: SQL2-00-011200, Rule ID: SV-53928r3_rule, </w:t>
      </w:r>
      <w:r w:rsidRPr="00F56018">
        <w:rPr>
          <w:rFonts w:ascii="Segoe UI" w:eastAsia="Calibri" w:hAnsi="Segoe UI" w:cs="Segoe UI"/>
          <w:spacing w:val="-5"/>
        </w:rPr>
        <w:t>w</w:t>
      </w:r>
      <w:r w:rsidRPr="00F56018">
        <w:rPr>
          <w:rFonts w:ascii="Segoe UI" w:eastAsia="Calibri" w:hAnsi="Segoe UI" w:cs="Segoe UI"/>
          <w:spacing w:val="1"/>
        </w:rPr>
        <w:t>h</w:t>
      </w:r>
      <w:r w:rsidRPr="00F56018">
        <w:rPr>
          <w:rFonts w:ascii="Segoe UI" w:eastAsia="Calibri" w:hAnsi="Segoe UI" w:cs="Segoe UI"/>
          <w:spacing w:val="8"/>
        </w:rPr>
        <w:t>e</w:t>
      </w:r>
      <w:r w:rsidRPr="00F56018">
        <w:rPr>
          <w:rFonts w:ascii="Segoe UI" w:eastAsia="Calibri" w:hAnsi="Segoe UI" w:cs="Segoe UI"/>
        </w:rPr>
        <w:t>n</w:t>
      </w:r>
      <w:r w:rsidRPr="00F56018">
        <w:rPr>
          <w:rFonts w:ascii="Segoe UI" w:eastAsia="Calibri" w:hAnsi="Segoe UI" w:cs="Segoe UI"/>
          <w:spacing w:val="-7"/>
        </w:rPr>
        <w:t xml:space="preserve"> </w:t>
      </w:r>
      <w:r w:rsidRPr="00F56018">
        <w:rPr>
          <w:rFonts w:ascii="Segoe UI" w:eastAsia="Calibri" w:hAnsi="Segoe UI" w:cs="Segoe UI"/>
          <w:spacing w:val="1"/>
        </w:rPr>
        <w:t>u</w:t>
      </w:r>
      <w:r w:rsidRPr="00F56018">
        <w:rPr>
          <w:rFonts w:ascii="Segoe UI" w:eastAsia="Calibri" w:hAnsi="Segoe UI" w:cs="Segoe UI"/>
          <w:spacing w:val="2"/>
        </w:rPr>
        <w:t>s</w:t>
      </w:r>
      <w:r w:rsidRPr="00F56018">
        <w:rPr>
          <w:rFonts w:ascii="Segoe UI" w:eastAsia="Calibri" w:hAnsi="Segoe UI" w:cs="Segoe UI"/>
          <w:spacing w:val="8"/>
        </w:rPr>
        <w:t>i</w:t>
      </w:r>
      <w:r w:rsidRPr="00F56018">
        <w:rPr>
          <w:rFonts w:ascii="Segoe UI" w:eastAsia="Calibri" w:hAnsi="Segoe UI" w:cs="Segoe UI"/>
          <w:spacing w:val="1"/>
        </w:rPr>
        <w:t>n</w:t>
      </w:r>
      <w:r w:rsidRPr="00F56018">
        <w:rPr>
          <w:rFonts w:ascii="Segoe UI" w:eastAsia="Calibri" w:hAnsi="Segoe UI" w:cs="Segoe UI"/>
        </w:rPr>
        <w:t>g</w:t>
      </w:r>
      <w:r w:rsidRPr="00F56018">
        <w:rPr>
          <w:rFonts w:ascii="Segoe UI" w:eastAsia="Calibri" w:hAnsi="Segoe UI" w:cs="Segoe UI"/>
          <w:spacing w:val="-12"/>
        </w:rPr>
        <w:t xml:space="preserve"> </w:t>
      </w:r>
      <w:r w:rsidRPr="00F56018">
        <w:rPr>
          <w:rFonts w:ascii="Segoe UI" w:eastAsia="Calibri" w:hAnsi="Segoe UI" w:cs="Segoe UI"/>
          <w:spacing w:val="1"/>
        </w:rPr>
        <w:t>S</w:t>
      </w:r>
      <w:r w:rsidRPr="00F56018">
        <w:rPr>
          <w:rFonts w:ascii="Segoe UI" w:eastAsia="Calibri" w:hAnsi="Segoe UI" w:cs="Segoe UI"/>
          <w:spacing w:val="-1"/>
        </w:rPr>
        <w:t>Q</w:t>
      </w:r>
      <w:r w:rsidRPr="00F56018">
        <w:rPr>
          <w:rFonts w:ascii="Segoe UI" w:eastAsia="Calibri" w:hAnsi="Segoe UI" w:cs="Segoe UI"/>
        </w:rPr>
        <w:t>L</w:t>
      </w:r>
      <w:r w:rsidRPr="00F56018">
        <w:rPr>
          <w:rFonts w:ascii="Segoe UI" w:eastAsia="Calibri" w:hAnsi="Segoe UI" w:cs="Segoe UI"/>
          <w:spacing w:val="-2"/>
        </w:rPr>
        <w:t xml:space="preserve"> </w:t>
      </w:r>
      <w:r w:rsidRPr="00F56018">
        <w:rPr>
          <w:rFonts w:ascii="Segoe UI" w:eastAsia="Calibri" w:hAnsi="Segoe UI" w:cs="Segoe UI"/>
          <w:spacing w:val="-5"/>
        </w:rPr>
        <w:t>T</w:t>
      </w:r>
      <w:r w:rsidRPr="00F56018">
        <w:rPr>
          <w:rFonts w:ascii="Segoe UI" w:eastAsia="Calibri" w:hAnsi="Segoe UI" w:cs="Segoe UI"/>
          <w:spacing w:val="-4"/>
        </w:rPr>
        <w:t>r</w:t>
      </w:r>
      <w:r w:rsidRPr="00F56018">
        <w:rPr>
          <w:rFonts w:ascii="Segoe UI" w:eastAsia="Calibri" w:hAnsi="Segoe UI" w:cs="Segoe UI"/>
          <w:spacing w:val="-3"/>
        </w:rPr>
        <w:t>a</w:t>
      </w:r>
      <w:r w:rsidRPr="00F56018">
        <w:rPr>
          <w:rFonts w:ascii="Segoe UI" w:eastAsia="Calibri" w:hAnsi="Segoe UI" w:cs="Segoe UI"/>
          <w:spacing w:val="-5"/>
        </w:rPr>
        <w:t>c</w:t>
      </w:r>
      <w:r w:rsidRPr="00F56018">
        <w:rPr>
          <w:rFonts w:ascii="Segoe UI" w:eastAsia="Calibri" w:hAnsi="Segoe UI" w:cs="Segoe UI"/>
          <w:spacing w:val="8"/>
        </w:rPr>
        <w:t>e</w:t>
      </w:r>
      <w:r w:rsidRPr="00F56018">
        <w:rPr>
          <w:rFonts w:ascii="Segoe UI" w:eastAsia="Calibri" w:hAnsi="Segoe UI" w:cs="Segoe UI"/>
        </w:rPr>
        <w:t>,</w:t>
      </w:r>
      <w:r w:rsidRPr="00F56018">
        <w:rPr>
          <w:rFonts w:ascii="Segoe UI" w:eastAsia="Calibri" w:hAnsi="Segoe UI" w:cs="Segoe UI"/>
          <w:spacing w:val="10"/>
        </w:rPr>
        <w:t xml:space="preserve"> </w:t>
      </w:r>
      <w:r w:rsidRPr="00F56018">
        <w:rPr>
          <w:rFonts w:ascii="Segoe UI" w:eastAsia="Calibri" w:hAnsi="Segoe UI" w:cs="Segoe UI"/>
        </w:rPr>
        <w:t>t</w:t>
      </w:r>
      <w:r w:rsidRPr="00F56018">
        <w:rPr>
          <w:rFonts w:ascii="Segoe UI" w:eastAsia="Calibri" w:hAnsi="Segoe UI" w:cs="Segoe UI"/>
          <w:spacing w:val="1"/>
        </w:rPr>
        <w:t>h</w:t>
      </w:r>
      <w:r w:rsidRPr="00F56018">
        <w:rPr>
          <w:rFonts w:ascii="Segoe UI" w:eastAsia="Calibri" w:hAnsi="Segoe UI" w:cs="Segoe UI"/>
        </w:rPr>
        <w:t>e</w:t>
      </w:r>
      <w:r w:rsidRPr="00F56018">
        <w:rPr>
          <w:rFonts w:ascii="Segoe UI" w:eastAsia="Calibri" w:hAnsi="Segoe UI" w:cs="Segoe UI"/>
          <w:spacing w:val="-6"/>
        </w:rPr>
        <w:t xml:space="preserve"> </w:t>
      </w:r>
      <w:r w:rsidRPr="00F56018">
        <w:rPr>
          <w:rFonts w:ascii="Segoe UI" w:eastAsia="Calibri" w:hAnsi="Segoe UI" w:cs="Segoe UI"/>
          <w:spacing w:val="1"/>
        </w:rPr>
        <w:t>S</w:t>
      </w:r>
      <w:r w:rsidRPr="00F56018">
        <w:rPr>
          <w:rFonts w:ascii="Segoe UI" w:eastAsia="Calibri" w:hAnsi="Segoe UI" w:cs="Segoe UI"/>
          <w:spacing w:val="-5"/>
        </w:rPr>
        <w:t>T</w:t>
      </w:r>
      <w:r w:rsidRPr="00F56018">
        <w:rPr>
          <w:rFonts w:ascii="Segoe UI" w:eastAsia="Calibri" w:hAnsi="Segoe UI" w:cs="Segoe UI"/>
          <w:spacing w:val="3"/>
        </w:rPr>
        <w:t>I</w:t>
      </w:r>
      <w:r w:rsidRPr="00F56018">
        <w:rPr>
          <w:rFonts w:ascii="Segoe UI" w:eastAsia="Calibri" w:hAnsi="Segoe UI" w:cs="Segoe UI"/>
        </w:rPr>
        <w:t>G</w:t>
      </w:r>
      <w:r w:rsidRPr="00F56018">
        <w:rPr>
          <w:rFonts w:ascii="Segoe UI" w:eastAsia="Calibri" w:hAnsi="Segoe UI" w:cs="Segoe UI"/>
          <w:spacing w:val="-4"/>
        </w:rPr>
        <w:t xml:space="preserve"> r</w:t>
      </w:r>
      <w:r w:rsidRPr="00F56018">
        <w:rPr>
          <w:rFonts w:ascii="Segoe UI" w:eastAsia="Calibri" w:hAnsi="Segoe UI" w:cs="Segoe UI"/>
          <w:spacing w:val="8"/>
        </w:rPr>
        <w:t>e</w:t>
      </w:r>
      <w:r w:rsidRPr="00F56018">
        <w:rPr>
          <w:rFonts w:ascii="Segoe UI" w:eastAsia="Calibri" w:hAnsi="Segoe UI" w:cs="Segoe UI"/>
          <w:spacing w:val="1"/>
        </w:rPr>
        <w:t>qu</w:t>
      </w:r>
      <w:r w:rsidRPr="00F56018">
        <w:rPr>
          <w:rFonts w:ascii="Segoe UI" w:eastAsia="Calibri" w:hAnsi="Segoe UI" w:cs="Segoe UI"/>
          <w:spacing w:val="8"/>
        </w:rPr>
        <w:t>i</w:t>
      </w:r>
      <w:r w:rsidRPr="00F56018">
        <w:rPr>
          <w:rFonts w:ascii="Segoe UI" w:eastAsia="Calibri" w:hAnsi="Segoe UI" w:cs="Segoe UI"/>
          <w:spacing w:val="-4"/>
        </w:rPr>
        <w:t>r</w:t>
      </w:r>
      <w:r w:rsidRPr="00F56018">
        <w:rPr>
          <w:rFonts w:ascii="Segoe UI" w:eastAsia="Calibri" w:hAnsi="Segoe UI" w:cs="Segoe UI"/>
          <w:spacing w:val="8"/>
        </w:rPr>
        <w:t>e</w:t>
      </w:r>
      <w:r w:rsidRPr="00F56018">
        <w:rPr>
          <w:rFonts w:ascii="Segoe UI" w:eastAsia="Calibri" w:hAnsi="Segoe UI" w:cs="Segoe UI"/>
        </w:rPr>
        <w:t>s</w:t>
      </w:r>
      <w:r w:rsidRPr="00F56018">
        <w:rPr>
          <w:rFonts w:ascii="Segoe UI" w:eastAsia="Calibri" w:hAnsi="Segoe UI" w:cs="Segoe UI"/>
          <w:spacing w:val="-3"/>
        </w:rPr>
        <w:t xml:space="preserve"> </w:t>
      </w:r>
      <w:r w:rsidRPr="00F56018">
        <w:rPr>
          <w:rFonts w:ascii="Segoe UI" w:eastAsia="Calibri" w:hAnsi="Segoe UI" w:cs="Segoe UI"/>
        </w:rPr>
        <w:t>t</w:t>
      </w:r>
      <w:r w:rsidRPr="00F56018">
        <w:rPr>
          <w:rFonts w:ascii="Segoe UI" w:eastAsia="Calibri" w:hAnsi="Segoe UI" w:cs="Segoe UI"/>
          <w:spacing w:val="1"/>
        </w:rPr>
        <w:t>h</w:t>
      </w:r>
      <w:r w:rsidRPr="00F56018">
        <w:rPr>
          <w:rFonts w:ascii="Segoe UI" w:eastAsia="Calibri" w:hAnsi="Segoe UI" w:cs="Segoe UI"/>
        </w:rPr>
        <w:t>e</w:t>
      </w:r>
      <w:r w:rsidRPr="00F56018">
        <w:rPr>
          <w:rFonts w:ascii="Segoe UI" w:eastAsia="Calibri" w:hAnsi="Segoe UI" w:cs="Segoe UI"/>
          <w:spacing w:val="-6"/>
        </w:rPr>
        <w:t xml:space="preserve"> </w:t>
      </w:r>
      <w:r w:rsidRPr="00F56018">
        <w:rPr>
          <w:rFonts w:ascii="Segoe UI" w:eastAsia="Calibri" w:hAnsi="Segoe UI" w:cs="Segoe UI"/>
          <w:spacing w:val="6"/>
        </w:rPr>
        <w:t>f</w:t>
      </w:r>
      <w:r w:rsidRPr="00F56018">
        <w:rPr>
          <w:rFonts w:ascii="Segoe UI" w:eastAsia="Calibri" w:hAnsi="Segoe UI" w:cs="Segoe UI"/>
          <w:spacing w:val="1"/>
        </w:rPr>
        <w:t>o</w:t>
      </w:r>
      <w:r w:rsidRPr="00F56018">
        <w:rPr>
          <w:rFonts w:ascii="Segoe UI" w:eastAsia="Calibri" w:hAnsi="Segoe UI" w:cs="Segoe UI"/>
          <w:spacing w:val="8"/>
        </w:rPr>
        <w:t>ll</w:t>
      </w:r>
      <w:r w:rsidRPr="00F56018">
        <w:rPr>
          <w:rFonts w:ascii="Segoe UI" w:eastAsia="Calibri" w:hAnsi="Segoe UI" w:cs="Segoe UI"/>
          <w:spacing w:val="1"/>
        </w:rPr>
        <w:t>o</w:t>
      </w:r>
      <w:r w:rsidRPr="00F56018">
        <w:rPr>
          <w:rFonts w:ascii="Segoe UI" w:eastAsia="Calibri" w:hAnsi="Segoe UI" w:cs="Segoe UI"/>
          <w:spacing w:val="-11"/>
        </w:rPr>
        <w:t>w</w:t>
      </w:r>
      <w:r w:rsidRPr="00F56018">
        <w:rPr>
          <w:rFonts w:ascii="Segoe UI" w:eastAsia="Calibri" w:hAnsi="Segoe UI" w:cs="Segoe UI"/>
          <w:spacing w:val="8"/>
        </w:rPr>
        <w:t>i</w:t>
      </w:r>
      <w:r w:rsidRPr="00F56018">
        <w:rPr>
          <w:rFonts w:ascii="Segoe UI" w:eastAsia="Calibri" w:hAnsi="Segoe UI" w:cs="Segoe UI"/>
          <w:spacing w:val="-13"/>
        </w:rPr>
        <w:t>n</w:t>
      </w:r>
      <w:r w:rsidRPr="00F56018">
        <w:rPr>
          <w:rFonts w:ascii="Segoe UI" w:eastAsia="Calibri" w:hAnsi="Segoe UI" w:cs="Segoe UI"/>
        </w:rPr>
        <w:t>g</w:t>
      </w:r>
      <w:r w:rsidRPr="00F56018">
        <w:rPr>
          <w:rFonts w:ascii="Segoe UI" w:eastAsia="Calibri" w:hAnsi="Segoe UI" w:cs="Segoe UI"/>
          <w:spacing w:val="-4"/>
        </w:rPr>
        <w:t xml:space="preserve"> </w:t>
      </w:r>
      <w:r w:rsidRPr="00F56018">
        <w:rPr>
          <w:rFonts w:ascii="Segoe UI" w:eastAsia="Calibri" w:hAnsi="Segoe UI" w:cs="Segoe UI"/>
          <w:spacing w:val="8"/>
        </w:rPr>
        <w:t>i</w:t>
      </w:r>
      <w:r w:rsidRPr="00F56018">
        <w:rPr>
          <w:rFonts w:ascii="Segoe UI" w:eastAsia="Calibri" w:hAnsi="Segoe UI" w:cs="Segoe UI"/>
        </w:rPr>
        <w:t>t</w:t>
      </w:r>
      <w:r w:rsidRPr="00F56018">
        <w:rPr>
          <w:rFonts w:ascii="Segoe UI" w:eastAsia="Calibri" w:hAnsi="Segoe UI" w:cs="Segoe UI"/>
          <w:spacing w:val="8"/>
        </w:rPr>
        <w:t>e</w:t>
      </w:r>
      <w:r w:rsidRPr="00F56018">
        <w:rPr>
          <w:rFonts w:ascii="Segoe UI" w:eastAsia="Calibri" w:hAnsi="Segoe UI" w:cs="Segoe UI"/>
        </w:rPr>
        <w:t>ms</w:t>
      </w:r>
      <w:r w:rsidRPr="00F56018">
        <w:rPr>
          <w:rFonts w:ascii="Segoe UI" w:eastAsia="Calibri" w:hAnsi="Segoe UI" w:cs="Segoe UI"/>
          <w:spacing w:val="-8"/>
        </w:rPr>
        <w:t xml:space="preserve"> </w:t>
      </w:r>
      <w:r w:rsidRPr="00F56018">
        <w:rPr>
          <w:rFonts w:ascii="Segoe UI" w:eastAsia="Calibri" w:hAnsi="Segoe UI" w:cs="Segoe UI"/>
          <w:spacing w:val="1"/>
        </w:rPr>
        <w:t>b</w:t>
      </w:r>
      <w:r w:rsidRPr="00F56018">
        <w:rPr>
          <w:rFonts w:ascii="Segoe UI" w:eastAsia="Calibri" w:hAnsi="Segoe UI" w:cs="Segoe UI"/>
        </w:rPr>
        <w:t>e</w:t>
      </w:r>
      <w:r w:rsidRPr="00F56018">
        <w:rPr>
          <w:rFonts w:ascii="Segoe UI" w:eastAsia="Calibri" w:hAnsi="Segoe UI" w:cs="Segoe UI"/>
          <w:spacing w:val="-7"/>
        </w:rPr>
        <w:t xml:space="preserve"> </w:t>
      </w:r>
      <w:r w:rsidRPr="00F56018">
        <w:rPr>
          <w:rFonts w:ascii="Segoe UI" w:eastAsia="Calibri" w:hAnsi="Segoe UI" w:cs="Segoe UI"/>
          <w:spacing w:val="8"/>
        </w:rPr>
        <w:t>i</w:t>
      </w:r>
      <w:r w:rsidRPr="00F56018">
        <w:rPr>
          <w:rFonts w:ascii="Segoe UI" w:eastAsia="Calibri" w:hAnsi="Segoe UI" w:cs="Segoe UI"/>
          <w:spacing w:val="1"/>
        </w:rPr>
        <w:t>n</w:t>
      </w:r>
      <w:r w:rsidRPr="00F56018">
        <w:rPr>
          <w:rFonts w:ascii="Segoe UI" w:eastAsia="Calibri" w:hAnsi="Segoe UI" w:cs="Segoe UI"/>
          <w:spacing w:val="-5"/>
        </w:rPr>
        <w:t>c</w:t>
      </w:r>
      <w:r w:rsidRPr="00F56018">
        <w:rPr>
          <w:rFonts w:ascii="Segoe UI" w:eastAsia="Calibri" w:hAnsi="Segoe UI" w:cs="Segoe UI"/>
          <w:spacing w:val="8"/>
        </w:rPr>
        <w:t>l</w:t>
      </w:r>
      <w:r w:rsidRPr="00F56018">
        <w:rPr>
          <w:rFonts w:ascii="Segoe UI" w:eastAsia="Calibri" w:hAnsi="Segoe UI" w:cs="Segoe UI"/>
          <w:spacing w:val="1"/>
        </w:rPr>
        <w:t>u</w:t>
      </w:r>
      <w:r w:rsidRPr="00F56018">
        <w:rPr>
          <w:rFonts w:ascii="Segoe UI" w:eastAsia="Calibri" w:hAnsi="Segoe UI" w:cs="Segoe UI"/>
          <w:spacing w:val="-13"/>
        </w:rPr>
        <w:t>d</w:t>
      </w:r>
      <w:r w:rsidRPr="00F56018">
        <w:rPr>
          <w:rFonts w:ascii="Segoe UI" w:eastAsia="Calibri" w:hAnsi="Segoe UI" w:cs="Segoe UI"/>
          <w:spacing w:val="8"/>
        </w:rPr>
        <w:t>e</w:t>
      </w:r>
      <w:r w:rsidRPr="00F56018">
        <w:rPr>
          <w:rFonts w:ascii="Segoe UI" w:eastAsia="Calibri" w:hAnsi="Segoe UI" w:cs="Segoe UI"/>
        </w:rPr>
        <w:t>d</w:t>
      </w:r>
      <w:r w:rsidRPr="00F56018">
        <w:rPr>
          <w:rFonts w:ascii="Segoe UI" w:eastAsia="Calibri" w:hAnsi="Segoe UI" w:cs="Segoe UI"/>
          <w:spacing w:val="-3"/>
        </w:rPr>
        <w:t xml:space="preserve"> </w:t>
      </w:r>
      <w:r w:rsidRPr="00F56018">
        <w:rPr>
          <w:rFonts w:ascii="Segoe UI" w:eastAsia="Calibri" w:hAnsi="Segoe UI" w:cs="Segoe UI"/>
          <w:spacing w:val="8"/>
        </w:rPr>
        <w:t>i</w:t>
      </w:r>
      <w:r w:rsidRPr="00F56018">
        <w:rPr>
          <w:rFonts w:ascii="Segoe UI" w:eastAsia="Calibri" w:hAnsi="Segoe UI" w:cs="Segoe UI"/>
        </w:rPr>
        <w:t>n</w:t>
      </w:r>
      <w:r w:rsidRPr="00F56018">
        <w:rPr>
          <w:rFonts w:ascii="Segoe UI" w:eastAsia="Calibri" w:hAnsi="Segoe UI" w:cs="Segoe UI"/>
          <w:spacing w:val="-15"/>
        </w:rPr>
        <w:t xml:space="preserve"> </w:t>
      </w:r>
      <w:r w:rsidRPr="00F56018">
        <w:rPr>
          <w:rFonts w:ascii="Segoe UI" w:eastAsia="Calibri" w:hAnsi="Segoe UI" w:cs="Segoe UI"/>
        </w:rPr>
        <w:t>a</w:t>
      </w:r>
      <w:r w:rsidRPr="00F56018">
        <w:rPr>
          <w:rFonts w:ascii="Segoe UI" w:eastAsia="Calibri" w:hAnsi="Segoe UI" w:cs="Segoe UI"/>
          <w:spacing w:val="-20"/>
        </w:rPr>
        <w:t xml:space="preserve"> </w:t>
      </w:r>
      <w:r w:rsidRPr="00F56018">
        <w:rPr>
          <w:rFonts w:ascii="Segoe UI" w:eastAsia="Calibri" w:hAnsi="Segoe UI" w:cs="Segoe UI"/>
          <w:spacing w:val="1"/>
        </w:rPr>
        <w:t>S</w:t>
      </w:r>
      <w:r w:rsidRPr="00F56018">
        <w:rPr>
          <w:rFonts w:ascii="Segoe UI" w:eastAsia="Calibri" w:hAnsi="Segoe UI" w:cs="Segoe UI"/>
          <w:spacing w:val="-1"/>
        </w:rPr>
        <w:t>Q</w:t>
      </w:r>
      <w:r w:rsidRPr="00F56018">
        <w:rPr>
          <w:rFonts w:ascii="Segoe UI" w:eastAsia="Calibri" w:hAnsi="Segoe UI" w:cs="Segoe UI"/>
        </w:rPr>
        <w:t>L</w:t>
      </w:r>
      <w:r w:rsidRPr="00F56018">
        <w:rPr>
          <w:rFonts w:ascii="Segoe UI" w:eastAsia="Calibri" w:hAnsi="Segoe UI" w:cs="Segoe UI"/>
          <w:spacing w:val="-17"/>
        </w:rPr>
        <w:t xml:space="preserve"> </w:t>
      </w:r>
      <w:r w:rsidRPr="00F56018">
        <w:rPr>
          <w:rFonts w:ascii="Segoe UI" w:eastAsia="Calibri" w:hAnsi="Segoe UI" w:cs="Segoe UI"/>
          <w:spacing w:val="1"/>
        </w:rPr>
        <w:t>S</w:t>
      </w:r>
      <w:r w:rsidRPr="00F56018">
        <w:rPr>
          <w:rFonts w:ascii="Segoe UI" w:eastAsia="Calibri" w:hAnsi="Segoe UI" w:cs="Segoe UI"/>
          <w:spacing w:val="8"/>
        </w:rPr>
        <w:t>e</w:t>
      </w:r>
      <w:r w:rsidRPr="00F56018">
        <w:rPr>
          <w:rFonts w:ascii="Segoe UI" w:eastAsia="Calibri" w:hAnsi="Segoe UI" w:cs="Segoe UI"/>
          <w:spacing w:val="-4"/>
        </w:rPr>
        <w:t>r</w:t>
      </w:r>
      <w:r w:rsidRPr="00F56018">
        <w:rPr>
          <w:rFonts w:ascii="Segoe UI" w:eastAsia="Calibri" w:hAnsi="Segoe UI" w:cs="Segoe UI"/>
          <w:spacing w:val="3"/>
        </w:rPr>
        <w:t>v</w:t>
      </w:r>
      <w:r w:rsidRPr="00F56018">
        <w:rPr>
          <w:rFonts w:ascii="Segoe UI" w:eastAsia="Calibri" w:hAnsi="Segoe UI" w:cs="Segoe UI"/>
          <w:spacing w:val="8"/>
        </w:rPr>
        <w:t>e</w:t>
      </w:r>
      <w:r w:rsidRPr="00F56018">
        <w:rPr>
          <w:rFonts w:ascii="Segoe UI" w:eastAsia="Calibri" w:hAnsi="Segoe UI" w:cs="Segoe UI"/>
        </w:rPr>
        <w:t>r</w:t>
      </w:r>
      <w:r w:rsidRPr="00F56018">
        <w:rPr>
          <w:rFonts w:ascii="Segoe UI" w:eastAsia="Calibri" w:hAnsi="Segoe UI" w:cs="Segoe UI"/>
          <w:spacing w:val="-12"/>
        </w:rPr>
        <w:t xml:space="preserve"> </w:t>
      </w:r>
      <w:r w:rsidRPr="00F56018">
        <w:rPr>
          <w:rFonts w:ascii="Segoe UI" w:eastAsia="Calibri" w:hAnsi="Segoe UI" w:cs="Segoe UI"/>
          <w:spacing w:val="-3"/>
          <w:w w:val="102"/>
        </w:rPr>
        <w:t>a</w:t>
      </w:r>
      <w:r w:rsidRPr="00F56018">
        <w:rPr>
          <w:rFonts w:ascii="Segoe UI" w:eastAsia="Calibri" w:hAnsi="Segoe UI" w:cs="Segoe UI"/>
          <w:spacing w:val="1"/>
          <w:w w:val="102"/>
        </w:rPr>
        <w:t>ud</w:t>
      </w:r>
      <w:r w:rsidRPr="00F56018">
        <w:rPr>
          <w:rFonts w:ascii="Segoe UI" w:eastAsia="Calibri" w:hAnsi="Segoe UI" w:cs="Segoe UI"/>
          <w:spacing w:val="8"/>
          <w:w w:val="102"/>
        </w:rPr>
        <w:t>i</w:t>
      </w:r>
      <w:r>
        <w:rPr>
          <w:rFonts w:ascii="Segoe UI" w:eastAsia="Calibri" w:hAnsi="Segoe UI" w:cs="Segoe UI"/>
          <w:w w:val="102"/>
        </w:rPr>
        <w:t>t.  All</w:t>
      </w:r>
      <w:r w:rsidRPr="00F56018">
        <w:rPr>
          <w:rFonts w:ascii="Segoe UI" w:eastAsia="Calibri" w:hAnsi="Segoe UI" w:cs="Segoe UI"/>
          <w:w w:val="102"/>
        </w:rPr>
        <w:t xml:space="preserve"> objects</w:t>
      </w:r>
      <w:r>
        <w:rPr>
          <w:rFonts w:ascii="Segoe UI" w:eastAsia="Calibri" w:hAnsi="Segoe UI" w:cs="Segoe UI"/>
          <w:w w:val="102"/>
        </w:rPr>
        <w:t xml:space="preserve"> will be provided</w:t>
      </w:r>
      <w:r w:rsidRPr="00F56018">
        <w:rPr>
          <w:rFonts w:ascii="Segoe UI" w:eastAsia="Calibri" w:hAnsi="Segoe UI" w:cs="Segoe UI"/>
          <w:w w:val="102"/>
        </w:rPr>
        <w:t xml:space="preserve"> in the form of T-SQL scripts</w:t>
      </w:r>
      <w:r>
        <w:rPr>
          <w:rFonts w:ascii="Segoe UI" w:eastAsia="Calibri" w:hAnsi="Segoe UI" w:cs="Segoe UI"/>
          <w:w w:val="102"/>
        </w:rPr>
        <w:t xml:space="preserve"> and configuration guidance</w:t>
      </w:r>
      <w:r w:rsidRPr="00F56018">
        <w:rPr>
          <w:rFonts w:ascii="Segoe UI" w:eastAsia="Calibri" w:hAnsi="Segoe UI" w:cs="Segoe UI"/>
          <w:w w:val="102"/>
        </w:rPr>
        <w:t>.</w:t>
      </w:r>
    </w:p>
    <w:p w14:paraId="28B143AB" w14:textId="77777777" w:rsidR="00B5048D" w:rsidRPr="00000CA9" w:rsidRDefault="00B5048D" w:rsidP="00B5048D">
      <w:pPr>
        <w:spacing w:before="37" w:after="0" w:line="266" w:lineRule="exact"/>
        <w:ind w:left="102" w:right="-20"/>
        <w:rPr>
          <w:rFonts w:ascii="Segoe UI Light" w:hAnsi="Segoe UI Light"/>
        </w:rPr>
      </w:pPr>
    </w:p>
    <w:tbl>
      <w:tblPr>
        <w:tblStyle w:val="MediumShading1-Accent1"/>
        <w:tblW w:w="10055" w:type="dxa"/>
        <w:jc w:val="center"/>
        <w:tblLook w:val="04A0" w:firstRow="1" w:lastRow="0" w:firstColumn="1" w:lastColumn="0" w:noHBand="0" w:noVBand="1"/>
      </w:tblPr>
      <w:tblGrid>
        <w:gridCol w:w="1005"/>
        <w:gridCol w:w="3423"/>
        <w:gridCol w:w="5627"/>
      </w:tblGrid>
      <w:tr w:rsidR="00B5048D" w:rsidRPr="00000CA9" w14:paraId="4E8E4F22" w14:textId="77777777" w:rsidTr="004C1E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tcPr>
          <w:p w14:paraId="337DD070" w14:textId="77777777" w:rsidR="00B5048D" w:rsidRPr="00347121" w:rsidRDefault="00B5048D" w:rsidP="004C1E77">
            <w:pPr>
              <w:jc w:val="center"/>
              <w:rPr>
                <w:rFonts w:ascii="Segoe UI Light" w:eastAsia="Times New Roman" w:hAnsi="Segoe UI Light" w:cs="Times New Roman"/>
                <w:iCs/>
                <w:sz w:val="20"/>
                <w:szCs w:val="20"/>
              </w:rPr>
            </w:pPr>
            <w:r w:rsidRPr="00347121">
              <w:rPr>
                <w:rFonts w:ascii="Segoe UI Light" w:eastAsia="Times New Roman" w:hAnsi="Segoe UI Light" w:cs="Times New Roman"/>
                <w:iCs/>
                <w:sz w:val="20"/>
                <w:szCs w:val="20"/>
              </w:rPr>
              <w:t>Trace ID</w:t>
            </w:r>
          </w:p>
        </w:tc>
        <w:tc>
          <w:tcPr>
            <w:tcW w:w="3423" w:type="dxa"/>
            <w:noWrap/>
          </w:tcPr>
          <w:p w14:paraId="7CB21FF1" w14:textId="77777777" w:rsidR="00B5048D" w:rsidRPr="00347121" w:rsidRDefault="00B5048D" w:rsidP="004C1E77">
            <w:pPr>
              <w:cnfStyle w:val="100000000000" w:firstRow="1" w:lastRow="0" w:firstColumn="0" w:lastColumn="0" w:oddVBand="0" w:evenVBand="0" w:oddHBand="0" w:evenHBand="0" w:firstRowFirstColumn="0" w:firstRowLastColumn="0" w:lastRowFirstColumn="0" w:lastRowLastColumn="0"/>
              <w:rPr>
                <w:rFonts w:ascii="Segoe UI Light" w:eastAsia="Times New Roman" w:hAnsi="Segoe UI Light" w:cs="Times New Roman"/>
                <w:sz w:val="20"/>
                <w:szCs w:val="20"/>
              </w:rPr>
            </w:pPr>
            <w:r>
              <w:rPr>
                <w:rFonts w:ascii="Segoe UI Light" w:eastAsia="Times New Roman" w:hAnsi="Segoe UI Light" w:cs="Times New Roman"/>
                <w:sz w:val="20"/>
                <w:szCs w:val="20"/>
              </w:rPr>
              <w:t>Trace Name</w:t>
            </w:r>
          </w:p>
        </w:tc>
        <w:tc>
          <w:tcPr>
            <w:tcW w:w="5627" w:type="dxa"/>
          </w:tcPr>
          <w:p w14:paraId="588056C9" w14:textId="77777777" w:rsidR="00B5048D" w:rsidRPr="00864CA0" w:rsidRDefault="00B5048D" w:rsidP="004C1E77">
            <w:pPr>
              <w:cnfStyle w:val="100000000000" w:firstRow="1" w:lastRow="0" w:firstColumn="0" w:lastColumn="0" w:oddVBand="0" w:evenVBand="0" w:oddHBand="0" w:evenHBand="0" w:firstRowFirstColumn="0" w:firstRowLastColumn="0" w:lastRowFirstColumn="0" w:lastRowLastColumn="0"/>
              <w:rPr>
                <w:rFonts w:ascii="Segoe UI Light" w:eastAsia="Times New Roman" w:hAnsi="Segoe UI Light" w:cs="Times New Roman"/>
                <w:sz w:val="20"/>
                <w:szCs w:val="20"/>
              </w:rPr>
            </w:pPr>
            <w:r>
              <w:rPr>
                <w:rFonts w:ascii="Segoe UI Light" w:eastAsia="Times New Roman" w:hAnsi="Segoe UI Light" w:cs="Times New Roman"/>
                <w:sz w:val="20"/>
                <w:szCs w:val="20"/>
              </w:rPr>
              <w:t>Trace Description</w:t>
            </w:r>
          </w:p>
        </w:tc>
      </w:tr>
      <w:tr w:rsidR="00B5048D" w:rsidRPr="00000CA9" w14:paraId="47922FDD"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447EBDB1"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14</w:t>
            </w:r>
          </w:p>
        </w:tc>
        <w:tc>
          <w:tcPr>
            <w:tcW w:w="3423" w:type="dxa"/>
            <w:noWrap/>
            <w:hideMark/>
          </w:tcPr>
          <w:p w14:paraId="4D40102F"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Login</w:t>
            </w:r>
          </w:p>
        </w:tc>
        <w:tc>
          <w:tcPr>
            <w:tcW w:w="5627" w:type="dxa"/>
          </w:tcPr>
          <w:p w14:paraId="2DB9AF98"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Occurs when a user successfully logs in to SQL Server</w:t>
            </w:r>
          </w:p>
        </w:tc>
      </w:tr>
      <w:tr w:rsidR="00B5048D" w:rsidRPr="00000CA9" w14:paraId="5FD3BB47"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4E42FC5D"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15</w:t>
            </w:r>
          </w:p>
        </w:tc>
        <w:tc>
          <w:tcPr>
            <w:tcW w:w="3423" w:type="dxa"/>
            <w:noWrap/>
            <w:hideMark/>
          </w:tcPr>
          <w:p w14:paraId="7AD855C5"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Logout</w:t>
            </w:r>
          </w:p>
        </w:tc>
        <w:tc>
          <w:tcPr>
            <w:tcW w:w="5627" w:type="dxa"/>
          </w:tcPr>
          <w:p w14:paraId="585F6C89"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Occurs when a user logs out of SQL Server</w:t>
            </w:r>
          </w:p>
        </w:tc>
      </w:tr>
      <w:tr w:rsidR="00B5048D" w:rsidRPr="00000CA9" w14:paraId="62CEE52D"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58C48821"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18</w:t>
            </w:r>
          </w:p>
        </w:tc>
        <w:tc>
          <w:tcPr>
            <w:tcW w:w="3423" w:type="dxa"/>
            <w:noWrap/>
            <w:hideMark/>
          </w:tcPr>
          <w:p w14:paraId="06A74511"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Server Start &amp; Stop</w:t>
            </w:r>
          </w:p>
        </w:tc>
        <w:tc>
          <w:tcPr>
            <w:tcW w:w="5627" w:type="dxa"/>
          </w:tcPr>
          <w:p w14:paraId="5A113FF1"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Occurs when the SQL Server service state is modified</w:t>
            </w:r>
          </w:p>
        </w:tc>
      </w:tr>
      <w:tr w:rsidR="00B5048D" w:rsidRPr="00000CA9" w14:paraId="1E0BFB7A"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363AED61"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20</w:t>
            </w:r>
          </w:p>
        </w:tc>
        <w:tc>
          <w:tcPr>
            <w:tcW w:w="3423" w:type="dxa"/>
            <w:noWrap/>
            <w:hideMark/>
          </w:tcPr>
          <w:p w14:paraId="0DB169A6"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Login failed</w:t>
            </w:r>
          </w:p>
        </w:tc>
        <w:tc>
          <w:tcPr>
            <w:tcW w:w="5627" w:type="dxa"/>
          </w:tcPr>
          <w:p w14:paraId="6A2EBCC0"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Indicates that a login attempt to SQL Server from a client failed</w:t>
            </w:r>
          </w:p>
        </w:tc>
      </w:tr>
      <w:tr w:rsidR="00B5048D" w:rsidRPr="00000CA9" w14:paraId="576BC033"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4CBB361C"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102</w:t>
            </w:r>
          </w:p>
        </w:tc>
        <w:tc>
          <w:tcPr>
            <w:tcW w:w="3423" w:type="dxa"/>
            <w:noWrap/>
            <w:hideMark/>
          </w:tcPr>
          <w:p w14:paraId="4517B241"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Database Scope GDR</w:t>
            </w:r>
          </w:p>
        </w:tc>
        <w:tc>
          <w:tcPr>
            <w:tcW w:w="5627" w:type="dxa"/>
          </w:tcPr>
          <w:p w14:paraId="391E3889"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Occurs every time a GRANT, DENY, REVOKE for a statement permission is issued by any user in SQL Server for database-only actions such as granting permissions on a database.</w:t>
            </w:r>
          </w:p>
        </w:tc>
      </w:tr>
      <w:tr w:rsidR="00B5048D" w:rsidRPr="00000CA9" w14:paraId="3FBEA387"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5BB95BF6"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103</w:t>
            </w:r>
          </w:p>
        </w:tc>
        <w:tc>
          <w:tcPr>
            <w:tcW w:w="3423" w:type="dxa"/>
            <w:noWrap/>
            <w:hideMark/>
          </w:tcPr>
          <w:p w14:paraId="7109DABC"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Object GDR</w:t>
            </w:r>
          </w:p>
        </w:tc>
        <w:tc>
          <w:tcPr>
            <w:tcW w:w="5627" w:type="dxa"/>
          </w:tcPr>
          <w:p w14:paraId="22194D7E"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cs="Segoe UI"/>
                <w:sz w:val="20"/>
                <w:szCs w:val="20"/>
              </w:rPr>
              <w:t>Occurs every time a GRANT, DENY, REVOKE for an object permission is issued by any user in SQL Server</w:t>
            </w:r>
          </w:p>
        </w:tc>
      </w:tr>
      <w:tr w:rsidR="00B5048D" w:rsidRPr="00000CA9" w14:paraId="18911DBF"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0F945A32"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104</w:t>
            </w:r>
          </w:p>
        </w:tc>
        <w:tc>
          <w:tcPr>
            <w:tcW w:w="3423" w:type="dxa"/>
            <w:noWrap/>
            <w:hideMark/>
          </w:tcPr>
          <w:p w14:paraId="4954F612"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Add login</w:t>
            </w:r>
          </w:p>
        </w:tc>
        <w:tc>
          <w:tcPr>
            <w:tcW w:w="5627" w:type="dxa"/>
          </w:tcPr>
          <w:p w14:paraId="5B70FC6F"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 xml:space="preserve">Occurs when a SQL Server login is added or removed; for </w:t>
            </w:r>
            <w:r w:rsidRPr="00F56018">
              <w:rPr>
                <w:rStyle w:val="Strong"/>
                <w:rFonts w:cs="Segoe UI"/>
                <w:szCs w:val="20"/>
              </w:rPr>
              <w:t>sp_addlogin</w:t>
            </w:r>
            <w:r w:rsidRPr="00F56018">
              <w:rPr>
                <w:rFonts w:cs="Segoe UI"/>
                <w:sz w:val="20"/>
                <w:szCs w:val="20"/>
              </w:rPr>
              <w:t xml:space="preserve"> and </w:t>
            </w:r>
            <w:r w:rsidRPr="00F56018">
              <w:rPr>
                <w:rStyle w:val="Strong"/>
                <w:rFonts w:cs="Segoe UI"/>
                <w:szCs w:val="20"/>
              </w:rPr>
              <w:t>sp_droplogin</w:t>
            </w:r>
          </w:p>
        </w:tc>
      </w:tr>
      <w:tr w:rsidR="00B5048D" w:rsidRPr="00000CA9" w14:paraId="08372943"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122EDFB0"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105</w:t>
            </w:r>
          </w:p>
        </w:tc>
        <w:tc>
          <w:tcPr>
            <w:tcW w:w="3423" w:type="dxa"/>
            <w:noWrap/>
            <w:hideMark/>
          </w:tcPr>
          <w:p w14:paraId="2B48185D"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login GDR</w:t>
            </w:r>
          </w:p>
        </w:tc>
        <w:tc>
          <w:tcPr>
            <w:tcW w:w="5627" w:type="dxa"/>
          </w:tcPr>
          <w:p w14:paraId="07DB6ED2"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sz w:val="20"/>
                <w:szCs w:val="20"/>
              </w:rPr>
              <w:t xml:space="preserve">Occurs when a Windows login right is added or removed; for </w:t>
            </w:r>
            <w:r w:rsidRPr="00F56018">
              <w:rPr>
                <w:rFonts w:eastAsia="Times New Roman" w:cs="Segoe UI"/>
                <w:bCs/>
                <w:sz w:val="20"/>
                <w:szCs w:val="20"/>
              </w:rPr>
              <w:t>sp_grantlogin</w:t>
            </w:r>
            <w:r w:rsidRPr="00F56018">
              <w:rPr>
                <w:rFonts w:eastAsia="Times New Roman" w:cs="Segoe UI"/>
                <w:sz w:val="20"/>
                <w:szCs w:val="20"/>
              </w:rPr>
              <w:t xml:space="preserve">, </w:t>
            </w:r>
            <w:r w:rsidRPr="00F56018">
              <w:rPr>
                <w:rFonts w:eastAsia="Times New Roman" w:cs="Segoe UI"/>
                <w:bCs/>
                <w:sz w:val="20"/>
                <w:szCs w:val="20"/>
              </w:rPr>
              <w:t>sp_revokelogin</w:t>
            </w:r>
            <w:r w:rsidRPr="00F56018">
              <w:rPr>
                <w:rFonts w:eastAsia="Times New Roman" w:cs="Segoe UI"/>
                <w:sz w:val="20"/>
                <w:szCs w:val="20"/>
              </w:rPr>
              <w:t xml:space="preserve">, and </w:t>
            </w:r>
            <w:r w:rsidRPr="00F56018">
              <w:rPr>
                <w:rFonts w:eastAsia="Times New Roman" w:cs="Segoe UI"/>
                <w:bCs/>
                <w:sz w:val="20"/>
                <w:szCs w:val="20"/>
              </w:rPr>
              <w:t>sp_denylogin</w:t>
            </w:r>
          </w:p>
        </w:tc>
      </w:tr>
      <w:tr w:rsidR="00B5048D" w:rsidRPr="00000CA9" w14:paraId="2200FADF"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4736A0F1"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106</w:t>
            </w:r>
          </w:p>
        </w:tc>
        <w:tc>
          <w:tcPr>
            <w:tcW w:w="3423" w:type="dxa"/>
            <w:noWrap/>
            <w:hideMark/>
          </w:tcPr>
          <w:p w14:paraId="15C920D5"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login change</w:t>
            </w:r>
          </w:p>
        </w:tc>
        <w:tc>
          <w:tcPr>
            <w:tcW w:w="56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B5048D" w:rsidRPr="00F56018" w14:paraId="745C4A19" w14:textId="77777777" w:rsidTr="004C1E77">
              <w:trPr>
                <w:tblCellSpacing w:w="15" w:type="dxa"/>
              </w:trPr>
              <w:tc>
                <w:tcPr>
                  <w:tcW w:w="0" w:type="auto"/>
                  <w:vAlign w:val="center"/>
                  <w:hideMark/>
                </w:tcPr>
                <w:p w14:paraId="5FFD58B4" w14:textId="77777777" w:rsidR="00B5048D" w:rsidRPr="00F56018" w:rsidRDefault="00B5048D" w:rsidP="004C1E77">
                  <w:pPr>
                    <w:spacing w:after="0" w:line="240" w:lineRule="auto"/>
                    <w:rPr>
                      <w:rFonts w:eastAsia="Times New Roman" w:cs="Segoe UI"/>
                      <w:sz w:val="20"/>
                      <w:szCs w:val="20"/>
                    </w:rPr>
                  </w:pPr>
                </w:p>
              </w:tc>
              <w:tc>
                <w:tcPr>
                  <w:tcW w:w="0" w:type="auto"/>
                  <w:vAlign w:val="center"/>
                  <w:hideMark/>
                </w:tcPr>
                <w:p w14:paraId="1540DC9E" w14:textId="77777777" w:rsidR="00B5048D" w:rsidRPr="00F56018" w:rsidRDefault="00B5048D" w:rsidP="004C1E77">
                  <w:pPr>
                    <w:spacing w:before="100" w:beforeAutospacing="1" w:after="100" w:afterAutospacing="1" w:line="240" w:lineRule="auto"/>
                    <w:rPr>
                      <w:rFonts w:eastAsia="Times New Roman" w:cs="Segoe UI"/>
                      <w:sz w:val="20"/>
                      <w:szCs w:val="20"/>
                    </w:rPr>
                  </w:pPr>
                </w:p>
              </w:tc>
            </w:tr>
          </w:tbl>
          <w:p w14:paraId="1393A3D6"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 xml:space="preserve">Occurs when a property of a login, except passwords, is modified; for </w:t>
            </w:r>
            <w:r w:rsidRPr="00F56018">
              <w:rPr>
                <w:rStyle w:val="Strong"/>
                <w:rFonts w:cs="Segoe UI"/>
                <w:szCs w:val="20"/>
              </w:rPr>
              <w:t>sp_defaultdb</w:t>
            </w:r>
            <w:r w:rsidRPr="00F56018">
              <w:rPr>
                <w:rFonts w:cs="Segoe UI"/>
                <w:b/>
                <w:sz w:val="20"/>
                <w:szCs w:val="20"/>
              </w:rPr>
              <w:t xml:space="preserve"> </w:t>
            </w:r>
            <w:r w:rsidRPr="00F56018">
              <w:rPr>
                <w:rFonts w:cs="Segoe UI"/>
                <w:sz w:val="20"/>
                <w:szCs w:val="20"/>
              </w:rPr>
              <w:t xml:space="preserve">and </w:t>
            </w:r>
            <w:r w:rsidRPr="00F56018">
              <w:rPr>
                <w:rStyle w:val="Strong"/>
                <w:rFonts w:cs="Segoe UI"/>
                <w:szCs w:val="20"/>
              </w:rPr>
              <w:t>sp_defaultlanguage</w:t>
            </w:r>
          </w:p>
        </w:tc>
      </w:tr>
      <w:tr w:rsidR="00B5048D" w:rsidRPr="00000CA9" w14:paraId="344D9BC7"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1AA50459"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107</w:t>
            </w:r>
          </w:p>
        </w:tc>
        <w:tc>
          <w:tcPr>
            <w:tcW w:w="3423" w:type="dxa"/>
            <w:noWrap/>
            <w:hideMark/>
          </w:tcPr>
          <w:p w14:paraId="47A47ACF"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login change password</w:t>
            </w:r>
          </w:p>
        </w:tc>
        <w:tc>
          <w:tcPr>
            <w:tcW w:w="5627" w:type="dxa"/>
          </w:tcPr>
          <w:p w14:paraId="0C08450C" w14:textId="77777777" w:rsidR="00B5048D" w:rsidRPr="00F56018" w:rsidRDefault="00B5048D" w:rsidP="004C1E77">
            <w:p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cs="Segoe UI"/>
                <w:sz w:val="20"/>
                <w:szCs w:val="20"/>
              </w:rPr>
            </w:pPr>
            <w:r w:rsidRPr="00F56018">
              <w:rPr>
                <w:rFonts w:eastAsia="Times New Roman" w:cs="Segoe UI"/>
                <w:sz w:val="20"/>
                <w:szCs w:val="20"/>
              </w:rPr>
              <w:t>Occurs when a SQL Server login password is changed. Passwords are not recorded</w:t>
            </w:r>
          </w:p>
        </w:tc>
      </w:tr>
      <w:tr w:rsidR="00B5048D" w:rsidRPr="00000CA9" w14:paraId="66687B48"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205DE089"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108</w:t>
            </w:r>
          </w:p>
        </w:tc>
        <w:tc>
          <w:tcPr>
            <w:tcW w:w="3423" w:type="dxa"/>
            <w:noWrap/>
            <w:hideMark/>
          </w:tcPr>
          <w:p w14:paraId="4C7BA6EF"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Add Login to Server Role</w:t>
            </w:r>
          </w:p>
        </w:tc>
        <w:tc>
          <w:tcPr>
            <w:tcW w:w="5627" w:type="dxa"/>
          </w:tcPr>
          <w:p w14:paraId="3EBFFD62"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 xml:space="preserve">Occurs when a login is added or removed from a fixed server role; for </w:t>
            </w:r>
            <w:r w:rsidRPr="00F56018">
              <w:rPr>
                <w:rStyle w:val="Strong"/>
                <w:rFonts w:cs="Segoe UI"/>
                <w:szCs w:val="20"/>
              </w:rPr>
              <w:t>sp_addsrvrolemember</w:t>
            </w:r>
            <w:r w:rsidRPr="00F56018">
              <w:rPr>
                <w:rFonts w:cs="Segoe UI"/>
                <w:sz w:val="20"/>
                <w:szCs w:val="20"/>
              </w:rPr>
              <w:t xml:space="preserve">, and </w:t>
            </w:r>
            <w:r w:rsidRPr="00F56018">
              <w:rPr>
                <w:rStyle w:val="Strong"/>
                <w:rFonts w:cs="Segoe UI"/>
                <w:szCs w:val="20"/>
              </w:rPr>
              <w:t>sp_dropsrvrolemember</w:t>
            </w:r>
          </w:p>
        </w:tc>
      </w:tr>
      <w:tr w:rsidR="00B5048D" w:rsidRPr="00000CA9" w14:paraId="6E68797E"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514E5B76"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109</w:t>
            </w:r>
          </w:p>
        </w:tc>
        <w:tc>
          <w:tcPr>
            <w:tcW w:w="3423" w:type="dxa"/>
            <w:noWrap/>
            <w:hideMark/>
          </w:tcPr>
          <w:p w14:paraId="4617A3B2"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Add DB User</w:t>
            </w:r>
          </w:p>
        </w:tc>
        <w:tc>
          <w:tcPr>
            <w:tcW w:w="5627" w:type="dxa"/>
          </w:tcPr>
          <w:p w14:paraId="13EFB7BD"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cs="Segoe UI"/>
                <w:sz w:val="20"/>
                <w:szCs w:val="20"/>
              </w:rPr>
              <w:t xml:space="preserve">Occurs when a login is added or removed as a database user (Windows or SQL Server) to a database; for </w:t>
            </w:r>
            <w:r w:rsidRPr="00F56018">
              <w:rPr>
                <w:rStyle w:val="Strong"/>
                <w:rFonts w:cs="Segoe UI"/>
                <w:szCs w:val="20"/>
              </w:rPr>
              <w:t>sp_grantdbaccess</w:t>
            </w:r>
            <w:r w:rsidRPr="00F56018">
              <w:rPr>
                <w:rFonts w:cs="Segoe UI"/>
                <w:sz w:val="20"/>
                <w:szCs w:val="20"/>
              </w:rPr>
              <w:t xml:space="preserve">, </w:t>
            </w:r>
            <w:r w:rsidRPr="00F56018">
              <w:rPr>
                <w:rStyle w:val="Strong"/>
                <w:rFonts w:cs="Segoe UI"/>
                <w:szCs w:val="20"/>
              </w:rPr>
              <w:t>sp_revokedbaccess</w:t>
            </w:r>
            <w:r w:rsidRPr="00F56018">
              <w:rPr>
                <w:rFonts w:cs="Segoe UI"/>
                <w:sz w:val="20"/>
                <w:szCs w:val="20"/>
              </w:rPr>
              <w:t xml:space="preserve">, </w:t>
            </w:r>
            <w:r w:rsidRPr="00F56018">
              <w:rPr>
                <w:rStyle w:val="Strong"/>
                <w:rFonts w:cs="Segoe UI"/>
                <w:szCs w:val="20"/>
              </w:rPr>
              <w:t>sp_adduser</w:t>
            </w:r>
            <w:r w:rsidRPr="00F56018">
              <w:rPr>
                <w:rFonts w:cs="Segoe UI"/>
                <w:sz w:val="20"/>
                <w:szCs w:val="20"/>
              </w:rPr>
              <w:t xml:space="preserve">, and </w:t>
            </w:r>
            <w:r w:rsidRPr="00F56018">
              <w:rPr>
                <w:rStyle w:val="Strong"/>
                <w:rFonts w:cs="Segoe UI"/>
                <w:szCs w:val="20"/>
              </w:rPr>
              <w:t>sp_dropuser</w:t>
            </w:r>
          </w:p>
        </w:tc>
      </w:tr>
      <w:tr w:rsidR="00B5048D" w:rsidRPr="00000CA9" w14:paraId="296501A3"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3909BA94"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110</w:t>
            </w:r>
          </w:p>
        </w:tc>
        <w:tc>
          <w:tcPr>
            <w:tcW w:w="3423" w:type="dxa"/>
            <w:noWrap/>
            <w:hideMark/>
          </w:tcPr>
          <w:p w14:paraId="45479782"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Add Member to DB Role Event</w:t>
            </w:r>
          </w:p>
        </w:tc>
        <w:tc>
          <w:tcPr>
            <w:tcW w:w="5627" w:type="dxa"/>
          </w:tcPr>
          <w:p w14:paraId="668C2499"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 xml:space="preserve">Occurs when a login is added or removed as a database user (fixed or user-defined) to a database; for </w:t>
            </w:r>
            <w:r w:rsidRPr="00F56018">
              <w:rPr>
                <w:rStyle w:val="Strong"/>
                <w:rFonts w:cs="Segoe UI"/>
                <w:szCs w:val="20"/>
              </w:rPr>
              <w:t>sp_addrolemember</w:t>
            </w:r>
            <w:r w:rsidRPr="00F56018">
              <w:rPr>
                <w:rFonts w:cs="Segoe UI"/>
                <w:sz w:val="20"/>
                <w:szCs w:val="20"/>
              </w:rPr>
              <w:t xml:space="preserve">, </w:t>
            </w:r>
            <w:r w:rsidRPr="00F56018">
              <w:rPr>
                <w:rStyle w:val="Strong"/>
                <w:rFonts w:cs="Segoe UI"/>
                <w:szCs w:val="20"/>
              </w:rPr>
              <w:t>sp_droprolemember</w:t>
            </w:r>
            <w:r w:rsidRPr="00F56018">
              <w:rPr>
                <w:rFonts w:cs="Segoe UI"/>
                <w:sz w:val="20"/>
                <w:szCs w:val="20"/>
              </w:rPr>
              <w:t xml:space="preserve">, and </w:t>
            </w:r>
            <w:r w:rsidRPr="00F56018">
              <w:rPr>
                <w:rStyle w:val="Strong"/>
                <w:rFonts w:cs="Segoe UI"/>
                <w:szCs w:val="20"/>
              </w:rPr>
              <w:t>sp_changegroup</w:t>
            </w:r>
          </w:p>
        </w:tc>
      </w:tr>
      <w:tr w:rsidR="00B5048D" w:rsidRPr="00000CA9" w14:paraId="77E0F40E"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22FC8DF4"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111</w:t>
            </w:r>
          </w:p>
        </w:tc>
        <w:tc>
          <w:tcPr>
            <w:tcW w:w="3423" w:type="dxa"/>
            <w:noWrap/>
            <w:hideMark/>
          </w:tcPr>
          <w:p w14:paraId="4DDE84E9"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Add Role</w:t>
            </w:r>
          </w:p>
        </w:tc>
        <w:tc>
          <w:tcPr>
            <w:tcW w:w="5627" w:type="dxa"/>
          </w:tcPr>
          <w:p w14:paraId="6C9DAC1E"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cs="Segoe UI"/>
                <w:sz w:val="20"/>
                <w:szCs w:val="20"/>
              </w:rPr>
              <w:t xml:space="preserve">Occurs when a login is added or removed as a database user to a database; for </w:t>
            </w:r>
            <w:r w:rsidRPr="00F56018">
              <w:rPr>
                <w:rStyle w:val="Strong"/>
                <w:rFonts w:cs="Segoe UI"/>
                <w:szCs w:val="20"/>
              </w:rPr>
              <w:t>sp_addrole</w:t>
            </w:r>
            <w:r w:rsidRPr="00F56018">
              <w:rPr>
                <w:rFonts w:cs="Segoe UI"/>
                <w:sz w:val="20"/>
                <w:szCs w:val="20"/>
              </w:rPr>
              <w:t xml:space="preserve"> and </w:t>
            </w:r>
            <w:r w:rsidRPr="00F56018">
              <w:rPr>
                <w:rStyle w:val="Strong"/>
                <w:rFonts w:cs="Segoe UI"/>
                <w:szCs w:val="20"/>
              </w:rPr>
              <w:t>sp_droprole</w:t>
            </w:r>
          </w:p>
        </w:tc>
      </w:tr>
      <w:tr w:rsidR="00B5048D" w:rsidRPr="00000CA9" w14:paraId="66CC6A55"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0BFFB25A"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112</w:t>
            </w:r>
          </w:p>
        </w:tc>
        <w:tc>
          <w:tcPr>
            <w:tcW w:w="3423" w:type="dxa"/>
            <w:noWrap/>
            <w:hideMark/>
          </w:tcPr>
          <w:p w14:paraId="6B69E482"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App Role Change Event</w:t>
            </w:r>
          </w:p>
        </w:tc>
        <w:tc>
          <w:tcPr>
            <w:tcW w:w="5627" w:type="dxa"/>
          </w:tcPr>
          <w:p w14:paraId="587049CF"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Occurs when a password of an application role is changed</w:t>
            </w:r>
          </w:p>
        </w:tc>
      </w:tr>
      <w:tr w:rsidR="00B5048D" w:rsidRPr="00000CA9" w14:paraId="6C78ABDB"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4B181A71"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113</w:t>
            </w:r>
          </w:p>
        </w:tc>
        <w:tc>
          <w:tcPr>
            <w:tcW w:w="3423" w:type="dxa"/>
            <w:noWrap/>
            <w:hideMark/>
          </w:tcPr>
          <w:p w14:paraId="76BB398A"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Statement Permission Event</w:t>
            </w:r>
          </w:p>
        </w:tc>
        <w:tc>
          <w:tcPr>
            <w:tcW w:w="5627" w:type="dxa"/>
          </w:tcPr>
          <w:p w14:paraId="079B50D5"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cs="Segoe UI"/>
                <w:sz w:val="20"/>
                <w:szCs w:val="20"/>
              </w:rPr>
              <w:t>Occurs when a statement permission (such as CREATE TABLE) is used</w:t>
            </w:r>
          </w:p>
        </w:tc>
      </w:tr>
      <w:tr w:rsidR="00B5048D" w:rsidRPr="00000CA9" w14:paraId="61833962"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6C65DE67"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115</w:t>
            </w:r>
          </w:p>
        </w:tc>
        <w:tc>
          <w:tcPr>
            <w:tcW w:w="3423" w:type="dxa"/>
            <w:noWrap/>
            <w:hideMark/>
          </w:tcPr>
          <w:p w14:paraId="1B11FA59"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backup/Restore Event</w:t>
            </w:r>
          </w:p>
        </w:tc>
        <w:tc>
          <w:tcPr>
            <w:tcW w:w="5627" w:type="dxa"/>
          </w:tcPr>
          <w:p w14:paraId="1BBDF596"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Occurs when a BACKUP or RESTORE command is issued</w:t>
            </w:r>
          </w:p>
        </w:tc>
      </w:tr>
      <w:tr w:rsidR="00B5048D" w:rsidRPr="00000CA9" w14:paraId="38A87675"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023D3FCB"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116</w:t>
            </w:r>
          </w:p>
        </w:tc>
        <w:tc>
          <w:tcPr>
            <w:tcW w:w="3423" w:type="dxa"/>
            <w:noWrap/>
            <w:hideMark/>
          </w:tcPr>
          <w:p w14:paraId="02C50466"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DBCC Event</w:t>
            </w:r>
          </w:p>
        </w:tc>
        <w:tc>
          <w:tcPr>
            <w:tcW w:w="5627" w:type="dxa"/>
          </w:tcPr>
          <w:p w14:paraId="5B4672A1"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cs="Segoe UI"/>
                <w:sz w:val="20"/>
                <w:szCs w:val="20"/>
              </w:rPr>
              <w:t>Occurs when DBCC commands are issued</w:t>
            </w:r>
          </w:p>
        </w:tc>
      </w:tr>
      <w:tr w:rsidR="00B5048D" w:rsidRPr="00000CA9" w14:paraId="11AF3E14"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31D52EE3"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117</w:t>
            </w:r>
          </w:p>
        </w:tc>
        <w:tc>
          <w:tcPr>
            <w:tcW w:w="3423" w:type="dxa"/>
            <w:noWrap/>
            <w:hideMark/>
          </w:tcPr>
          <w:p w14:paraId="5A747FC6"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Change Audit Event</w:t>
            </w:r>
          </w:p>
        </w:tc>
        <w:tc>
          <w:tcPr>
            <w:tcW w:w="5627" w:type="dxa"/>
          </w:tcPr>
          <w:p w14:paraId="4256A971"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Occurs when audit trace modifications are made</w:t>
            </w:r>
          </w:p>
        </w:tc>
      </w:tr>
      <w:tr w:rsidR="00B5048D" w:rsidRPr="00000CA9" w14:paraId="3205398B"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0AED3992"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118</w:t>
            </w:r>
          </w:p>
        </w:tc>
        <w:tc>
          <w:tcPr>
            <w:tcW w:w="3423" w:type="dxa"/>
            <w:noWrap/>
            <w:hideMark/>
          </w:tcPr>
          <w:p w14:paraId="49C64146"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Object Derived Permission Event</w:t>
            </w:r>
          </w:p>
        </w:tc>
        <w:tc>
          <w:tcPr>
            <w:tcW w:w="5627" w:type="dxa"/>
          </w:tcPr>
          <w:p w14:paraId="55C2ECDA"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cs="Segoe UI"/>
                <w:sz w:val="20"/>
                <w:szCs w:val="20"/>
              </w:rPr>
              <w:t>Occurs when a CREATE, ALTER, and DROP object commands are issued</w:t>
            </w:r>
          </w:p>
        </w:tc>
      </w:tr>
      <w:tr w:rsidR="00B5048D" w:rsidRPr="00000CA9" w14:paraId="7A94E525"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0D7D54E1"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128</w:t>
            </w:r>
          </w:p>
        </w:tc>
        <w:tc>
          <w:tcPr>
            <w:tcW w:w="3423" w:type="dxa"/>
            <w:noWrap/>
            <w:hideMark/>
          </w:tcPr>
          <w:p w14:paraId="1C2DE4E0"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database management event</w:t>
            </w:r>
          </w:p>
        </w:tc>
        <w:tc>
          <w:tcPr>
            <w:tcW w:w="5627" w:type="dxa"/>
          </w:tcPr>
          <w:p w14:paraId="27B23480"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Occurs when a database is created, altered, or dropped</w:t>
            </w:r>
          </w:p>
        </w:tc>
      </w:tr>
      <w:tr w:rsidR="00B5048D" w:rsidRPr="00000CA9" w14:paraId="5D9C5315"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3D27A3B1"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129</w:t>
            </w:r>
          </w:p>
        </w:tc>
        <w:tc>
          <w:tcPr>
            <w:tcW w:w="3423" w:type="dxa"/>
            <w:noWrap/>
            <w:hideMark/>
          </w:tcPr>
          <w:p w14:paraId="34BFA2D4"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database object management event</w:t>
            </w:r>
          </w:p>
        </w:tc>
        <w:tc>
          <w:tcPr>
            <w:tcW w:w="5627" w:type="dxa"/>
          </w:tcPr>
          <w:p w14:paraId="36D67D93"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cs="Segoe UI"/>
                <w:sz w:val="20"/>
                <w:szCs w:val="20"/>
              </w:rPr>
              <w:t>Occurs when a CREATE, ALTER, or DROP statement executes on database objects, such as schemas</w:t>
            </w:r>
          </w:p>
        </w:tc>
      </w:tr>
      <w:tr w:rsidR="00B5048D" w:rsidRPr="00000CA9" w14:paraId="33AF22DC"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512C2EEF"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lastRenderedPageBreak/>
              <w:t>130</w:t>
            </w:r>
          </w:p>
        </w:tc>
        <w:tc>
          <w:tcPr>
            <w:tcW w:w="3423" w:type="dxa"/>
            <w:noWrap/>
            <w:hideMark/>
          </w:tcPr>
          <w:p w14:paraId="27116CA7"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Database Principal Management Event</w:t>
            </w:r>
          </w:p>
        </w:tc>
        <w:tc>
          <w:tcPr>
            <w:tcW w:w="5627" w:type="dxa"/>
          </w:tcPr>
          <w:p w14:paraId="628216BC"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Occurs when principals, such as users, are created, altered, or dropped from a database</w:t>
            </w:r>
          </w:p>
        </w:tc>
      </w:tr>
      <w:tr w:rsidR="00B5048D" w:rsidRPr="00000CA9" w14:paraId="3859B190"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60D90F5D"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131</w:t>
            </w:r>
          </w:p>
        </w:tc>
        <w:tc>
          <w:tcPr>
            <w:tcW w:w="3423" w:type="dxa"/>
            <w:noWrap/>
            <w:hideMark/>
          </w:tcPr>
          <w:p w14:paraId="022F3A88"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Schema Object Management Event</w:t>
            </w:r>
          </w:p>
        </w:tc>
        <w:tc>
          <w:tcPr>
            <w:tcW w:w="5627" w:type="dxa"/>
          </w:tcPr>
          <w:p w14:paraId="68E51B6A"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cs="Segoe UI"/>
                <w:sz w:val="20"/>
                <w:szCs w:val="20"/>
              </w:rPr>
              <w:t>Occurs when server objects are created, altered, or dropped</w:t>
            </w:r>
          </w:p>
        </w:tc>
      </w:tr>
      <w:tr w:rsidR="00B5048D" w:rsidRPr="00000CA9" w14:paraId="41111DCC"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63FDBC0C"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132</w:t>
            </w:r>
          </w:p>
        </w:tc>
        <w:tc>
          <w:tcPr>
            <w:tcW w:w="3423" w:type="dxa"/>
            <w:noWrap/>
            <w:hideMark/>
          </w:tcPr>
          <w:p w14:paraId="1824174A"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server principal impersonation event</w:t>
            </w:r>
          </w:p>
        </w:tc>
        <w:tc>
          <w:tcPr>
            <w:tcW w:w="5627" w:type="dxa"/>
          </w:tcPr>
          <w:p w14:paraId="3B9E402F"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Occurs when there is an impersonation within server scope, such as EXECUTE AS LOGIN</w:t>
            </w:r>
          </w:p>
        </w:tc>
      </w:tr>
      <w:tr w:rsidR="00B5048D" w:rsidRPr="00000CA9" w14:paraId="31BDABAF"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48B0E2F7"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133</w:t>
            </w:r>
          </w:p>
        </w:tc>
        <w:tc>
          <w:tcPr>
            <w:tcW w:w="3423" w:type="dxa"/>
            <w:noWrap/>
            <w:hideMark/>
          </w:tcPr>
          <w:p w14:paraId="44FFFEFD"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database principle impersonation event</w:t>
            </w:r>
          </w:p>
        </w:tc>
        <w:tc>
          <w:tcPr>
            <w:tcW w:w="5627" w:type="dxa"/>
          </w:tcPr>
          <w:p w14:paraId="2BE600E9"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cs="Segoe UI"/>
                <w:sz w:val="20"/>
                <w:szCs w:val="20"/>
              </w:rPr>
              <w:t>Occurs when an impersonation occurs within the database scope, such as EXECUTE AS USER or SETUSER</w:t>
            </w:r>
          </w:p>
        </w:tc>
      </w:tr>
      <w:tr w:rsidR="00B5048D" w:rsidRPr="00000CA9" w14:paraId="71D924DE"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54702586"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134</w:t>
            </w:r>
          </w:p>
        </w:tc>
        <w:tc>
          <w:tcPr>
            <w:tcW w:w="3423" w:type="dxa"/>
            <w:noWrap/>
            <w:hideMark/>
          </w:tcPr>
          <w:p w14:paraId="6D5C746C"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server object take ownership event</w:t>
            </w:r>
          </w:p>
        </w:tc>
        <w:tc>
          <w:tcPr>
            <w:tcW w:w="5627" w:type="dxa"/>
          </w:tcPr>
          <w:p w14:paraId="0EEB3EE9"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Occurs when the owner is changed for objects in server scope</w:t>
            </w:r>
          </w:p>
        </w:tc>
      </w:tr>
      <w:tr w:rsidR="00B5048D" w:rsidRPr="00000CA9" w14:paraId="2DCBAEB3"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326849A4"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135</w:t>
            </w:r>
          </w:p>
        </w:tc>
        <w:tc>
          <w:tcPr>
            <w:tcW w:w="3423" w:type="dxa"/>
            <w:noWrap/>
            <w:hideMark/>
          </w:tcPr>
          <w:p w14:paraId="65DDEF1E"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Database object take ownership event</w:t>
            </w:r>
          </w:p>
        </w:tc>
        <w:tc>
          <w:tcPr>
            <w:tcW w:w="5627" w:type="dxa"/>
          </w:tcPr>
          <w:p w14:paraId="0E2B4A3D"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cs="Segoe UI"/>
                <w:sz w:val="20"/>
                <w:szCs w:val="20"/>
              </w:rPr>
              <w:t>Occurs when a change of owner for objects within database scope occurs</w:t>
            </w:r>
          </w:p>
        </w:tc>
      </w:tr>
      <w:tr w:rsidR="00B5048D" w:rsidRPr="00000CA9" w14:paraId="017F7DD9"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79F9C6C4"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152</w:t>
            </w:r>
          </w:p>
        </w:tc>
        <w:tc>
          <w:tcPr>
            <w:tcW w:w="3423" w:type="dxa"/>
            <w:noWrap/>
            <w:hideMark/>
          </w:tcPr>
          <w:p w14:paraId="7E4B40D0"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Change Database Owner</w:t>
            </w:r>
          </w:p>
        </w:tc>
        <w:tc>
          <w:tcPr>
            <w:tcW w:w="5627" w:type="dxa"/>
          </w:tcPr>
          <w:p w14:paraId="28027642"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Occurs when ALTER AUTHORIZATION is used to change the owner of a database and permissions are checked to do that</w:t>
            </w:r>
          </w:p>
        </w:tc>
      </w:tr>
      <w:tr w:rsidR="00B5048D" w:rsidRPr="00000CA9" w14:paraId="523C53D7"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130BA655"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153</w:t>
            </w:r>
          </w:p>
        </w:tc>
        <w:tc>
          <w:tcPr>
            <w:tcW w:w="3423" w:type="dxa"/>
            <w:noWrap/>
            <w:hideMark/>
          </w:tcPr>
          <w:p w14:paraId="40F8BCB5"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Schema Object Take Ownership Event</w:t>
            </w:r>
          </w:p>
        </w:tc>
        <w:tc>
          <w:tcPr>
            <w:tcW w:w="5627" w:type="dxa"/>
          </w:tcPr>
          <w:p w14:paraId="216C4914"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cs="Segoe UI"/>
                <w:sz w:val="20"/>
                <w:szCs w:val="20"/>
              </w:rPr>
              <w:t>Occurs when ALTER AUTHORIZATION is used to assign an owner to an object and permissions are checked to do that</w:t>
            </w:r>
          </w:p>
        </w:tc>
      </w:tr>
      <w:tr w:rsidR="00B5048D" w:rsidRPr="00000CA9" w14:paraId="5A46BE30"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6F693532"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170</w:t>
            </w:r>
          </w:p>
        </w:tc>
        <w:tc>
          <w:tcPr>
            <w:tcW w:w="3423" w:type="dxa"/>
            <w:noWrap/>
            <w:hideMark/>
          </w:tcPr>
          <w:p w14:paraId="322AB40E"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Server Scope GDR</w:t>
            </w:r>
          </w:p>
        </w:tc>
        <w:tc>
          <w:tcPr>
            <w:tcW w:w="5627" w:type="dxa"/>
          </w:tcPr>
          <w:p w14:paraId="2B4A3E5A"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Indicates that a grant, deny, or revoke event for permissions in server scope occurred, such as creating a login</w:t>
            </w:r>
          </w:p>
        </w:tc>
      </w:tr>
      <w:tr w:rsidR="00B5048D" w:rsidRPr="00000CA9" w14:paraId="0814C11B"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66FB19D1"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171</w:t>
            </w:r>
          </w:p>
        </w:tc>
        <w:tc>
          <w:tcPr>
            <w:tcW w:w="3423" w:type="dxa"/>
            <w:noWrap/>
            <w:hideMark/>
          </w:tcPr>
          <w:p w14:paraId="4A1A53B9"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Server Object GDR</w:t>
            </w:r>
          </w:p>
        </w:tc>
        <w:tc>
          <w:tcPr>
            <w:tcW w:w="5627" w:type="dxa"/>
          </w:tcPr>
          <w:p w14:paraId="6F0AB027"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cs="Segoe UI"/>
                <w:sz w:val="20"/>
                <w:szCs w:val="20"/>
              </w:rPr>
              <w:t>Indicates that a grant, deny, or revoke event for a schema object, such as a table or function, occurred</w:t>
            </w:r>
          </w:p>
        </w:tc>
      </w:tr>
      <w:tr w:rsidR="00B5048D" w:rsidRPr="00000CA9" w14:paraId="3CF122DF"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1F40E2E1"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172</w:t>
            </w:r>
          </w:p>
        </w:tc>
        <w:tc>
          <w:tcPr>
            <w:tcW w:w="3423" w:type="dxa"/>
            <w:noWrap/>
            <w:hideMark/>
          </w:tcPr>
          <w:p w14:paraId="174CA2D0"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Database Object GDR</w:t>
            </w:r>
          </w:p>
        </w:tc>
        <w:tc>
          <w:tcPr>
            <w:tcW w:w="5627" w:type="dxa"/>
          </w:tcPr>
          <w:p w14:paraId="720ECD91"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Indicates that a grant, deny, or revoke event for database objects, such as assemblies and schemas, occurred</w:t>
            </w:r>
          </w:p>
        </w:tc>
      </w:tr>
      <w:tr w:rsidR="00B5048D" w:rsidRPr="00000CA9" w14:paraId="112037A1"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09D38DC5"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173</w:t>
            </w:r>
          </w:p>
        </w:tc>
        <w:tc>
          <w:tcPr>
            <w:tcW w:w="3423" w:type="dxa"/>
            <w:noWrap/>
            <w:hideMark/>
          </w:tcPr>
          <w:p w14:paraId="13F2805B"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Server Operation Event</w:t>
            </w:r>
          </w:p>
        </w:tc>
        <w:tc>
          <w:tcPr>
            <w:tcW w:w="5627" w:type="dxa"/>
          </w:tcPr>
          <w:p w14:paraId="5932E8F7"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cs="Segoe UI"/>
                <w:sz w:val="20"/>
                <w:szCs w:val="20"/>
              </w:rPr>
              <w:t>Occurs when Security Audit operations such as altering settings, resources, external access, or authorization are used</w:t>
            </w:r>
          </w:p>
        </w:tc>
      </w:tr>
      <w:tr w:rsidR="00B5048D" w:rsidRPr="00000CA9" w14:paraId="735B78D1"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1C02E48C"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175</w:t>
            </w:r>
          </w:p>
        </w:tc>
        <w:tc>
          <w:tcPr>
            <w:tcW w:w="3423" w:type="dxa"/>
            <w:noWrap/>
            <w:hideMark/>
          </w:tcPr>
          <w:p w14:paraId="36068628"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Server Alter Trace Event</w:t>
            </w:r>
          </w:p>
        </w:tc>
        <w:tc>
          <w:tcPr>
            <w:tcW w:w="5627" w:type="dxa"/>
          </w:tcPr>
          <w:p w14:paraId="33558852"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Occurs when a statement checks for the ALTER TRACE permission</w:t>
            </w:r>
          </w:p>
        </w:tc>
      </w:tr>
      <w:tr w:rsidR="00B5048D" w:rsidRPr="00000CA9" w14:paraId="6E725469"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1736F1A0"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176</w:t>
            </w:r>
          </w:p>
        </w:tc>
        <w:tc>
          <w:tcPr>
            <w:tcW w:w="3423" w:type="dxa"/>
            <w:noWrap/>
            <w:hideMark/>
          </w:tcPr>
          <w:p w14:paraId="31E038CE"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Server Object Management Event</w:t>
            </w:r>
          </w:p>
        </w:tc>
        <w:tc>
          <w:tcPr>
            <w:tcW w:w="5627" w:type="dxa"/>
          </w:tcPr>
          <w:p w14:paraId="01EFFABA"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cs="Segoe UI"/>
                <w:sz w:val="20"/>
                <w:szCs w:val="20"/>
              </w:rPr>
              <w:t>Occurs when server objects are created, altered, or dropped</w:t>
            </w:r>
          </w:p>
        </w:tc>
      </w:tr>
      <w:tr w:rsidR="00B5048D" w:rsidRPr="00000CA9" w14:paraId="071D43E8" w14:textId="77777777" w:rsidTr="004C1E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331D2BBF"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177</w:t>
            </w:r>
          </w:p>
        </w:tc>
        <w:tc>
          <w:tcPr>
            <w:tcW w:w="3423" w:type="dxa"/>
            <w:noWrap/>
            <w:hideMark/>
          </w:tcPr>
          <w:p w14:paraId="012402A7"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server principal management event</w:t>
            </w:r>
          </w:p>
        </w:tc>
        <w:tc>
          <w:tcPr>
            <w:tcW w:w="5627" w:type="dxa"/>
          </w:tcPr>
          <w:p w14:paraId="5D865FFD" w14:textId="77777777" w:rsidR="00B5048D" w:rsidRPr="00F5601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F56018">
              <w:rPr>
                <w:rFonts w:cs="Segoe UI"/>
                <w:sz w:val="20"/>
                <w:szCs w:val="20"/>
              </w:rPr>
              <w:t>Occurs when server principals are created, altered, or dropped.</w:t>
            </w:r>
          </w:p>
        </w:tc>
      </w:tr>
      <w:tr w:rsidR="00B5048D" w:rsidRPr="00000CA9" w14:paraId="6B6E4872" w14:textId="77777777" w:rsidTr="004C1E77">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5" w:type="dxa"/>
            <w:noWrap/>
            <w:hideMark/>
          </w:tcPr>
          <w:p w14:paraId="08C2D5CE" w14:textId="77777777" w:rsidR="00B5048D" w:rsidRPr="00F56018" w:rsidRDefault="00B5048D" w:rsidP="004C1E77">
            <w:pPr>
              <w:jc w:val="center"/>
              <w:rPr>
                <w:rFonts w:eastAsia="Times New Roman" w:cs="Segoe UI"/>
                <w:b w:val="0"/>
                <w:iCs/>
                <w:color w:val="000000"/>
                <w:sz w:val="20"/>
                <w:szCs w:val="20"/>
              </w:rPr>
            </w:pPr>
            <w:r w:rsidRPr="00F56018">
              <w:rPr>
                <w:rFonts w:eastAsia="Times New Roman" w:cs="Segoe UI"/>
                <w:b w:val="0"/>
                <w:iCs/>
                <w:color w:val="000000"/>
                <w:sz w:val="20"/>
                <w:szCs w:val="20"/>
              </w:rPr>
              <w:t>178</w:t>
            </w:r>
          </w:p>
        </w:tc>
        <w:tc>
          <w:tcPr>
            <w:tcW w:w="3423" w:type="dxa"/>
            <w:noWrap/>
            <w:hideMark/>
          </w:tcPr>
          <w:p w14:paraId="3590EDFE"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eastAsia="Times New Roman" w:cs="Segoe UI"/>
                <w:color w:val="000000"/>
                <w:sz w:val="20"/>
                <w:szCs w:val="20"/>
              </w:rPr>
              <w:t>Audit Database Operation Event</w:t>
            </w:r>
          </w:p>
        </w:tc>
        <w:tc>
          <w:tcPr>
            <w:tcW w:w="5627" w:type="dxa"/>
          </w:tcPr>
          <w:p w14:paraId="1406FEEB" w14:textId="77777777" w:rsidR="00B5048D" w:rsidRPr="00F5601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F56018">
              <w:rPr>
                <w:rFonts w:cs="Segoe UI"/>
                <w:sz w:val="20"/>
                <w:szCs w:val="20"/>
              </w:rPr>
              <w:t>Occurs when database operations occur, such as checkpoint or subscribe query notification</w:t>
            </w:r>
          </w:p>
        </w:tc>
      </w:tr>
    </w:tbl>
    <w:p w14:paraId="00DE3DC5" w14:textId="77777777" w:rsidR="00B5048D" w:rsidRPr="00000CA9" w:rsidRDefault="00B5048D" w:rsidP="00B5048D">
      <w:pPr>
        <w:spacing w:after="0" w:line="200" w:lineRule="exact"/>
        <w:rPr>
          <w:rFonts w:ascii="Segoe UI Light" w:hAnsi="Segoe UI Light"/>
        </w:rPr>
      </w:pPr>
    </w:p>
    <w:p w14:paraId="68F467E2" w14:textId="77777777" w:rsidR="00B5048D" w:rsidRDefault="00B5048D" w:rsidP="00B5048D">
      <w:pPr>
        <w:spacing w:after="200"/>
        <w:rPr>
          <w:sz w:val="20"/>
          <w:szCs w:val="20"/>
        </w:rPr>
      </w:pPr>
      <w:r>
        <w:rPr>
          <w:sz w:val="20"/>
          <w:szCs w:val="20"/>
        </w:rPr>
        <w:br w:type="page"/>
      </w:r>
    </w:p>
    <w:p w14:paraId="03424796" w14:textId="77777777" w:rsidR="00B5048D" w:rsidRDefault="00B5048D" w:rsidP="00B5048D">
      <w:pPr>
        <w:pStyle w:val="Heading2Numbered"/>
      </w:pPr>
      <w:bookmarkStart w:id="431" w:name="_Toc458518001"/>
      <w:bookmarkStart w:id="432" w:name="_Toc465253186"/>
      <w:r>
        <w:rPr>
          <w:spacing w:val="-3"/>
        </w:rPr>
        <w:lastRenderedPageBreak/>
        <w:t>T</w:t>
      </w:r>
      <w:r>
        <w:rPr>
          <w:spacing w:val="-4"/>
        </w:rPr>
        <w:t>r</w:t>
      </w:r>
      <w:r>
        <w:rPr>
          <w:spacing w:val="1"/>
        </w:rPr>
        <w:t>a</w:t>
      </w:r>
      <w:r>
        <w:t>ce</w:t>
      </w:r>
      <w:r>
        <w:rPr>
          <w:spacing w:val="21"/>
        </w:rPr>
        <w:t xml:space="preserve"> </w:t>
      </w:r>
      <w:r>
        <w:rPr>
          <w:spacing w:val="-4"/>
        </w:rPr>
        <w:t>Ev</w:t>
      </w:r>
      <w:r>
        <w:rPr>
          <w:spacing w:val="-6"/>
        </w:rPr>
        <w:t>e</w:t>
      </w:r>
      <w:r>
        <w:t>nt</w:t>
      </w:r>
      <w:r>
        <w:rPr>
          <w:spacing w:val="29"/>
        </w:rPr>
        <w:t xml:space="preserve"> </w:t>
      </w:r>
      <w:r>
        <w:rPr>
          <w:spacing w:val="-2"/>
        </w:rPr>
        <w:t>I</w:t>
      </w:r>
      <w:r>
        <w:t>D</w:t>
      </w:r>
      <w:r>
        <w:rPr>
          <w:spacing w:val="12"/>
        </w:rPr>
        <w:t xml:space="preserve"> </w:t>
      </w:r>
      <w:r>
        <w:rPr>
          <w:spacing w:val="1"/>
        </w:rPr>
        <w:t>mapping</w:t>
      </w:r>
      <w:r>
        <w:rPr>
          <w:spacing w:val="8"/>
        </w:rPr>
        <w:t xml:space="preserve"> </w:t>
      </w:r>
      <w:r>
        <w:rPr>
          <w:spacing w:val="7"/>
        </w:rPr>
        <w:t>S</w:t>
      </w:r>
      <w:r>
        <w:t>QL</w:t>
      </w:r>
      <w:r>
        <w:rPr>
          <w:spacing w:val="13"/>
        </w:rPr>
        <w:t xml:space="preserve"> </w:t>
      </w:r>
      <w:r>
        <w:rPr>
          <w:spacing w:val="2"/>
        </w:rPr>
        <w:t>A</w:t>
      </w:r>
      <w:r>
        <w:t>u</w:t>
      </w:r>
      <w:r>
        <w:rPr>
          <w:spacing w:val="2"/>
        </w:rPr>
        <w:t>d</w:t>
      </w:r>
      <w:r>
        <w:rPr>
          <w:spacing w:val="5"/>
        </w:rPr>
        <w:t>i</w:t>
      </w:r>
      <w:r>
        <w:t>t</w:t>
      </w:r>
      <w:r>
        <w:rPr>
          <w:spacing w:val="13"/>
        </w:rPr>
        <w:t xml:space="preserve"> </w:t>
      </w:r>
      <w:r>
        <w:rPr>
          <w:spacing w:val="2"/>
        </w:rPr>
        <w:t>A</w:t>
      </w:r>
      <w:r>
        <w:t>c</w:t>
      </w:r>
      <w:r>
        <w:rPr>
          <w:spacing w:val="2"/>
        </w:rPr>
        <w:t>t</w:t>
      </w:r>
      <w:r>
        <w:rPr>
          <w:spacing w:val="5"/>
        </w:rPr>
        <w:t>i</w:t>
      </w:r>
      <w:r>
        <w:t>on</w:t>
      </w:r>
      <w:r>
        <w:rPr>
          <w:spacing w:val="14"/>
        </w:rPr>
        <w:t xml:space="preserve"> </w:t>
      </w:r>
      <w:r>
        <w:rPr>
          <w:spacing w:val="-2"/>
          <w:w w:val="101"/>
        </w:rPr>
        <w:t>G</w:t>
      </w:r>
      <w:r>
        <w:rPr>
          <w:spacing w:val="-4"/>
          <w:w w:val="101"/>
        </w:rPr>
        <w:t>r</w:t>
      </w:r>
      <w:r>
        <w:rPr>
          <w:w w:val="101"/>
        </w:rPr>
        <w:t>o</w:t>
      </w:r>
      <w:r>
        <w:rPr>
          <w:spacing w:val="1"/>
          <w:w w:val="101"/>
        </w:rPr>
        <w:t>u</w:t>
      </w:r>
      <w:r>
        <w:rPr>
          <w:w w:val="101"/>
        </w:rPr>
        <w:t>p</w:t>
      </w:r>
      <w:bookmarkEnd w:id="431"/>
      <w:bookmarkEnd w:id="432"/>
    </w:p>
    <w:p w14:paraId="20C0F573" w14:textId="77777777" w:rsidR="00B5048D" w:rsidRPr="007F3348" w:rsidRDefault="00B5048D" w:rsidP="00B5048D">
      <w:pPr>
        <w:spacing w:after="0" w:line="254" w:lineRule="auto"/>
        <w:ind w:left="102" w:right="1055"/>
        <w:rPr>
          <w:rFonts w:eastAsia="Calibri" w:cs="Segoe UI"/>
          <w:w w:val="102"/>
        </w:rPr>
      </w:pPr>
      <w:r w:rsidRPr="007F3348">
        <w:rPr>
          <w:rFonts w:eastAsia="Calibri" w:cs="Segoe UI"/>
          <w:spacing w:val="-5"/>
        </w:rPr>
        <w:t>T</w:t>
      </w:r>
      <w:r w:rsidRPr="007F3348">
        <w:rPr>
          <w:rFonts w:eastAsia="Calibri" w:cs="Segoe UI"/>
          <w:spacing w:val="1"/>
        </w:rPr>
        <w:t>h</w:t>
      </w:r>
      <w:r w:rsidRPr="007F3348">
        <w:rPr>
          <w:rFonts w:eastAsia="Calibri" w:cs="Segoe UI"/>
        </w:rPr>
        <w:t>e</w:t>
      </w:r>
      <w:r w:rsidRPr="007F3348">
        <w:rPr>
          <w:rFonts w:eastAsia="Calibri" w:cs="Segoe UI"/>
          <w:spacing w:val="-5"/>
        </w:rPr>
        <w:t xml:space="preserve"> </w:t>
      </w:r>
      <w:r w:rsidRPr="007F3348">
        <w:rPr>
          <w:rFonts w:eastAsia="Calibri" w:cs="Segoe UI"/>
          <w:spacing w:val="8"/>
        </w:rPr>
        <w:t>e</w:t>
      </w:r>
      <w:r w:rsidRPr="007F3348">
        <w:rPr>
          <w:rFonts w:eastAsia="Calibri" w:cs="Segoe UI"/>
          <w:spacing w:val="3"/>
        </w:rPr>
        <w:t>v</w:t>
      </w:r>
      <w:r w:rsidRPr="007F3348">
        <w:rPr>
          <w:rFonts w:eastAsia="Calibri" w:cs="Segoe UI"/>
          <w:spacing w:val="8"/>
        </w:rPr>
        <w:t>e</w:t>
      </w:r>
      <w:r w:rsidRPr="007F3348">
        <w:rPr>
          <w:rFonts w:eastAsia="Calibri" w:cs="Segoe UI"/>
          <w:spacing w:val="1"/>
        </w:rPr>
        <w:t>n</w:t>
      </w:r>
      <w:r w:rsidRPr="007F3348">
        <w:rPr>
          <w:rFonts w:eastAsia="Calibri" w:cs="Segoe UI"/>
        </w:rPr>
        <w:t>ts</w:t>
      </w:r>
      <w:r w:rsidRPr="007F3348">
        <w:rPr>
          <w:rFonts w:eastAsia="Calibri" w:cs="Segoe UI"/>
          <w:spacing w:val="-6"/>
        </w:rPr>
        <w:t xml:space="preserve"> </w:t>
      </w:r>
      <w:r w:rsidRPr="007F3348">
        <w:rPr>
          <w:rFonts w:eastAsia="Calibri" w:cs="Segoe UI"/>
          <w:spacing w:val="8"/>
        </w:rPr>
        <w:t>i</w:t>
      </w:r>
      <w:r w:rsidRPr="007F3348">
        <w:rPr>
          <w:rFonts w:eastAsia="Calibri" w:cs="Segoe UI"/>
          <w:spacing w:val="1"/>
        </w:rPr>
        <w:t>n</w:t>
      </w:r>
      <w:r w:rsidRPr="007F3348">
        <w:rPr>
          <w:rFonts w:eastAsia="Calibri" w:cs="Segoe UI"/>
          <w:spacing w:val="-5"/>
        </w:rPr>
        <w:t>c</w:t>
      </w:r>
      <w:r w:rsidRPr="007F3348">
        <w:rPr>
          <w:rFonts w:eastAsia="Calibri" w:cs="Segoe UI"/>
          <w:spacing w:val="8"/>
        </w:rPr>
        <w:t>l</w:t>
      </w:r>
      <w:r w:rsidRPr="007F3348">
        <w:rPr>
          <w:rFonts w:eastAsia="Calibri" w:cs="Segoe UI"/>
          <w:spacing w:val="1"/>
        </w:rPr>
        <w:t>ud</w:t>
      </w:r>
      <w:r w:rsidRPr="007F3348">
        <w:rPr>
          <w:rFonts w:eastAsia="Calibri" w:cs="Segoe UI"/>
          <w:spacing w:val="8"/>
        </w:rPr>
        <w:t>e</w:t>
      </w:r>
      <w:r w:rsidRPr="007F3348">
        <w:rPr>
          <w:rFonts w:eastAsia="Calibri" w:cs="Segoe UI"/>
        </w:rPr>
        <w:t>d</w:t>
      </w:r>
      <w:r w:rsidRPr="007F3348">
        <w:rPr>
          <w:rFonts w:eastAsia="Calibri" w:cs="Segoe UI"/>
          <w:spacing w:val="-3"/>
        </w:rPr>
        <w:t xml:space="preserve"> </w:t>
      </w:r>
      <w:r w:rsidRPr="007F3348">
        <w:rPr>
          <w:rFonts w:eastAsia="Calibri" w:cs="Segoe UI"/>
          <w:spacing w:val="8"/>
        </w:rPr>
        <w:t>i</w:t>
      </w:r>
      <w:r w:rsidRPr="007F3348">
        <w:rPr>
          <w:rFonts w:eastAsia="Calibri" w:cs="Segoe UI"/>
        </w:rPr>
        <w:t>n</w:t>
      </w:r>
      <w:r w:rsidRPr="007F3348">
        <w:rPr>
          <w:rFonts w:eastAsia="Calibri" w:cs="Segoe UI"/>
          <w:spacing w:val="-15"/>
        </w:rPr>
        <w:t xml:space="preserve"> </w:t>
      </w:r>
      <w:r w:rsidRPr="007F3348">
        <w:rPr>
          <w:rFonts w:eastAsia="Calibri" w:cs="Segoe UI"/>
          <w:spacing w:val="-3"/>
        </w:rPr>
        <w:t>a</w:t>
      </w:r>
      <w:r w:rsidRPr="007F3348">
        <w:rPr>
          <w:rFonts w:eastAsia="Calibri" w:cs="Segoe UI"/>
        </w:rPr>
        <w:t>n</w:t>
      </w:r>
      <w:r w:rsidRPr="007F3348">
        <w:rPr>
          <w:rFonts w:eastAsia="Calibri" w:cs="Segoe UI"/>
          <w:spacing w:val="-14"/>
        </w:rPr>
        <w:t xml:space="preserve"> </w:t>
      </w:r>
      <w:r w:rsidRPr="007F3348">
        <w:rPr>
          <w:rFonts w:eastAsia="Calibri" w:cs="Segoe UI"/>
          <w:spacing w:val="-3"/>
        </w:rPr>
        <w:t>a</w:t>
      </w:r>
      <w:r w:rsidRPr="007F3348">
        <w:rPr>
          <w:rFonts w:eastAsia="Calibri" w:cs="Segoe UI"/>
          <w:spacing w:val="1"/>
        </w:rPr>
        <w:t>ud</w:t>
      </w:r>
      <w:r w:rsidRPr="007F3348">
        <w:rPr>
          <w:rFonts w:eastAsia="Calibri" w:cs="Segoe UI"/>
          <w:spacing w:val="8"/>
        </w:rPr>
        <w:t>i</w:t>
      </w:r>
      <w:r w:rsidRPr="007F3348">
        <w:rPr>
          <w:rFonts w:eastAsia="Calibri" w:cs="Segoe UI"/>
        </w:rPr>
        <w:t>t</w:t>
      </w:r>
      <w:r w:rsidRPr="007F3348">
        <w:rPr>
          <w:rFonts w:eastAsia="Calibri" w:cs="Segoe UI"/>
          <w:spacing w:val="-11"/>
        </w:rPr>
        <w:t xml:space="preserve"> </w:t>
      </w:r>
      <w:r w:rsidRPr="007F3348">
        <w:rPr>
          <w:rFonts w:eastAsia="Calibri" w:cs="Segoe UI"/>
          <w:spacing w:val="-3"/>
        </w:rPr>
        <w:t>a</w:t>
      </w:r>
      <w:r w:rsidRPr="007F3348">
        <w:rPr>
          <w:rFonts w:eastAsia="Calibri" w:cs="Segoe UI"/>
          <w:spacing w:val="-4"/>
        </w:rPr>
        <w:t>r</w:t>
      </w:r>
      <w:r w:rsidRPr="007F3348">
        <w:rPr>
          <w:rFonts w:eastAsia="Calibri" w:cs="Segoe UI"/>
        </w:rPr>
        <w:t>e</w:t>
      </w:r>
      <w:r w:rsidRPr="007F3348">
        <w:rPr>
          <w:rFonts w:eastAsia="Calibri" w:cs="Segoe UI"/>
          <w:spacing w:val="-6"/>
        </w:rPr>
        <w:t xml:space="preserve"> </w:t>
      </w:r>
      <w:r w:rsidRPr="007F3348">
        <w:rPr>
          <w:rFonts w:eastAsia="Calibri" w:cs="Segoe UI"/>
          <w:spacing w:val="1"/>
        </w:rPr>
        <w:t>no</w:t>
      </w:r>
      <w:r w:rsidRPr="007F3348">
        <w:rPr>
          <w:rFonts w:eastAsia="Calibri" w:cs="Segoe UI"/>
        </w:rPr>
        <w:t>t</w:t>
      </w:r>
      <w:r w:rsidRPr="007F3348">
        <w:rPr>
          <w:rFonts w:eastAsia="Calibri" w:cs="Segoe UI"/>
          <w:spacing w:val="1"/>
        </w:rPr>
        <w:t xml:space="preserve"> </w:t>
      </w:r>
      <w:r w:rsidRPr="007F3348">
        <w:rPr>
          <w:rFonts w:eastAsia="Calibri" w:cs="Segoe UI"/>
          <w:spacing w:val="2"/>
        </w:rPr>
        <w:t>s</w:t>
      </w:r>
      <w:r w:rsidRPr="007F3348">
        <w:rPr>
          <w:rFonts w:eastAsia="Calibri" w:cs="Segoe UI"/>
          <w:spacing w:val="1"/>
        </w:rPr>
        <w:t>p</w:t>
      </w:r>
      <w:r w:rsidRPr="007F3348">
        <w:rPr>
          <w:rFonts w:eastAsia="Calibri" w:cs="Segoe UI"/>
          <w:spacing w:val="8"/>
        </w:rPr>
        <w:t>e</w:t>
      </w:r>
      <w:r w:rsidRPr="007F3348">
        <w:rPr>
          <w:rFonts w:eastAsia="Calibri" w:cs="Segoe UI"/>
          <w:spacing w:val="-5"/>
        </w:rPr>
        <w:t>c</w:t>
      </w:r>
      <w:r w:rsidRPr="007F3348">
        <w:rPr>
          <w:rFonts w:eastAsia="Calibri" w:cs="Segoe UI"/>
          <w:spacing w:val="8"/>
        </w:rPr>
        <w:t>i</w:t>
      </w:r>
      <w:r w:rsidRPr="007F3348">
        <w:rPr>
          <w:rFonts w:eastAsia="Calibri" w:cs="Segoe UI"/>
          <w:spacing w:val="6"/>
        </w:rPr>
        <w:t>f</w:t>
      </w:r>
      <w:r w:rsidRPr="007F3348">
        <w:rPr>
          <w:rFonts w:eastAsia="Calibri" w:cs="Segoe UI"/>
          <w:spacing w:val="8"/>
        </w:rPr>
        <w:t>i</w:t>
      </w:r>
      <w:r w:rsidRPr="007F3348">
        <w:rPr>
          <w:rFonts w:eastAsia="Calibri" w:cs="Segoe UI"/>
          <w:spacing w:val="-7"/>
        </w:rPr>
        <w:t>e</w:t>
      </w:r>
      <w:r w:rsidRPr="007F3348">
        <w:rPr>
          <w:rFonts w:eastAsia="Calibri" w:cs="Segoe UI"/>
        </w:rPr>
        <w:t>d</w:t>
      </w:r>
      <w:r w:rsidRPr="007F3348">
        <w:rPr>
          <w:rFonts w:eastAsia="Calibri" w:cs="Segoe UI"/>
          <w:spacing w:val="-2"/>
        </w:rPr>
        <w:t xml:space="preserve"> </w:t>
      </w:r>
      <w:r w:rsidRPr="007F3348">
        <w:rPr>
          <w:rFonts w:eastAsia="Calibri" w:cs="Segoe UI"/>
          <w:spacing w:val="1"/>
        </w:rPr>
        <w:t>b</w:t>
      </w:r>
      <w:r w:rsidRPr="007F3348">
        <w:rPr>
          <w:rFonts w:eastAsia="Calibri" w:cs="Segoe UI"/>
        </w:rPr>
        <w:t>y</w:t>
      </w:r>
      <w:r w:rsidRPr="007F3348">
        <w:rPr>
          <w:rFonts w:eastAsia="Calibri" w:cs="Segoe UI"/>
          <w:spacing w:val="-13"/>
        </w:rPr>
        <w:t xml:space="preserve"> </w:t>
      </w:r>
      <w:r w:rsidRPr="007F3348">
        <w:rPr>
          <w:rFonts w:eastAsia="Calibri" w:cs="Segoe UI"/>
          <w:spacing w:val="8"/>
        </w:rPr>
        <w:t>e</w:t>
      </w:r>
      <w:r w:rsidRPr="007F3348">
        <w:rPr>
          <w:rFonts w:eastAsia="Calibri" w:cs="Segoe UI"/>
          <w:spacing w:val="3"/>
        </w:rPr>
        <w:t>v</w:t>
      </w:r>
      <w:r w:rsidRPr="007F3348">
        <w:rPr>
          <w:rFonts w:eastAsia="Calibri" w:cs="Segoe UI"/>
          <w:spacing w:val="8"/>
        </w:rPr>
        <w:t>e</w:t>
      </w:r>
      <w:r w:rsidRPr="007F3348">
        <w:rPr>
          <w:rFonts w:eastAsia="Calibri" w:cs="Segoe UI"/>
          <w:spacing w:val="1"/>
        </w:rPr>
        <w:t>n</w:t>
      </w:r>
      <w:r w:rsidRPr="007F3348">
        <w:rPr>
          <w:rFonts w:eastAsia="Calibri" w:cs="Segoe UI"/>
        </w:rPr>
        <w:t>t</w:t>
      </w:r>
      <w:r w:rsidRPr="007F3348">
        <w:rPr>
          <w:rFonts w:eastAsia="Calibri" w:cs="Segoe UI"/>
          <w:spacing w:val="-10"/>
        </w:rPr>
        <w:t xml:space="preserve"> </w:t>
      </w:r>
      <w:r w:rsidRPr="007F3348">
        <w:rPr>
          <w:rFonts w:eastAsia="Calibri" w:cs="Segoe UI"/>
          <w:spacing w:val="3"/>
        </w:rPr>
        <w:t>I</w:t>
      </w:r>
      <w:r w:rsidRPr="007F3348">
        <w:rPr>
          <w:rFonts w:eastAsia="Calibri" w:cs="Segoe UI"/>
          <w:spacing w:val="-3"/>
        </w:rPr>
        <w:t>D</w:t>
      </w:r>
      <w:r w:rsidRPr="007F3348">
        <w:rPr>
          <w:rFonts w:eastAsia="Calibri" w:cs="Segoe UI"/>
        </w:rPr>
        <w:t>.</w:t>
      </w:r>
      <w:r w:rsidRPr="007F3348">
        <w:rPr>
          <w:rFonts w:eastAsia="Calibri" w:cs="Segoe UI"/>
          <w:spacing w:val="-12"/>
        </w:rPr>
        <w:t xml:space="preserve">  </w:t>
      </w:r>
      <w:r w:rsidRPr="007F3348">
        <w:rPr>
          <w:rFonts w:eastAsia="Calibri" w:cs="Segoe UI"/>
          <w:spacing w:val="3"/>
        </w:rPr>
        <w:t>I</w:t>
      </w:r>
      <w:r w:rsidRPr="007F3348">
        <w:rPr>
          <w:rFonts w:eastAsia="Calibri" w:cs="Segoe UI"/>
        </w:rPr>
        <w:t>n</w:t>
      </w:r>
      <w:r w:rsidRPr="007F3348">
        <w:rPr>
          <w:rFonts w:eastAsia="Calibri" w:cs="Segoe UI"/>
          <w:spacing w:val="-15"/>
        </w:rPr>
        <w:t xml:space="preserve"> </w:t>
      </w:r>
      <w:r w:rsidRPr="007F3348">
        <w:rPr>
          <w:rFonts w:eastAsia="Calibri" w:cs="Segoe UI"/>
        </w:rPr>
        <w:t>a</w:t>
      </w:r>
      <w:r w:rsidRPr="007F3348">
        <w:rPr>
          <w:rFonts w:eastAsia="Calibri" w:cs="Segoe UI"/>
          <w:spacing w:val="-5"/>
        </w:rPr>
        <w:t xml:space="preserve"> </w:t>
      </w:r>
      <w:r w:rsidRPr="007F3348">
        <w:rPr>
          <w:rFonts w:eastAsia="Calibri" w:cs="Segoe UI"/>
          <w:spacing w:val="1"/>
        </w:rPr>
        <w:t>S</w:t>
      </w:r>
      <w:r w:rsidRPr="007F3348">
        <w:rPr>
          <w:rFonts w:eastAsia="Calibri" w:cs="Segoe UI"/>
          <w:spacing w:val="-1"/>
        </w:rPr>
        <w:t>Q</w:t>
      </w:r>
      <w:r w:rsidRPr="007F3348">
        <w:rPr>
          <w:rFonts w:eastAsia="Calibri" w:cs="Segoe UI"/>
        </w:rPr>
        <w:t>L</w:t>
      </w:r>
      <w:r w:rsidRPr="007F3348">
        <w:rPr>
          <w:rFonts w:eastAsia="Calibri" w:cs="Segoe UI"/>
          <w:spacing w:val="-2"/>
        </w:rPr>
        <w:t xml:space="preserve"> </w:t>
      </w:r>
      <w:r w:rsidRPr="007F3348">
        <w:rPr>
          <w:rFonts w:eastAsia="Calibri" w:cs="Segoe UI"/>
          <w:spacing w:val="1"/>
        </w:rPr>
        <w:t>S</w:t>
      </w:r>
      <w:r w:rsidRPr="007F3348">
        <w:rPr>
          <w:rFonts w:eastAsia="Calibri" w:cs="Segoe UI"/>
          <w:spacing w:val="8"/>
        </w:rPr>
        <w:t>e</w:t>
      </w:r>
      <w:r w:rsidRPr="007F3348">
        <w:rPr>
          <w:rFonts w:eastAsia="Calibri" w:cs="Segoe UI"/>
          <w:spacing w:val="-4"/>
        </w:rPr>
        <w:t>r</w:t>
      </w:r>
      <w:r w:rsidRPr="007F3348">
        <w:rPr>
          <w:rFonts w:eastAsia="Calibri" w:cs="Segoe UI"/>
          <w:spacing w:val="3"/>
        </w:rPr>
        <w:t>v</w:t>
      </w:r>
      <w:r w:rsidRPr="007F3348">
        <w:rPr>
          <w:rFonts w:eastAsia="Calibri" w:cs="Segoe UI"/>
          <w:spacing w:val="8"/>
        </w:rPr>
        <w:t>e</w:t>
      </w:r>
      <w:r w:rsidRPr="007F3348">
        <w:rPr>
          <w:rFonts w:eastAsia="Calibri" w:cs="Segoe UI"/>
        </w:rPr>
        <w:t>r</w:t>
      </w:r>
      <w:r w:rsidRPr="007F3348">
        <w:rPr>
          <w:rFonts w:eastAsia="Calibri" w:cs="Segoe UI"/>
          <w:spacing w:val="-12"/>
        </w:rPr>
        <w:t xml:space="preserve"> </w:t>
      </w:r>
      <w:r w:rsidRPr="007F3348">
        <w:rPr>
          <w:rFonts w:eastAsia="Calibri" w:cs="Segoe UI"/>
          <w:spacing w:val="5"/>
        </w:rPr>
        <w:t>A</w:t>
      </w:r>
      <w:r w:rsidRPr="007F3348">
        <w:rPr>
          <w:rFonts w:eastAsia="Calibri" w:cs="Segoe UI"/>
          <w:spacing w:val="1"/>
        </w:rPr>
        <w:t>ud</w:t>
      </w:r>
      <w:r w:rsidRPr="007F3348">
        <w:rPr>
          <w:rFonts w:eastAsia="Calibri" w:cs="Segoe UI"/>
          <w:spacing w:val="8"/>
        </w:rPr>
        <w:t>i</w:t>
      </w:r>
      <w:r w:rsidRPr="007F3348">
        <w:rPr>
          <w:rFonts w:eastAsia="Calibri" w:cs="Segoe UI"/>
        </w:rPr>
        <w:t>t,</w:t>
      </w:r>
      <w:r w:rsidRPr="007F3348">
        <w:rPr>
          <w:rFonts w:eastAsia="Calibri" w:cs="Segoe UI"/>
          <w:spacing w:val="-10"/>
        </w:rPr>
        <w:t xml:space="preserve"> </w:t>
      </w:r>
      <w:r w:rsidRPr="007F3348">
        <w:rPr>
          <w:rFonts w:eastAsia="Calibri" w:cs="Segoe UI"/>
          <w:spacing w:val="2"/>
        </w:rPr>
        <w:t>s</w:t>
      </w:r>
      <w:r w:rsidRPr="007F3348">
        <w:rPr>
          <w:rFonts w:eastAsia="Calibri" w:cs="Segoe UI"/>
          <w:spacing w:val="1"/>
        </w:rPr>
        <w:t>p</w:t>
      </w:r>
      <w:r w:rsidRPr="007F3348">
        <w:rPr>
          <w:rFonts w:eastAsia="Calibri" w:cs="Segoe UI"/>
          <w:spacing w:val="8"/>
        </w:rPr>
        <w:t>e</w:t>
      </w:r>
      <w:r w:rsidRPr="007F3348">
        <w:rPr>
          <w:rFonts w:eastAsia="Calibri" w:cs="Segoe UI"/>
          <w:spacing w:val="-5"/>
        </w:rPr>
        <w:t>c</w:t>
      </w:r>
      <w:r w:rsidRPr="007F3348">
        <w:rPr>
          <w:rFonts w:eastAsia="Calibri" w:cs="Segoe UI"/>
          <w:spacing w:val="8"/>
        </w:rPr>
        <w:t>i</w:t>
      </w:r>
      <w:r w:rsidRPr="007F3348">
        <w:rPr>
          <w:rFonts w:eastAsia="Calibri" w:cs="Segoe UI"/>
          <w:spacing w:val="6"/>
        </w:rPr>
        <w:t>f</w:t>
      </w:r>
      <w:r w:rsidRPr="007F3348">
        <w:rPr>
          <w:rFonts w:eastAsia="Calibri" w:cs="Segoe UI"/>
        </w:rPr>
        <w:t>y</w:t>
      </w:r>
      <w:r w:rsidRPr="007F3348">
        <w:rPr>
          <w:rFonts w:eastAsia="Calibri" w:cs="Segoe UI"/>
          <w:spacing w:val="-5"/>
        </w:rPr>
        <w:t xml:space="preserve"> </w:t>
      </w:r>
      <w:r w:rsidRPr="007F3348">
        <w:rPr>
          <w:rFonts w:eastAsia="Calibri" w:cs="Segoe UI"/>
          <w:spacing w:val="8"/>
        </w:rPr>
        <w:t>e</w:t>
      </w:r>
      <w:r w:rsidRPr="007F3348">
        <w:rPr>
          <w:rFonts w:eastAsia="Calibri" w:cs="Segoe UI"/>
          <w:spacing w:val="3"/>
        </w:rPr>
        <w:t>v</w:t>
      </w:r>
      <w:r w:rsidRPr="007F3348">
        <w:rPr>
          <w:rFonts w:eastAsia="Calibri" w:cs="Segoe UI"/>
          <w:spacing w:val="-7"/>
        </w:rPr>
        <w:t>e</w:t>
      </w:r>
      <w:r w:rsidRPr="007F3348">
        <w:rPr>
          <w:rFonts w:eastAsia="Calibri" w:cs="Segoe UI"/>
          <w:spacing w:val="1"/>
        </w:rPr>
        <w:t>n</w:t>
      </w:r>
      <w:r w:rsidRPr="007F3348">
        <w:rPr>
          <w:rFonts w:eastAsia="Calibri" w:cs="Segoe UI"/>
        </w:rPr>
        <w:t>ts</w:t>
      </w:r>
      <w:r w:rsidRPr="007F3348">
        <w:rPr>
          <w:rFonts w:eastAsia="Calibri" w:cs="Segoe UI"/>
          <w:spacing w:val="-6"/>
        </w:rPr>
        <w:t xml:space="preserve"> </w:t>
      </w:r>
      <w:r w:rsidRPr="007F3348">
        <w:rPr>
          <w:rFonts w:eastAsia="Calibri" w:cs="Segoe UI"/>
          <w:spacing w:val="1"/>
          <w:w w:val="102"/>
        </w:rPr>
        <w:t>b</w:t>
      </w:r>
      <w:r w:rsidRPr="007F3348">
        <w:rPr>
          <w:rFonts w:eastAsia="Calibri" w:cs="Segoe UI"/>
          <w:w w:val="102"/>
        </w:rPr>
        <w:t>y “</w:t>
      </w:r>
      <w:r w:rsidRPr="007F3348">
        <w:rPr>
          <w:rFonts w:eastAsia="Calibri" w:cs="Segoe UI"/>
          <w:spacing w:val="5"/>
        </w:rPr>
        <w:t>A</w:t>
      </w:r>
      <w:r w:rsidRPr="007F3348">
        <w:rPr>
          <w:rFonts w:eastAsia="Calibri" w:cs="Segoe UI"/>
          <w:spacing w:val="-5"/>
        </w:rPr>
        <w:t>c</w:t>
      </w:r>
      <w:r w:rsidRPr="007F3348">
        <w:rPr>
          <w:rFonts w:eastAsia="Calibri" w:cs="Segoe UI"/>
        </w:rPr>
        <w:t>t</w:t>
      </w:r>
      <w:r w:rsidRPr="007F3348">
        <w:rPr>
          <w:rFonts w:eastAsia="Calibri" w:cs="Segoe UI"/>
          <w:spacing w:val="8"/>
        </w:rPr>
        <w:t>i</w:t>
      </w:r>
      <w:r w:rsidRPr="007F3348">
        <w:rPr>
          <w:rFonts w:eastAsia="Calibri" w:cs="Segoe UI"/>
          <w:spacing w:val="1"/>
        </w:rPr>
        <w:t>o</w:t>
      </w:r>
      <w:r w:rsidRPr="007F3348">
        <w:rPr>
          <w:rFonts w:eastAsia="Calibri" w:cs="Segoe UI"/>
        </w:rPr>
        <w:t>n</w:t>
      </w:r>
      <w:r w:rsidRPr="007F3348">
        <w:rPr>
          <w:rFonts w:eastAsia="Calibri" w:cs="Segoe UI"/>
          <w:spacing w:val="-6"/>
        </w:rPr>
        <w:t xml:space="preserve"> </w:t>
      </w:r>
      <w:r w:rsidRPr="007F3348">
        <w:rPr>
          <w:rFonts w:eastAsia="Calibri" w:cs="Segoe UI"/>
          <w:spacing w:val="-7"/>
        </w:rPr>
        <w:t>G</w:t>
      </w:r>
      <w:r w:rsidRPr="007F3348">
        <w:rPr>
          <w:rFonts w:eastAsia="Calibri" w:cs="Segoe UI"/>
          <w:spacing w:val="-4"/>
        </w:rPr>
        <w:t>r</w:t>
      </w:r>
      <w:r w:rsidRPr="007F3348">
        <w:rPr>
          <w:rFonts w:eastAsia="Calibri" w:cs="Segoe UI"/>
          <w:spacing w:val="1"/>
        </w:rPr>
        <w:t>oup</w:t>
      </w:r>
      <w:r w:rsidRPr="007F3348">
        <w:rPr>
          <w:rFonts w:eastAsia="Calibri" w:cs="Segoe UI"/>
          <w:spacing w:val="2"/>
        </w:rPr>
        <w:t>s”</w:t>
      </w:r>
      <w:r w:rsidRPr="007F3348">
        <w:rPr>
          <w:rFonts w:eastAsia="Calibri" w:cs="Segoe UI"/>
        </w:rPr>
        <w:t>.</w:t>
      </w:r>
      <w:r w:rsidRPr="007F3348">
        <w:rPr>
          <w:rFonts w:eastAsia="Calibri" w:cs="Segoe UI"/>
          <w:spacing w:val="-3"/>
        </w:rPr>
        <w:t xml:space="preserve"> </w:t>
      </w:r>
      <w:r>
        <w:rPr>
          <w:rFonts w:eastAsia="Calibri" w:cs="Segoe UI"/>
          <w:spacing w:val="-3"/>
        </w:rPr>
        <w:t xml:space="preserve"> </w:t>
      </w:r>
      <w:r w:rsidRPr="007F3348">
        <w:rPr>
          <w:rFonts w:eastAsia="Calibri" w:cs="Segoe UI"/>
          <w:spacing w:val="-5"/>
        </w:rPr>
        <w:t>T</w:t>
      </w:r>
      <w:r w:rsidRPr="007F3348">
        <w:rPr>
          <w:rFonts w:eastAsia="Calibri" w:cs="Segoe UI"/>
          <w:spacing w:val="1"/>
        </w:rPr>
        <w:t>h</w:t>
      </w:r>
      <w:r w:rsidRPr="007F3348">
        <w:rPr>
          <w:rFonts w:eastAsia="Calibri" w:cs="Segoe UI"/>
        </w:rPr>
        <w:t>e</w:t>
      </w:r>
      <w:r w:rsidRPr="007F3348">
        <w:rPr>
          <w:rFonts w:eastAsia="Calibri" w:cs="Segoe UI"/>
          <w:spacing w:val="10"/>
        </w:rPr>
        <w:t xml:space="preserve"> </w:t>
      </w:r>
      <w:r w:rsidRPr="007F3348">
        <w:rPr>
          <w:rFonts w:eastAsia="Calibri" w:cs="Segoe UI"/>
          <w:spacing w:val="5"/>
        </w:rPr>
        <w:t>A</w:t>
      </w:r>
      <w:r w:rsidRPr="007F3348">
        <w:rPr>
          <w:rFonts w:eastAsia="Calibri" w:cs="Segoe UI"/>
          <w:spacing w:val="-5"/>
        </w:rPr>
        <w:t>c</w:t>
      </w:r>
      <w:r w:rsidRPr="007F3348">
        <w:rPr>
          <w:rFonts w:eastAsia="Calibri" w:cs="Segoe UI"/>
        </w:rPr>
        <w:t>t</w:t>
      </w:r>
      <w:r w:rsidRPr="007F3348">
        <w:rPr>
          <w:rFonts w:eastAsia="Calibri" w:cs="Segoe UI"/>
          <w:spacing w:val="8"/>
        </w:rPr>
        <w:t>i</w:t>
      </w:r>
      <w:r w:rsidRPr="007F3348">
        <w:rPr>
          <w:rFonts w:eastAsia="Calibri" w:cs="Segoe UI"/>
          <w:spacing w:val="1"/>
        </w:rPr>
        <w:t>o</w:t>
      </w:r>
      <w:r w:rsidRPr="007F3348">
        <w:rPr>
          <w:rFonts w:eastAsia="Calibri" w:cs="Segoe UI"/>
        </w:rPr>
        <w:t>n</w:t>
      </w:r>
      <w:r w:rsidRPr="007F3348">
        <w:rPr>
          <w:rFonts w:eastAsia="Calibri" w:cs="Segoe UI"/>
          <w:spacing w:val="-6"/>
        </w:rPr>
        <w:t xml:space="preserve"> </w:t>
      </w:r>
      <w:r w:rsidRPr="007F3348">
        <w:rPr>
          <w:rFonts w:eastAsia="Calibri" w:cs="Segoe UI"/>
          <w:spacing w:val="-7"/>
        </w:rPr>
        <w:t>G</w:t>
      </w:r>
      <w:r w:rsidRPr="007F3348">
        <w:rPr>
          <w:rFonts w:eastAsia="Calibri" w:cs="Segoe UI"/>
          <w:spacing w:val="-4"/>
        </w:rPr>
        <w:t>r</w:t>
      </w:r>
      <w:r w:rsidRPr="007F3348">
        <w:rPr>
          <w:rFonts w:eastAsia="Calibri" w:cs="Segoe UI"/>
          <w:spacing w:val="1"/>
        </w:rPr>
        <w:t>oup</w:t>
      </w:r>
      <w:r w:rsidRPr="007F3348">
        <w:rPr>
          <w:rFonts w:eastAsia="Calibri" w:cs="Segoe UI"/>
        </w:rPr>
        <w:t>s</w:t>
      </w:r>
      <w:r w:rsidRPr="007F3348">
        <w:rPr>
          <w:rFonts w:eastAsia="Calibri" w:cs="Segoe UI"/>
          <w:spacing w:val="-5"/>
        </w:rPr>
        <w:t xml:space="preserve"> </w:t>
      </w:r>
      <w:r w:rsidRPr="007F3348">
        <w:rPr>
          <w:rFonts w:eastAsia="Calibri" w:cs="Segoe UI"/>
          <w:spacing w:val="1"/>
        </w:rPr>
        <w:t>d</w:t>
      </w:r>
      <w:r w:rsidRPr="007F3348">
        <w:rPr>
          <w:rFonts w:eastAsia="Calibri" w:cs="Segoe UI"/>
        </w:rPr>
        <w:t>o</w:t>
      </w:r>
      <w:r w:rsidRPr="007F3348">
        <w:rPr>
          <w:rFonts w:eastAsia="Calibri" w:cs="Segoe UI"/>
          <w:spacing w:val="1"/>
        </w:rPr>
        <w:t xml:space="preserve"> no</w:t>
      </w:r>
      <w:r w:rsidRPr="007F3348">
        <w:rPr>
          <w:rFonts w:eastAsia="Calibri" w:cs="Segoe UI"/>
        </w:rPr>
        <w:t>t</w:t>
      </w:r>
      <w:r w:rsidRPr="007F3348">
        <w:rPr>
          <w:rFonts w:eastAsia="Calibri" w:cs="Segoe UI"/>
          <w:spacing w:val="-14"/>
        </w:rPr>
        <w:t xml:space="preserve"> </w:t>
      </w:r>
      <w:r w:rsidRPr="007F3348">
        <w:rPr>
          <w:rFonts w:eastAsia="Calibri" w:cs="Segoe UI"/>
          <w:spacing w:val="-5"/>
        </w:rPr>
        <w:t>c</w:t>
      </w:r>
      <w:r w:rsidRPr="007F3348">
        <w:rPr>
          <w:rFonts w:eastAsia="Calibri" w:cs="Segoe UI"/>
          <w:spacing w:val="1"/>
        </w:rPr>
        <w:t>o</w:t>
      </w:r>
      <w:r w:rsidRPr="007F3348">
        <w:rPr>
          <w:rFonts w:eastAsia="Calibri" w:cs="Segoe UI"/>
          <w:spacing w:val="-4"/>
        </w:rPr>
        <w:t>rr</w:t>
      </w:r>
      <w:r w:rsidRPr="007F3348">
        <w:rPr>
          <w:rFonts w:eastAsia="Calibri" w:cs="Segoe UI"/>
          <w:spacing w:val="8"/>
        </w:rPr>
        <w:t>e</w:t>
      </w:r>
      <w:r w:rsidRPr="007F3348">
        <w:rPr>
          <w:rFonts w:eastAsia="Calibri" w:cs="Segoe UI"/>
          <w:spacing w:val="2"/>
        </w:rPr>
        <w:t>s</w:t>
      </w:r>
      <w:r w:rsidRPr="007F3348">
        <w:rPr>
          <w:rFonts w:eastAsia="Calibri" w:cs="Segoe UI"/>
          <w:spacing w:val="1"/>
        </w:rPr>
        <w:t>pon</w:t>
      </w:r>
      <w:r w:rsidRPr="007F3348">
        <w:rPr>
          <w:rFonts w:eastAsia="Calibri" w:cs="Segoe UI"/>
        </w:rPr>
        <w:t>d</w:t>
      </w:r>
      <w:r w:rsidRPr="007F3348">
        <w:rPr>
          <w:rFonts w:eastAsia="Calibri" w:cs="Segoe UI"/>
          <w:spacing w:val="2"/>
        </w:rPr>
        <w:t xml:space="preserve"> </w:t>
      </w:r>
      <w:r w:rsidRPr="007F3348">
        <w:rPr>
          <w:rFonts w:eastAsia="Calibri" w:cs="Segoe UI"/>
          <w:spacing w:val="1"/>
        </w:rPr>
        <w:t>d</w:t>
      </w:r>
      <w:r w:rsidRPr="007F3348">
        <w:rPr>
          <w:rFonts w:eastAsia="Calibri" w:cs="Segoe UI"/>
          <w:spacing w:val="8"/>
        </w:rPr>
        <w:t>i</w:t>
      </w:r>
      <w:r w:rsidRPr="007F3348">
        <w:rPr>
          <w:rFonts w:eastAsia="Calibri" w:cs="Segoe UI"/>
          <w:spacing w:val="-4"/>
        </w:rPr>
        <w:t>r</w:t>
      </w:r>
      <w:r w:rsidRPr="007F3348">
        <w:rPr>
          <w:rFonts w:eastAsia="Calibri" w:cs="Segoe UI"/>
          <w:spacing w:val="8"/>
        </w:rPr>
        <w:t>e</w:t>
      </w:r>
      <w:r w:rsidRPr="007F3348">
        <w:rPr>
          <w:rFonts w:eastAsia="Calibri" w:cs="Segoe UI"/>
          <w:spacing w:val="-5"/>
        </w:rPr>
        <w:t>c</w:t>
      </w:r>
      <w:r w:rsidRPr="007F3348">
        <w:rPr>
          <w:rFonts w:eastAsia="Calibri" w:cs="Segoe UI"/>
        </w:rPr>
        <w:t>t</w:t>
      </w:r>
      <w:r w:rsidRPr="007F3348">
        <w:rPr>
          <w:rFonts w:eastAsia="Calibri" w:cs="Segoe UI"/>
          <w:spacing w:val="8"/>
        </w:rPr>
        <w:t>l</w:t>
      </w:r>
      <w:r w:rsidRPr="007F3348">
        <w:rPr>
          <w:rFonts w:eastAsia="Calibri" w:cs="Segoe UI"/>
        </w:rPr>
        <w:t>y</w:t>
      </w:r>
      <w:r w:rsidRPr="007F3348">
        <w:rPr>
          <w:rFonts w:eastAsia="Calibri" w:cs="Segoe UI"/>
          <w:spacing w:val="-4"/>
        </w:rPr>
        <w:t xml:space="preserve"> </w:t>
      </w:r>
      <w:r w:rsidRPr="007F3348">
        <w:rPr>
          <w:rFonts w:eastAsia="Calibri" w:cs="Segoe UI"/>
        </w:rPr>
        <w:t>to</w:t>
      </w:r>
      <w:r w:rsidRPr="007F3348">
        <w:rPr>
          <w:rFonts w:eastAsia="Calibri" w:cs="Segoe UI"/>
          <w:spacing w:val="-15"/>
        </w:rPr>
        <w:t xml:space="preserve"> </w:t>
      </w:r>
      <w:r w:rsidRPr="007F3348">
        <w:rPr>
          <w:rFonts w:eastAsia="Calibri" w:cs="Segoe UI"/>
          <w:spacing w:val="8"/>
        </w:rPr>
        <w:t>e</w:t>
      </w:r>
      <w:r w:rsidRPr="007F3348">
        <w:rPr>
          <w:rFonts w:eastAsia="Calibri" w:cs="Segoe UI"/>
          <w:spacing w:val="3"/>
        </w:rPr>
        <w:t>v</w:t>
      </w:r>
      <w:r w:rsidRPr="007F3348">
        <w:rPr>
          <w:rFonts w:eastAsia="Calibri" w:cs="Segoe UI"/>
          <w:spacing w:val="8"/>
        </w:rPr>
        <w:t>e</w:t>
      </w:r>
      <w:r w:rsidRPr="007F3348">
        <w:rPr>
          <w:rFonts w:eastAsia="Calibri" w:cs="Segoe UI"/>
          <w:spacing w:val="1"/>
        </w:rPr>
        <w:t>n</w:t>
      </w:r>
      <w:r w:rsidRPr="007F3348">
        <w:rPr>
          <w:rFonts w:eastAsia="Calibri" w:cs="Segoe UI"/>
        </w:rPr>
        <w:t>t</w:t>
      </w:r>
      <w:r w:rsidRPr="007F3348">
        <w:rPr>
          <w:rFonts w:eastAsia="Calibri" w:cs="Segoe UI"/>
          <w:spacing w:val="-10"/>
        </w:rPr>
        <w:t xml:space="preserve"> </w:t>
      </w:r>
      <w:r w:rsidRPr="007F3348">
        <w:rPr>
          <w:rFonts w:eastAsia="Calibri" w:cs="Segoe UI"/>
          <w:spacing w:val="3"/>
        </w:rPr>
        <w:t>I</w:t>
      </w:r>
      <w:r w:rsidRPr="007F3348">
        <w:rPr>
          <w:rFonts w:eastAsia="Calibri" w:cs="Segoe UI"/>
          <w:spacing w:val="-3"/>
        </w:rPr>
        <w:t>D</w:t>
      </w:r>
      <w:r w:rsidRPr="007F3348">
        <w:rPr>
          <w:rFonts w:eastAsia="Calibri" w:cs="Segoe UI"/>
          <w:spacing w:val="2"/>
        </w:rPr>
        <w:t>s</w:t>
      </w:r>
      <w:r>
        <w:rPr>
          <w:rFonts w:eastAsia="Calibri" w:cs="Segoe UI"/>
        </w:rPr>
        <w:t>;</w:t>
      </w:r>
      <w:r w:rsidRPr="007F3348">
        <w:rPr>
          <w:rFonts w:eastAsia="Calibri" w:cs="Segoe UI"/>
          <w:spacing w:val="-9"/>
        </w:rPr>
        <w:t xml:space="preserve"> </w:t>
      </w:r>
      <w:r w:rsidRPr="007F3348">
        <w:rPr>
          <w:rFonts w:eastAsia="Calibri" w:cs="Segoe UI"/>
          <w:spacing w:val="1"/>
        </w:rPr>
        <w:t>ho</w:t>
      </w:r>
      <w:r w:rsidRPr="007F3348">
        <w:rPr>
          <w:rFonts w:eastAsia="Calibri" w:cs="Segoe UI"/>
          <w:spacing w:val="4"/>
        </w:rPr>
        <w:t>w</w:t>
      </w:r>
      <w:r w:rsidRPr="007F3348">
        <w:rPr>
          <w:rFonts w:eastAsia="Calibri" w:cs="Segoe UI"/>
          <w:spacing w:val="8"/>
        </w:rPr>
        <w:t>e</w:t>
      </w:r>
      <w:r w:rsidRPr="007F3348">
        <w:rPr>
          <w:rFonts w:eastAsia="Calibri" w:cs="Segoe UI"/>
          <w:spacing w:val="3"/>
        </w:rPr>
        <w:t>v</w:t>
      </w:r>
      <w:r w:rsidRPr="007F3348">
        <w:rPr>
          <w:rFonts w:eastAsia="Calibri" w:cs="Segoe UI"/>
          <w:spacing w:val="-7"/>
        </w:rPr>
        <w:t>e</w:t>
      </w:r>
      <w:r w:rsidRPr="007F3348">
        <w:rPr>
          <w:rFonts w:eastAsia="Calibri" w:cs="Segoe UI"/>
        </w:rPr>
        <w:t>r</w:t>
      </w:r>
      <w:r>
        <w:rPr>
          <w:rFonts w:eastAsia="Calibri" w:cs="Segoe UI"/>
          <w:spacing w:val="-7"/>
        </w:rPr>
        <w:t xml:space="preserve">, </w:t>
      </w:r>
      <w:r w:rsidRPr="007F3348">
        <w:rPr>
          <w:rFonts w:eastAsia="Calibri" w:cs="Segoe UI"/>
        </w:rPr>
        <w:t>t</w:t>
      </w:r>
      <w:r w:rsidRPr="007F3348">
        <w:rPr>
          <w:rFonts w:eastAsia="Calibri" w:cs="Segoe UI"/>
          <w:spacing w:val="1"/>
        </w:rPr>
        <w:t>h</w:t>
      </w:r>
      <w:r w:rsidRPr="007F3348">
        <w:rPr>
          <w:rFonts w:eastAsia="Calibri" w:cs="Segoe UI"/>
        </w:rPr>
        <w:t>e</w:t>
      </w:r>
      <w:r w:rsidRPr="007F3348">
        <w:rPr>
          <w:rFonts w:eastAsia="Calibri" w:cs="Segoe UI"/>
          <w:spacing w:val="-6"/>
        </w:rPr>
        <w:t xml:space="preserve"> </w:t>
      </w:r>
      <w:r w:rsidRPr="007F3348">
        <w:rPr>
          <w:rFonts w:eastAsia="Calibri" w:cs="Segoe UI"/>
          <w:spacing w:val="8"/>
          <w:w w:val="102"/>
        </w:rPr>
        <w:t>i</w:t>
      </w:r>
      <w:r w:rsidRPr="007F3348">
        <w:rPr>
          <w:rFonts w:eastAsia="Calibri" w:cs="Segoe UI"/>
          <w:spacing w:val="1"/>
          <w:w w:val="102"/>
        </w:rPr>
        <w:t>n</w:t>
      </w:r>
      <w:r w:rsidRPr="007F3348">
        <w:rPr>
          <w:rFonts w:eastAsia="Calibri" w:cs="Segoe UI"/>
          <w:spacing w:val="6"/>
          <w:w w:val="102"/>
        </w:rPr>
        <w:t>f</w:t>
      </w:r>
      <w:r w:rsidRPr="007F3348">
        <w:rPr>
          <w:rFonts w:eastAsia="Calibri" w:cs="Segoe UI"/>
          <w:spacing w:val="1"/>
          <w:w w:val="102"/>
        </w:rPr>
        <w:t>o</w:t>
      </w:r>
      <w:r w:rsidRPr="007F3348">
        <w:rPr>
          <w:rFonts w:eastAsia="Calibri" w:cs="Segoe UI"/>
          <w:spacing w:val="-4"/>
          <w:w w:val="102"/>
        </w:rPr>
        <w:t>r</w:t>
      </w:r>
      <w:r w:rsidRPr="007F3348">
        <w:rPr>
          <w:rFonts w:eastAsia="Calibri" w:cs="Segoe UI"/>
          <w:w w:val="102"/>
        </w:rPr>
        <w:t>m</w:t>
      </w:r>
      <w:r w:rsidRPr="007F3348">
        <w:rPr>
          <w:rFonts w:eastAsia="Calibri" w:cs="Segoe UI"/>
          <w:spacing w:val="-2"/>
          <w:w w:val="102"/>
        </w:rPr>
        <w:t>a</w:t>
      </w:r>
      <w:r w:rsidRPr="007F3348">
        <w:rPr>
          <w:rFonts w:eastAsia="Calibri" w:cs="Segoe UI"/>
          <w:w w:val="102"/>
        </w:rPr>
        <w:t>t</w:t>
      </w:r>
      <w:r w:rsidRPr="007F3348">
        <w:rPr>
          <w:rFonts w:eastAsia="Calibri" w:cs="Segoe UI"/>
          <w:spacing w:val="-7"/>
          <w:w w:val="102"/>
        </w:rPr>
        <w:t>i</w:t>
      </w:r>
      <w:r w:rsidRPr="007F3348">
        <w:rPr>
          <w:rFonts w:eastAsia="Calibri" w:cs="Segoe UI"/>
          <w:spacing w:val="1"/>
          <w:w w:val="102"/>
        </w:rPr>
        <w:t>o</w:t>
      </w:r>
      <w:r w:rsidRPr="007F3348">
        <w:rPr>
          <w:rFonts w:eastAsia="Calibri" w:cs="Segoe UI"/>
          <w:w w:val="102"/>
        </w:rPr>
        <w:t xml:space="preserve">n </w:t>
      </w:r>
      <w:r w:rsidRPr="007F3348">
        <w:rPr>
          <w:rFonts w:eastAsia="Calibri" w:cs="Segoe UI"/>
          <w:spacing w:val="8"/>
        </w:rPr>
        <w:t>i</w:t>
      </w:r>
      <w:r w:rsidRPr="007F3348">
        <w:rPr>
          <w:rFonts w:eastAsia="Calibri" w:cs="Segoe UI"/>
          <w:spacing w:val="1"/>
        </w:rPr>
        <w:t>n</w:t>
      </w:r>
      <w:r w:rsidRPr="007F3348">
        <w:rPr>
          <w:rFonts w:eastAsia="Calibri" w:cs="Segoe UI"/>
          <w:spacing w:val="-5"/>
        </w:rPr>
        <w:t>c</w:t>
      </w:r>
      <w:r w:rsidRPr="007F3348">
        <w:rPr>
          <w:rFonts w:eastAsia="Calibri" w:cs="Segoe UI"/>
          <w:spacing w:val="8"/>
        </w:rPr>
        <w:t>l</w:t>
      </w:r>
      <w:r w:rsidRPr="007F3348">
        <w:rPr>
          <w:rFonts w:eastAsia="Calibri" w:cs="Segoe UI"/>
          <w:spacing w:val="1"/>
        </w:rPr>
        <w:t>ud</w:t>
      </w:r>
      <w:r w:rsidRPr="007F3348">
        <w:rPr>
          <w:rFonts w:eastAsia="Calibri" w:cs="Segoe UI"/>
          <w:spacing w:val="8"/>
        </w:rPr>
        <w:t>e</w:t>
      </w:r>
      <w:r w:rsidRPr="007F3348">
        <w:rPr>
          <w:rFonts w:eastAsia="Calibri" w:cs="Segoe UI"/>
        </w:rPr>
        <w:t>d</w:t>
      </w:r>
      <w:r w:rsidRPr="007F3348">
        <w:rPr>
          <w:rFonts w:eastAsia="Calibri" w:cs="Segoe UI"/>
          <w:spacing w:val="-3"/>
        </w:rPr>
        <w:t xml:space="preserve"> </w:t>
      </w:r>
      <w:r w:rsidRPr="007F3348">
        <w:rPr>
          <w:rFonts w:eastAsia="Calibri" w:cs="Segoe UI"/>
          <w:spacing w:val="8"/>
        </w:rPr>
        <w:t>i</w:t>
      </w:r>
      <w:r w:rsidRPr="007F3348">
        <w:rPr>
          <w:rFonts w:eastAsia="Calibri" w:cs="Segoe UI"/>
        </w:rPr>
        <w:t>n</w:t>
      </w:r>
      <w:r w:rsidRPr="007F3348">
        <w:rPr>
          <w:rFonts w:eastAsia="Calibri" w:cs="Segoe UI"/>
          <w:spacing w:val="-15"/>
        </w:rPr>
        <w:t xml:space="preserve"> </w:t>
      </w:r>
      <w:r w:rsidRPr="007F3348">
        <w:rPr>
          <w:rFonts w:eastAsia="Calibri" w:cs="Segoe UI"/>
          <w:spacing w:val="-3"/>
        </w:rPr>
        <w:t>a</w:t>
      </w:r>
      <w:r w:rsidRPr="007F3348">
        <w:rPr>
          <w:rFonts w:eastAsia="Calibri" w:cs="Segoe UI"/>
        </w:rPr>
        <w:t>n</w:t>
      </w:r>
      <w:r w:rsidRPr="007F3348">
        <w:rPr>
          <w:rFonts w:eastAsia="Calibri" w:cs="Segoe UI"/>
          <w:spacing w:val="-14"/>
        </w:rPr>
        <w:t xml:space="preserve"> </w:t>
      </w:r>
      <w:r w:rsidRPr="007F3348">
        <w:rPr>
          <w:rFonts w:eastAsia="Calibri" w:cs="Segoe UI"/>
          <w:spacing w:val="-3"/>
        </w:rPr>
        <w:t>A</w:t>
      </w:r>
      <w:r w:rsidRPr="007F3348">
        <w:rPr>
          <w:rFonts w:eastAsia="Calibri" w:cs="Segoe UI"/>
          <w:spacing w:val="-5"/>
        </w:rPr>
        <w:t>c</w:t>
      </w:r>
      <w:r w:rsidRPr="007F3348">
        <w:rPr>
          <w:rFonts w:eastAsia="Calibri" w:cs="Segoe UI"/>
        </w:rPr>
        <w:t>t</w:t>
      </w:r>
      <w:r w:rsidRPr="007F3348">
        <w:rPr>
          <w:rFonts w:eastAsia="Calibri" w:cs="Segoe UI"/>
          <w:spacing w:val="8"/>
        </w:rPr>
        <w:t>i</w:t>
      </w:r>
      <w:r w:rsidRPr="007F3348">
        <w:rPr>
          <w:rFonts w:eastAsia="Calibri" w:cs="Segoe UI"/>
          <w:spacing w:val="1"/>
        </w:rPr>
        <w:t>o</w:t>
      </w:r>
      <w:r w:rsidRPr="007F3348">
        <w:rPr>
          <w:rFonts w:eastAsia="Calibri" w:cs="Segoe UI"/>
        </w:rPr>
        <w:t>n</w:t>
      </w:r>
      <w:r w:rsidRPr="007F3348">
        <w:rPr>
          <w:rFonts w:eastAsia="Calibri" w:cs="Segoe UI"/>
          <w:spacing w:val="-7"/>
        </w:rPr>
        <w:t xml:space="preserve"> </w:t>
      </w:r>
      <w:r w:rsidRPr="007F3348">
        <w:rPr>
          <w:rFonts w:eastAsia="Calibri" w:cs="Segoe UI"/>
          <w:spacing w:val="-1"/>
        </w:rPr>
        <w:t>G</w:t>
      </w:r>
      <w:r w:rsidRPr="007F3348">
        <w:rPr>
          <w:rFonts w:eastAsia="Calibri" w:cs="Segoe UI"/>
          <w:spacing w:val="-4"/>
        </w:rPr>
        <w:t>r</w:t>
      </w:r>
      <w:r w:rsidRPr="007F3348">
        <w:rPr>
          <w:rFonts w:eastAsia="Calibri" w:cs="Segoe UI"/>
          <w:spacing w:val="1"/>
        </w:rPr>
        <w:t>ou</w:t>
      </w:r>
      <w:r w:rsidRPr="007F3348">
        <w:rPr>
          <w:rFonts w:eastAsia="Calibri" w:cs="Segoe UI"/>
        </w:rPr>
        <w:t>p</w:t>
      </w:r>
      <w:r w:rsidRPr="007F3348">
        <w:rPr>
          <w:rFonts w:eastAsia="Calibri" w:cs="Segoe UI"/>
          <w:spacing w:val="8"/>
        </w:rPr>
        <w:t xml:space="preserve"> i</w:t>
      </w:r>
      <w:r w:rsidRPr="007F3348">
        <w:rPr>
          <w:rFonts w:eastAsia="Calibri" w:cs="Segoe UI"/>
        </w:rPr>
        <w:t>s</w:t>
      </w:r>
      <w:r w:rsidRPr="007F3348">
        <w:rPr>
          <w:rFonts w:eastAsia="Calibri" w:cs="Segoe UI"/>
          <w:spacing w:val="-15"/>
        </w:rPr>
        <w:t xml:space="preserve"> </w:t>
      </w:r>
      <w:r w:rsidRPr="007F3348">
        <w:rPr>
          <w:rFonts w:eastAsia="Calibri" w:cs="Segoe UI"/>
          <w:spacing w:val="3"/>
        </w:rPr>
        <w:t>v</w:t>
      </w:r>
      <w:r w:rsidRPr="007F3348">
        <w:rPr>
          <w:rFonts w:eastAsia="Calibri" w:cs="Segoe UI"/>
          <w:spacing w:val="8"/>
        </w:rPr>
        <w:t>e</w:t>
      </w:r>
      <w:r w:rsidRPr="007F3348">
        <w:rPr>
          <w:rFonts w:eastAsia="Calibri" w:cs="Segoe UI"/>
          <w:spacing w:val="-4"/>
        </w:rPr>
        <w:t>r</w:t>
      </w:r>
      <w:r w:rsidRPr="007F3348">
        <w:rPr>
          <w:rFonts w:eastAsia="Calibri" w:cs="Segoe UI"/>
        </w:rPr>
        <w:t>y</w:t>
      </w:r>
      <w:r w:rsidRPr="007F3348">
        <w:rPr>
          <w:rFonts w:eastAsia="Calibri" w:cs="Segoe UI"/>
          <w:spacing w:val="-9"/>
        </w:rPr>
        <w:t xml:space="preserve"> </w:t>
      </w:r>
      <w:r w:rsidRPr="007F3348">
        <w:rPr>
          <w:rFonts w:eastAsia="Calibri" w:cs="Segoe UI"/>
          <w:spacing w:val="2"/>
        </w:rPr>
        <w:t>s</w:t>
      </w:r>
      <w:r w:rsidRPr="007F3348">
        <w:rPr>
          <w:rFonts w:eastAsia="Calibri" w:cs="Segoe UI"/>
          <w:spacing w:val="8"/>
        </w:rPr>
        <w:t>i</w:t>
      </w:r>
      <w:r w:rsidRPr="007F3348">
        <w:rPr>
          <w:rFonts w:eastAsia="Calibri" w:cs="Segoe UI"/>
        </w:rPr>
        <w:t>m</w:t>
      </w:r>
      <w:r w:rsidRPr="007F3348">
        <w:rPr>
          <w:rFonts w:eastAsia="Calibri" w:cs="Segoe UI"/>
          <w:spacing w:val="8"/>
        </w:rPr>
        <w:t>il</w:t>
      </w:r>
      <w:r w:rsidRPr="007F3348">
        <w:rPr>
          <w:rFonts w:eastAsia="Calibri" w:cs="Segoe UI"/>
          <w:spacing w:val="-3"/>
        </w:rPr>
        <w:t>a</w:t>
      </w:r>
      <w:r w:rsidRPr="007F3348">
        <w:rPr>
          <w:rFonts w:eastAsia="Calibri" w:cs="Segoe UI"/>
        </w:rPr>
        <w:t>r</w:t>
      </w:r>
      <w:r w:rsidRPr="007F3348">
        <w:rPr>
          <w:rFonts w:eastAsia="Calibri" w:cs="Segoe UI"/>
          <w:spacing w:val="-11"/>
        </w:rPr>
        <w:t xml:space="preserve"> </w:t>
      </w:r>
      <w:r w:rsidRPr="007F3348">
        <w:rPr>
          <w:rFonts w:eastAsia="Calibri" w:cs="Segoe UI"/>
        </w:rPr>
        <w:t>to</w:t>
      </w:r>
      <w:r w:rsidRPr="007F3348">
        <w:rPr>
          <w:rFonts w:eastAsia="Calibri" w:cs="Segoe UI"/>
          <w:spacing w:val="-15"/>
        </w:rPr>
        <w:t xml:space="preserve"> </w:t>
      </w:r>
      <w:r w:rsidRPr="007F3348">
        <w:rPr>
          <w:rFonts w:eastAsia="Calibri" w:cs="Segoe UI"/>
        </w:rPr>
        <w:t>t</w:t>
      </w:r>
      <w:r w:rsidRPr="007F3348">
        <w:rPr>
          <w:rFonts w:eastAsia="Calibri" w:cs="Segoe UI"/>
          <w:spacing w:val="1"/>
        </w:rPr>
        <w:t>h</w:t>
      </w:r>
      <w:r w:rsidRPr="007F3348">
        <w:rPr>
          <w:rFonts w:eastAsia="Calibri" w:cs="Segoe UI"/>
        </w:rPr>
        <w:t>e</w:t>
      </w:r>
      <w:r w:rsidRPr="007F3348">
        <w:rPr>
          <w:rFonts w:eastAsia="Calibri" w:cs="Segoe UI"/>
          <w:spacing w:val="-6"/>
        </w:rPr>
        <w:t xml:space="preserve"> </w:t>
      </w:r>
      <w:r w:rsidRPr="007F3348">
        <w:rPr>
          <w:rFonts w:eastAsia="Calibri" w:cs="Segoe UI"/>
          <w:spacing w:val="8"/>
          <w:w w:val="102"/>
        </w:rPr>
        <w:t>i</w:t>
      </w:r>
      <w:r w:rsidRPr="007F3348">
        <w:rPr>
          <w:rFonts w:eastAsia="Calibri" w:cs="Segoe UI"/>
          <w:spacing w:val="1"/>
          <w:w w:val="102"/>
        </w:rPr>
        <w:t>n</w:t>
      </w:r>
      <w:r w:rsidRPr="007F3348">
        <w:rPr>
          <w:rFonts w:eastAsia="Calibri" w:cs="Segoe UI"/>
          <w:spacing w:val="6"/>
          <w:w w:val="102"/>
        </w:rPr>
        <w:t>f</w:t>
      </w:r>
      <w:r w:rsidRPr="007F3348">
        <w:rPr>
          <w:rFonts w:eastAsia="Calibri" w:cs="Segoe UI"/>
          <w:w w:val="102"/>
        </w:rPr>
        <w:t>o</w:t>
      </w:r>
      <w:r w:rsidRPr="007F3348">
        <w:rPr>
          <w:rFonts w:eastAsia="Calibri" w:cs="Segoe UI"/>
          <w:spacing w:val="-4"/>
        </w:rPr>
        <w:t>r</w:t>
      </w:r>
      <w:r w:rsidRPr="007F3348">
        <w:rPr>
          <w:rFonts w:eastAsia="Calibri" w:cs="Segoe UI"/>
        </w:rPr>
        <w:t>m</w:t>
      </w:r>
      <w:r w:rsidRPr="007F3348">
        <w:rPr>
          <w:rFonts w:eastAsia="Calibri" w:cs="Segoe UI"/>
          <w:spacing w:val="-2"/>
        </w:rPr>
        <w:t>a</w:t>
      </w:r>
      <w:r w:rsidRPr="007F3348">
        <w:rPr>
          <w:rFonts w:eastAsia="Calibri" w:cs="Segoe UI"/>
        </w:rPr>
        <w:t>t</w:t>
      </w:r>
      <w:r w:rsidRPr="007F3348">
        <w:rPr>
          <w:rFonts w:eastAsia="Calibri" w:cs="Segoe UI"/>
          <w:spacing w:val="8"/>
        </w:rPr>
        <w:t>i</w:t>
      </w:r>
      <w:r w:rsidRPr="007F3348">
        <w:rPr>
          <w:rFonts w:eastAsia="Calibri" w:cs="Segoe UI"/>
          <w:spacing w:val="1"/>
        </w:rPr>
        <w:t>o</w:t>
      </w:r>
      <w:r w:rsidRPr="007F3348">
        <w:rPr>
          <w:rFonts w:eastAsia="Calibri" w:cs="Segoe UI"/>
        </w:rPr>
        <w:t>n</w:t>
      </w:r>
      <w:r w:rsidRPr="007F3348">
        <w:rPr>
          <w:rFonts w:eastAsia="Calibri" w:cs="Segoe UI"/>
          <w:spacing w:val="-4"/>
        </w:rPr>
        <w:t xml:space="preserve"> </w:t>
      </w:r>
      <w:r w:rsidRPr="007F3348">
        <w:rPr>
          <w:rFonts w:eastAsia="Calibri" w:cs="Segoe UI"/>
          <w:spacing w:val="8"/>
        </w:rPr>
        <w:t>i</w:t>
      </w:r>
      <w:r w:rsidRPr="007F3348">
        <w:rPr>
          <w:rFonts w:eastAsia="Calibri" w:cs="Segoe UI"/>
          <w:spacing w:val="1"/>
        </w:rPr>
        <w:t>n</w:t>
      </w:r>
      <w:r w:rsidRPr="007F3348">
        <w:rPr>
          <w:rFonts w:eastAsia="Calibri" w:cs="Segoe UI"/>
          <w:spacing w:val="-5"/>
        </w:rPr>
        <w:t>c</w:t>
      </w:r>
      <w:r w:rsidRPr="007F3348">
        <w:rPr>
          <w:rFonts w:eastAsia="Calibri" w:cs="Segoe UI"/>
          <w:spacing w:val="8"/>
        </w:rPr>
        <w:t>l</w:t>
      </w:r>
      <w:r w:rsidRPr="007F3348">
        <w:rPr>
          <w:rFonts w:eastAsia="Calibri" w:cs="Segoe UI"/>
          <w:spacing w:val="1"/>
        </w:rPr>
        <w:t>ud</w:t>
      </w:r>
      <w:r w:rsidRPr="007F3348">
        <w:rPr>
          <w:rFonts w:eastAsia="Calibri" w:cs="Segoe UI"/>
          <w:spacing w:val="-7"/>
        </w:rPr>
        <w:t>e</w:t>
      </w:r>
      <w:r w:rsidRPr="007F3348">
        <w:rPr>
          <w:rFonts w:eastAsia="Calibri" w:cs="Segoe UI"/>
        </w:rPr>
        <w:t>d</w:t>
      </w:r>
      <w:r w:rsidRPr="007F3348">
        <w:rPr>
          <w:rFonts w:eastAsia="Calibri" w:cs="Segoe UI"/>
          <w:spacing w:val="-3"/>
        </w:rPr>
        <w:t xml:space="preserve"> </w:t>
      </w:r>
      <w:r w:rsidRPr="007F3348">
        <w:rPr>
          <w:rFonts w:eastAsia="Calibri" w:cs="Segoe UI"/>
          <w:spacing w:val="8"/>
        </w:rPr>
        <w:t>i</w:t>
      </w:r>
      <w:r w:rsidRPr="007F3348">
        <w:rPr>
          <w:rFonts w:eastAsia="Calibri" w:cs="Segoe UI"/>
        </w:rPr>
        <w:t>n</w:t>
      </w:r>
      <w:r w:rsidRPr="007F3348">
        <w:rPr>
          <w:rFonts w:eastAsia="Calibri" w:cs="Segoe UI"/>
          <w:spacing w:val="-15"/>
        </w:rPr>
        <w:t xml:space="preserve"> </w:t>
      </w:r>
      <w:r w:rsidRPr="007F3348">
        <w:rPr>
          <w:rFonts w:eastAsia="Calibri" w:cs="Segoe UI"/>
        </w:rPr>
        <w:t>a</w:t>
      </w:r>
      <w:r w:rsidRPr="007F3348">
        <w:rPr>
          <w:rFonts w:eastAsia="Calibri" w:cs="Segoe UI"/>
          <w:spacing w:val="-20"/>
        </w:rPr>
        <w:t xml:space="preserve"> </w:t>
      </w:r>
      <w:r w:rsidRPr="007F3348">
        <w:rPr>
          <w:rFonts w:eastAsia="Calibri" w:cs="Segoe UI"/>
          <w:spacing w:val="1"/>
        </w:rPr>
        <w:t>S</w:t>
      </w:r>
      <w:r w:rsidRPr="007F3348">
        <w:rPr>
          <w:rFonts w:eastAsia="Calibri" w:cs="Segoe UI"/>
          <w:spacing w:val="-1"/>
        </w:rPr>
        <w:t>Q</w:t>
      </w:r>
      <w:r w:rsidRPr="007F3348">
        <w:rPr>
          <w:rFonts w:eastAsia="Calibri" w:cs="Segoe UI"/>
        </w:rPr>
        <w:t>L</w:t>
      </w:r>
      <w:r w:rsidRPr="007F3348">
        <w:rPr>
          <w:rFonts w:eastAsia="Calibri" w:cs="Segoe UI"/>
          <w:spacing w:val="-2"/>
        </w:rPr>
        <w:t xml:space="preserve"> </w:t>
      </w:r>
      <w:r w:rsidRPr="007F3348">
        <w:rPr>
          <w:rFonts w:eastAsia="Calibri" w:cs="Segoe UI"/>
          <w:spacing w:val="5"/>
          <w:w w:val="102"/>
        </w:rPr>
        <w:t>A</w:t>
      </w:r>
      <w:r w:rsidRPr="007F3348">
        <w:rPr>
          <w:rFonts w:eastAsia="Calibri" w:cs="Segoe UI"/>
          <w:spacing w:val="1"/>
          <w:w w:val="102"/>
        </w:rPr>
        <w:t>ud</w:t>
      </w:r>
      <w:r w:rsidRPr="007F3348">
        <w:rPr>
          <w:rFonts w:eastAsia="Calibri" w:cs="Segoe UI"/>
          <w:spacing w:val="8"/>
          <w:w w:val="102"/>
        </w:rPr>
        <w:t>i</w:t>
      </w:r>
      <w:r w:rsidRPr="007F3348">
        <w:rPr>
          <w:rFonts w:eastAsia="Calibri" w:cs="Segoe UI"/>
          <w:w w:val="102"/>
        </w:rPr>
        <w:t>t.</w:t>
      </w:r>
    </w:p>
    <w:p w14:paraId="2594F9D9" w14:textId="77777777" w:rsidR="00B5048D" w:rsidRPr="007F3348" w:rsidRDefault="00B5048D" w:rsidP="00B5048D">
      <w:pPr>
        <w:spacing w:after="0" w:line="160" w:lineRule="exact"/>
        <w:rPr>
          <w:rFonts w:cs="Segoe UI"/>
          <w:sz w:val="16"/>
          <w:szCs w:val="16"/>
        </w:rPr>
      </w:pPr>
    </w:p>
    <w:p w14:paraId="5F41C5BC" w14:textId="77777777" w:rsidR="00B5048D" w:rsidRPr="00300CE3" w:rsidRDefault="00B5048D" w:rsidP="00B5048D">
      <w:pPr>
        <w:spacing w:after="0" w:line="266" w:lineRule="exact"/>
        <w:ind w:left="102" w:right="2348"/>
        <w:rPr>
          <w:rFonts w:ascii="Segoe UI Light" w:eastAsia="Calibri" w:hAnsi="Segoe UI Light" w:cs="Calibri"/>
        </w:rPr>
      </w:pPr>
      <w:r w:rsidRPr="007F3348">
        <w:rPr>
          <w:rFonts w:eastAsia="Calibri" w:cs="Segoe UI"/>
          <w:spacing w:val="-5"/>
        </w:rPr>
        <w:t>T</w:t>
      </w:r>
      <w:r w:rsidRPr="007F3348">
        <w:rPr>
          <w:rFonts w:eastAsia="Calibri" w:cs="Segoe UI"/>
          <w:spacing w:val="1"/>
        </w:rPr>
        <w:t>h</w:t>
      </w:r>
      <w:r w:rsidRPr="007F3348">
        <w:rPr>
          <w:rFonts w:eastAsia="Calibri" w:cs="Segoe UI"/>
        </w:rPr>
        <w:t>e</w:t>
      </w:r>
      <w:r w:rsidRPr="007F3348">
        <w:rPr>
          <w:rFonts w:eastAsia="Calibri" w:cs="Segoe UI"/>
          <w:spacing w:val="-5"/>
        </w:rPr>
        <w:t xml:space="preserve"> </w:t>
      </w:r>
      <w:r w:rsidRPr="007F3348">
        <w:rPr>
          <w:rFonts w:eastAsia="Calibri" w:cs="Segoe UI"/>
          <w:spacing w:val="6"/>
        </w:rPr>
        <w:t>f</w:t>
      </w:r>
      <w:r w:rsidRPr="007F3348">
        <w:rPr>
          <w:rFonts w:eastAsia="Calibri" w:cs="Segoe UI"/>
          <w:spacing w:val="1"/>
        </w:rPr>
        <w:t>o</w:t>
      </w:r>
      <w:r w:rsidRPr="007F3348">
        <w:rPr>
          <w:rFonts w:eastAsia="Calibri" w:cs="Segoe UI"/>
          <w:spacing w:val="8"/>
        </w:rPr>
        <w:t>ll</w:t>
      </w:r>
      <w:r w:rsidRPr="007F3348">
        <w:rPr>
          <w:rFonts w:eastAsia="Calibri" w:cs="Segoe UI"/>
          <w:spacing w:val="1"/>
        </w:rPr>
        <w:t>o</w:t>
      </w:r>
      <w:r w:rsidRPr="007F3348">
        <w:rPr>
          <w:rFonts w:eastAsia="Calibri" w:cs="Segoe UI"/>
          <w:spacing w:val="4"/>
        </w:rPr>
        <w:t>w</w:t>
      </w:r>
      <w:r w:rsidRPr="007F3348">
        <w:rPr>
          <w:rFonts w:eastAsia="Calibri" w:cs="Segoe UI"/>
          <w:spacing w:val="8"/>
        </w:rPr>
        <w:t>i</w:t>
      </w:r>
      <w:r w:rsidRPr="007F3348">
        <w:rPr>
          <w:rFonts w:eastAsia="Calibri" w:cs="Segoe UI"/>
          <w:spacing w:val="1"/>
        </w:rPr>
        <w:t>n</w:t>
      </w:r>
      <w:r w:rsidRPr="007F3348">
        <w:rPr>
          <w:rFonts w:eastAsia="Calibri" w:cs="Segoe UI"/>
        </w:rPr>
        <w:t>g</w:t>
      </w:r>
      <w:r w:rsidRPr="007F3348">
        <w:rPr>
          <w:rFonts w:eastAsia="Calibri" w:cs="Segoe UI"/>
          <w:spacing w:val="-4"/>
        </w:rPr>
        <w:t xml:space="preserve"> </w:t>
      </w:r>
      <w:r w:rsidRPr="007F3348">
        <w:rPr>
          <w:rFonts w:eastAsia="Calibri" w:cs="Segoe UI"/>
        </w:rPr>
        <w:t>t</w:t>
      </w:r>
      <w:r w:rsidRPr="007F3348">
        <w:rPr>
          <w:rFonts w:eastAsia="Calibri" w:cs="Segoe UI"/>
          <w:spacing w:val="-3"/>
        </w:rPr>
        <w:t>a</w:t>
      </w:r>
      <w:r w:rsidRPr="007F3348">
        <w:rPr>
          <w:rFonts w:eastAsia="Calibri" w:cs="Segoe UI"/>
          <w:spacing w:val="1"/>
        </w:rPr>
        <w:t>b</w:t>
      </w:r>
      <w:r w:rsidRPr="007F3348">
        <w:rPr>
          <w:rFonts w:eastAsia="Calibri" w:cs="Segoe UI"/>
          <w:spacing w:val="8"/>
        </w:rPr>
        <w:t>l</w:t>
      </w:r>
      <w:r w:rsidRPr="007F3348">
        <w:rPr>
          <w:rFonts w:eastAsia="Calibri" w:cs="Segoe UI"/>
        </w:rPr>
        <w:t>e</w:t>
      </w:r>
      <w:r w:rsidRPr="007F3348">
        <w:rPr>
          <w:rFonts w:eastAsia="Calibri" w:cs="Segoe UI"/>
          <w:spacing w:val="-3"/>
        </w:rPr>
        <w:t xml:space="preserve"> </w:t>
      </w:r>
      <w:r w:rsidRPr="007F3348">
        <w:rPr>
          <w:rFonts w:eastAsia="Calibri" w:cs="Segoe UI"/>
          <w:spacing w:val="-5"/>
        </w:rPr>
        <w:t>c</w:t>
      </w:r>
      <w:r w:rsidRPr="007F3348">
        <w:rPr>
          <w:rFonts w:eastAsia="Calibri" w:cs="Segoe UI"/>
          <w:spacing w:val="1"/>
        </w:rPr>
        <w:t>on</w:t>
      </w:r>
      <w:r w:rsidRPr="007F3348">
        <w:rPr>
          <w:rFonts w:eastAsia="Calibri" w:cs="Segoe UI"/>
        </w:rPr>
        <w:t>t</w:t>
      </w:r>
      <w:r w:rsidRPr="007F3348">
        <w:rPr>
          <w:rFonts w:eastAsia="Calibri" w:cs="Segoe UI"/>
          <w:spacing w:val="-3"/>
        </w:rPr>
        <w:t>a</w:t>
      </w:r>
      <w:r w:rsidRPr="007F3348">
        <w:rPr>
          <w:rFonts w:eastAsia="Calibri" w:cs="Segoe UI"/>
          <w:spacing w:val="8"/>
        </w:rPr>
        <w:t>i</w:t>
      </w:r>
      <w:r w:rsidRPr="007F3348">
        <w:rPr>
          <w:rFonts w:eastAsia="Calibri" w:cs="Segoe UI"/>
          <w:spacing w:val="-13"/>
        </w:rPr>
        <w:t>n</w:t>
      </w:r>
      <w:r w:rsidRPr="007F3348">
        <w:rPr>
          <w:rFonts w:eastAsia="Calibri" w:cs="Segoe UI"/>
        </w:rPr>
        <w:t>s</w:t>
      </w:r>
      <w:r w:rsidRPr="007F3348">
        <w:rPr>
          <w:rFonts w:eastAsia="Calibri" w:cs="Segoe UI"/>
          <w:spacing w:val="-3"/>
        </w:rPr>
        <w:t xml:space="preserve"> the</w:t>
      </w:r>
      <w:r w:rsidRPr="007F3348">
        <w:rPr>
          <w:rFonts w:eastAsia="Calibri" w:cs="Segoe UI"/>
          <w:spacing w:val="8"/>
        </w:rPr>
        <w:t xml:space="preserve"> </w:t>
      </w:r>
      <w:r w:rsidRPr="00804498">
        <w:rPr>
          <w:rFonts w:eastAsia="Calibri" w:cs="Segoe UI"/>
        </w:rPr>
        <w:t>m</w:t>
      </w:r>
      <w:r w:rsidRPr="00804498">
        <w:rPr>
          <w:rFonts w:eastAsia="Calibri" w:cs="Segoe UI"/>
          <w:spacing w:val="-2"/>
        </w:rPr>
        <w:t>a</w:t>
      </w:r>
      <w:r w:rsidRPr="00804498">
        <w:rPr>
          <w:rFonts w:eastAsia="Calibri" w:cs="Segoe UI"/>
          <w:spacing w:val="1"/>
        </w:rPr>
        <w:t>pp</w:t>
      </w:r>
      <w:r w:rsidRPr="00804498">
        <w:rPr>
          <w:rFonts w:eastAsia="Calibri" w:cs="Segoe UI"/>
          <w:spacing w:val="8"/>
        </w:rPr>
        <w:t>i</w:t>
      </w:r>
      <w:r w:rsidRPr="00804498">
        <w:rPr>
          <w:rFonts w:eastAsia="Calibri" w:cs="Segoe UI"/>
          <w:spacing w:val="1"/>
        </w:rPr>
        <w:t>n</w:t>
      </w:r>
      <w:r w:rsidRPr="00804498">
        <w:rPr>
          <w:rFonts w:eastAsia="Calibri" w:cs="Segoe UI"/>
        </w:rPr>
        <w:t>gs</w:t>
      </w:r>
      <w:r w:rsidRPr="007F3348">
        <w:rPr>
          <w:rFonts w:eastAsia="Calibri" w:cs="Segoe UI"/>
          <w:spacing w:val="-5"/>
        </w:rPr>
        <w:t xml:space="preserve"> </w:t>
      </w:r>
      <w:r w:rsidRPr="007F3348">
        <w:rPr>
          <w:rFonts w:eastAsia="Calibri" w:cs="Segoe UI"/>
          <w:spacing w:val="6"/>
        </w:rPr>
        <w:t>f</w:t>
      </w:r>
      <w:r w:rsidRPr="007F3348">
        <w:rPr>
          <w:rFonts w:eastAsia="Calibri" w:cs="Segoe UI"/>
          <w:spacing w:val="-4"/>
        </w:rPr>
        <w:t>r</w:t>
      </w:r>
      <w:r w:rsidRPr="007F3348">
        <w:rPr>
          <w:rFonts w:eastAsia="Calibri" w:cs="Segoe UI"/>
          <w:spacing w:val="1"/>
        </w:rPr>
        <w:t>o</w:t>
      </w:r>
      <w:r w:rsidRPr="007F3348">
        <w:rPr>
          <w:rFonts w:eastAsia="Calibri" w:cs="Segoe UI"/>
        </w:rPr>
        <w:t>m</w:t>
      </w:r>
      <w:r w:rsidRPr="007F3348">
        <w:rPr>
          <w:rFonts w:eastAsia="Calibri" w:cs="Segoe UI"/>
          <w:spacing w:val="-11"/>
        </w:rPr>
        <w:t xml:space="preserve"> </w:t>
      </w:r>
      <w:r>
        <w:rPr>
          <w:rFonts w:eastAsia="Calibri" w:cs="Segoe UI"/>
          <w:spacing w:val="8"/>
        </w:rPr>
        <w:t>the SQL Trace</w:t>
      </w:r>
      <w:r w:rsidRPr="007F3348">
        <w:rPr>
          <w:rFonts w:eastAsia="Calibri" w:cs="Segoe UI"/>
          <w:spacing w:val="-10"/>
        </w:rPr>
        <w:t xml:space="preserve"> </w:t>
      </w:r>
      <w:r w:rsidRPr="007F3348">
        <w:rPr>
          <w:rFonts w:eastAsia="Calibri" w:cs="Segoe UI"/>
          <w:spacing w:val="3"/>
        </w:rPr>
        <w:t>I</w:t>
      </w:r>
      <w:r w:rsidRPr="007F3348">
        <w:rPr>
          <w:rFonts w:eastAsia="Calibri" w:cs="Segoe UI"/>
        </w:rPr>
        <w:t>D</w:t>
      </w:r>
      <w:r w:rsidRPr="007F3348">
        <w:rPr>
          <w:rFonts w:eastAsia="Calibri" w:cs="Segoe UI"/>
          <w:spacing w:val="-19"/>
        </w:rPr>
        <w:t xml:space="preserve"> </w:t>
      </w:r>
      <w:r w:rsidRPr="007F3348">
        <w:rPr>
          <w:rFonts w:eastAsia="Calibri" w:cs="Segoe UI"/>
        </w:rPr>
        <w:t xml:space="preserve">to the SQL Audit </w:t>
      </w:r>
      <w:r w:rsidRPr="007F3348">
        <w:rPr>
          <w:rFonts w:eastAsia="Calibri" w:cs="Segoe UI"/>
          <w:spacing w:val="5"/>
        </w:rPr>
        <w:t>A</w:t>
      </w:r>
      <w:r w:rsidRPr="007F3348">
        <w:rPr>
          <w:rFonts w:eastAsia="Calibri" w:cs="Segoe UI"/>
          <w:spacing w:val="-5"/>
        </w:rPr>
        <w:t>c</w:t>
      </w:r>
      <w:r w:rsidRPr="007F3348">
        <w:rPr>
          <w:rFonts w:eastAsia="Calibri" w:cs="Segoe UI"/>
        </w:rPr>
        <w:t>t</w:t>
      </w:r>
      <w:r w:rsidRPr="007F3348">
        <w:rPr>
          <w:rFonts w:eastAsia="Calibri" w:cs="Segoe UI"/>
          <w:spacing w:val="8"/>
        </w:rPr>
        <w:t>i</w:t>
      </w:r>
      <w:r w:rsidRPr="007F3348">
        <w:rPr>
          <w:rFonts w:eastAsia="Calibri" w:cs="Segoe UI"/>
          <w:spacing w:val="1"/>
        </w:rPr>
        <w:t>o</w:t>
      </w:r>
      <w:r w:rsidRPr="007F3348">
        <w:rPr>
          <w:rFonts w:eastAsia="Calibri" w:cs="Segoe UI"/>
        </w:rPr>
        <w:t>n</w:t>
      </w:r>
      <w:r w:rsidRPr="007F3348">
        <w:rPr>
          <w:rFonts w:eastAsia="Calibri" w:cs="Segoe UI"/>
          <w:spacing w:val="-6"/>
        </w:rPr>
        <w:t xml:space="preserve"> </w:t>
      </w:r>
      <w:r w:rsidRPr="007F3348">
        <w:rPr>
          <w:rFonts w:eastAsia="Calibri" w:cs="Segoe UI"/>
          <w:spacing w:val="-7"/>
          <w:w w:val="102"/>
        </w:rPr>
        <w:t>G</w:t>
      </w:r>
      <w:r w:rsidRPr="007F3348">
        <w:rPr>
          <w:rFonts w:eastAsia="Calibri" w:cs="Segoe UI"/>
          <w:spacing w:val="-4"/>
          <w:w w:val="102"/>
        </w:rPr>
        <w:t>r</w:t>
      </w:r>
      <w:r w:rsidRPr="007F3348">
        <w:rPr>
          <w:rFonts w:eastAsia="Calibri" w:cs="Segoe UI"/>
          <w:spacing w:val="1"/>
          <w:w w:val="102"/>
        </w:rPr>
        <w:t>oup</w:t>
      </w:r>
      <w:r>
        <w:rPr>
          <w:rFonts w:eastAsia="Calibri" w:cs="Segoe UI"/>
          <w:spacing w:val="1"/>
          <w:w w:val="102"/>
        </w:rPr>
        <w:t xml:space="preserve"> that satisfies the trace</w:t>
      </w:r>
      <w:r w:rsidRPr="00300CE3">
        <w:rPr>
          <w:rFonts w:ascii="Segoe UI Light" w:eastAsia="Calibri" w:hAnsi="Segoe UI Light" w:cs="Calibri"/>
          <w:w w:val="102"/>
        </w:rPr>
        <w:t>.</w:t>
      </w:r>
    </w:p>
    <w:p w14:paraId="794B9735" w14:textId="77777777" w:rsidR="00B5048D" w:rsidRDefault="00B5048D" w:rsidP="00B5048D">
      <w:pPr>
        <w:spacing w:before="6" w:after="0" w:line="160" w:lineRule="exact"/>
        <w:rPr>
          <w:sz w:val="16"/>
          <w:szCs w:val="16"/>
        </w:rPr>
      </w:pPr>
    </w:p>
    <w:tbl>
      <w:tblPr>
        <w:tblStyle w:val="MediumShading1-Accent1"/>
        <w:tblW w:w="0" w:type="auto"/>
        <w:tblLayout w:type="fixed"/>
        <w:tblLook w:val="04A0" w:firstRow="1" w:lastRow="0" w:firstColumn="1" w:lastColumn="0" w:noHBand="0" w:noVBand="1"/>
      </w:tblPr>
      <w:tblGrid>
        <w:gridCol w:w="755"/>
        <w:gridCol w:w="2233"/>
        <w:gridCol w:w="4500"/>
        <w:gridCol w:w="810"/>
        <w:gridCol w:w="1170"/>
      </w:tblGrid>
      <w:tr w:rsidR="00B5048D" w:rsidRPr="004B142E" w14:paraId="59E8B20E" w14:textId="77777777" w:rsidTr="004C1E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63F4CB41" w14:textId="77777777" w:rsidR="00B5048D" w:rsidRPr="009B5B95" w:rsidRDefault="00B5048D" w:rsidP="004C1E77">
            <w:pPr>
              <w:rPr>
                <w:rFonts w:ascii="Segoe UI Light" w:eastAsia="Times New Roman" w:hAnsi="Segoe UI Light" w:cs="Times New Roman"/>
              </w:rPr>
            </w:pPr>
            <w:r w:rsidRPr="009B5B95">
              <w:rPr>
                <w:rFonts w:ascii="Segoe UI Light" w:eastAsia="Times New Roman" w:hAnsi="Segoe UI Light" w:cs="Times New Roman"/>
              </w:rPr>
              <w:t>Trace ID</w:t>
            </w:r>
          </w:p>
        </w:tc>
        <w:tc>
          <w:tcPr>
            <w:tcW w:w="2233" w:type="dxa"/>
            <w:noWrap/>
            <w:hideMark/>
          </w:tcPr>
          <w:p w14:paraId="41267852" w14:textId="77777777" w:rsidR="00B5048D" w:rsidRPr="009B5B95" w:rsidRDefault="00B5048D" w:rsidP="004C1E77">
            <w:pPr>
              <w:cnfStyle w:val="100000000000" w:firstRow="1" w:lastRow="0" w:firstColumn="0" w:lastColumn="0" w:oddVBand="0" w:evenVBand="0" w:oddHBand="0" w:evenHBand="0" w:firstRowFirstColumn="0" w:firstRowLastColumn="0" w:lastRowFirstColumn="0" w:lastRowLastColumn="0"/>
              <w:rPr>
                <w:rFonts w:ascii="Segoe UI Light" w:eastAsia="Times New Roman" w:hAnsi="Segoe UI Light" w:cs="Times New Roman"/>
              </w:rPr>
            </w:pPr>
            <w:r w:rsidRPr="009B5B95">
              <w:rPr>
                <w:rFonts w:ascii="Segoe UI Light" w:eastAsia="Times New Roman" w:hAnsi="Segoe UI Light" w:cs="Times New Roman"/>
              </w:rPr>
              <w:t>Trace Description</w:t>
            </w:r>
          </w:p>
        </w:tc>
        <w:tc>
          <w:tcPr>
            <w:tcW w:w="4500" w:type="dxa"/>
            <w:noWrap/>
            <w:hideMark/>
          </w:tcPr>
          <w:p w14:paraId="7BE2B75B" w14:textId="77777777" w:rsidR="00B5048D" w:rsidRPr="009B5B95" w:rsidRDefault="00B5048D" w:rsidP="004C1E77">
            <w:pPr>
              <w:cnfStyle w:val="100000000000" w:firstRow="1" w:lastRow="0" w:firstColumn="0" w:lastColumn="0" w:oddVBand="0" w:evenVBand="0" w:oddHBand="0" w:evenHBand="0" w:firstRowFirstColumn="0" w:firstRowLastColumn="0" w:lastRowFirstColumn="0" w:lastRowLastColumn="0"/>
              <w:rPr>
                <w:rFonts w:ascii="Segoe UI Light" w:eastAsia="Times New Roman" w:hAnsi="Segoe UI Light" w:cs="Times New Roman"/>
              </w:rPr>
            </w:pPr>
            <w:r w:rsidRPr="009B5B95">
              <w:rPr>
                <w:rFonts w:ascii="Segoe UI Light" w:eastAsia="Times New Roman" w:hAnsi="Segoe UI Light" w:cs="Times New Roman"/>
              </w:rPr>
              <w:t>Audit Action Group</w:t>
            </w:r>
          </w:p>
        </w:tc>
        <w:tc>
          <w:tcPr>
            <w:tcW w:w="810" w:type="dxa"/>
            <w:noWrap/>
            <w:hideMark/>
          </w:tcPr>
          <w:p w14:paraId="43A10888" w14:textId="77777777" w:rsidR="00B5048D" w:rsidRPr="009B5B95" w:rsidRDefault="00B5048D" w:rsidP="004C1E77">
            <w:pPr>
              <w:cnfStyle w:val="100000000000" w:firstRow="1" w:lastRow="0" w:firstColumn="0" w:lastColumn="0" w:oddVBand="0" w:evenVBand="0" w:oddHBand="0" w:evenHBand="0" w:firstRowFirstColumn="0" w:firstRowLastColumn="0" w:lastRowFirstColumn="0" w:lastRowLastColumn="0"/>
              <w:rPr>
                <w:rFonts w:ascii="Segoe UI Light" w:eastAsia="Times New Roman" w:hAnsi="Segoe UI Light" w:cs="Times New Roman"/>
              </w:rPr>
            </w:pPr>
            <w:r w:rsidRPr="009B5B95">
              <w:rPr>
                <w:rFonts w:ascii="Segoe UI Light" w:eastAsia="Times New Roman" w:hAnsi="Segoe UI Light" w:cs="Times New Roman"/>
              </w:rPr>
              <w:t>Server Audit</w:t>
            </w:r>
          </w:p>
        </w:tc>
        <w:tc>
          <w:tcPr>
            <w:tcW w:w="1170" w:type="dxa"/>
            <w:noWrap/>
            <w:hideMark/>
          </w:tcPr>
          <w:p w14:paraId="13D12798" w14:textId="77777777" w:rsidR="00B5048D" w:rsidRPr="009B5B95" w:rsidRDefault="00B5048D" w:rsidP="004C1E77">
            <w:pPr>
              <w:cnfStyle w:val="100000000000" w:firstRow="1" w:lastRow="0" w:firstColumn="0" w:lastColumn="0" w:oddVBand="0" w:evenVBand="0" w:oddHBand="0" w:evenHBand="0" w:firstRowFirstColumn="0" w:firstRowLastColumn="0" w:lastRowFirstColumn="0" w:lastRowLastColumn="0"/>
              <w:rPr>
                <w:rFonts w:ascii="Segoe UI Light" w:eastAsia="Times New Roman" w:hAnsi="Segoe UI Light" w:cs="Times New Roman"/>
              </w:rPr>
            </w:pPr>
            <w:r w:rsidRPr="009B5B95">
              <w:rPr>
                <w:rFonts w:ascii="Segoe UI Light" w:eastAsia="Times New Roman" w:hAnsi="Segoe UI Light" w:cs="Times New Roman"/>
              </w:rPr>
              <w:t>Database Audit</w:t>
            </w:r>
          </w:p>
        </w:tc>
      </w:tr>
      <w:tr w:rsidR="00B5048D" w:rsidRPr="009B5B95" w14:paraId="3C05B01D"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4F03B9FF"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14</w:t>
            </w:r>
          </w:p>
        </w:tc>
        <w:tc>
          <w:tcPr>
            <w:tcW w:w="2233" w:type="dxa"/>
            <w:noWrap/>
            <w:hideMark/>
          </w:tcPr>
          <w:p w14:paraId="5D034F97"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Login</w:t>
            </w:r>
          </w:p>
        </w:tc>
        <w:tc>
          <w:tcPr>
            <w:tcW w:w="4500" w:type="dxa"/>
            <w:noWrap/>
            <w:hideMark/>
          </w:tcPr>
          <w:p w14:paraId="63113988"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SUCCESSFUL_LOGIN_GROUP</w:t>
            </w:r>
          </w:p>
        </w:tc>
        <w:tc>
          <w:tcPr>
            <w:tcW w:w="810" w:type="dxa"/>
            <w:noWrap/>
            <w:hideMark/>
          </w:tcPr>
          <w:p w14:paraId="26D902E7"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6E51325B"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p>
        </w:tc>
      </w:tr>
      <w:tr w:rsidR="00B5048D" w:rsidRPr="009B5B95" w14:paraId="513E0D98"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41422778"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15</w:t>
            </w:r>
          </w:p>
        </w:tc>
        <w:tc>
          <w:tcPr>
            <w:tcW w:w="2233" w:type="dxa"/>
            <w:noWrap/>
            <w:hideMark/>
          </w:tcPr>
          <w:p w14:paraId="21F105C1"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Logout</w:t>
            </w:r>
          </w:p>
        </w:tc>
        <w:tc>
          <w:tcPr>
            <w:tcW w:w="4500" w:type="dxa"/>
            <w:noWrap/>
            <w:hideMark/>
          </w:tcPr>
          <w:p w14:paraId="36768AD1"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LOGOUT_GROUP</w:t>
            </w:r>
          </w:p>
        </w:tc>
        <w:tc>
          <w:tcPr>
            <w:tcW w:w="810" w:type="dxa"/>
            <w:noWrap/>
            <w:hideMark/>
          </w:tcPr>
          <w:p w14:paraId="7CB83543"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41E0342A"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p>
        </w:tc>
      </w:tr>
      <w:tr w:rsidR="00B5048D" w:rsidRPr="009B5B95" w14:paraId="0120451C"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549C4DFE"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18</w:t>
            </w:r>
          </w:p>
        </w:tc>
        <w:tc>
          <w:tcPr>
            <w:tcW w:w="2233" w:type="dxa"/>
            <w:noWrap/>
            <w:hideMark/>
          </w:tcPr>
          <w:p w14:paraId="0B68F7F2"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Server Start &amp; Stop</w:t>
            </w:r>
          </w:p>
        </w:tc>
        <w:tc>
          <w:tcPr>
            <w:tcW w:w="4500" w:type="dxa"/>
            <w:noWrap/>
            <w:hideMark/>
          </w:tcPr>
          <w:p w14:paraId="54FCBD41"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SERVER_STATE_CHANGE_GROUP</w:t>
            </w:r>
          </w:p>
        </w:tc>
        <w:tc>
          <w:tcPr>
            <w:tcW w:w="810" w:type="dxa"/>
            <w:noWrap/>
            <w:hideMark/>
          </w:tcPr>
          <w:p w14:paraId="7EF5453F"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226E6B8A"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p>
        </w:tc>
      </w:tr>
      <w:tr w:rsidR="00B5048D" w:rsidRPr="009B5B95" w14:paraId="2EFD0FC6"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4E07EA95"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20</w:t>
            </w:r>
          </w:p>
        </w:tc>
        <w:tc>
          <w:tcPr>
            <w:tcW w:w="2233" w:type="dxa"/>
            <w:noWrap/>
            <w:hideMark/>
          </w:tcPr>
          <w:p w14:paraId="20BF44CD"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Login failed</w:t>
            </w:r>
          </w:p>
        </w:tc>
        <w:tc>
          <w:tcPr>
            <w:tcW w:w="4500" w:type="dxa"/>
            <w:noWrap/>
            <w:hideMark/>
          </w:tcPr>
          <w:p w14:paraId="64BF3646"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FAILED_LOGIN_GROUP</w:t>
            </w:r>
          </w:p>
        </w:tc>
        <w:tc>
          <w:tcPr>
            <w:tcW w:w="810" w:type="dxa"/>
            <w:noWrap/>
            <w:hideMark/>
          </w:tcPr>
          <w:p w14:paraId="1692186A"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7DBF4D15"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p>
        </w:tc>
      </w:tr>
      <w:tr w:rsidR="00B5048D" w:rsidRPr="009B5B95" w14:paraId="19C2C1D1"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3D52DD32"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102</w:t>
            </w:r>
          </w:p>
        </w:tc>
        <w:tc>
          <w:tcPr>
            <w:tcW w:w="2233" w:type="dxa"/>
            <w:noWrap/>
            <w:hideMark/>
          </w:tcPr>
          <w:p w14:paraId="2EFC9ED5"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Database Scope GDR</w:t>
            </w:r>
          </w:p>
        </w:tc>
        <w:tc>
          <w:tcPr>
            <w:tcW w:w="4500" w:type="dxa"/>
            <w:noWrap/>
            <w:hideMark/>
          </w:tcPr>
          <w:p w14:paraId="2C6618C9"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DATABASE_PERMISSION_CHANGE_GROUP</w:t>
            </w:r>
          </w:p>
        </w:tc>
        <w:tc>
          <w:tcPr>
            <w:tcW w:w="810" w:type="dxa"/>
            <w:noWrap/>
            <w:hideMark/>
          </w:tcPr>
          <w:p w14:paraId="63D1B4D4"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7F1312BC"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r>
      <w:tr w:rsidR="00B5048D" w:rsidRPr="009B5B95" w14:paraId="5EA8B7F4"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5F922ACB"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103</w:t>
            </w:r>
          </w:p>
        </w:tc>
        <w:tc>
          <w:tcPr>
            <w:tcW w:w="2233" w:type="dxa"/>
            <w:noWrap/>
            <w:hideMark/>
          </w:tcPr>
          <w:p w14:paraId="05808C9C"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Object GDR</w:t>
            </w:r>
          </w:p>
        </w:tc>
        <w:tc>
          <w:tcPr>
            <w:tcW w:w="4500" w:type="dxa"/>
            <w:noWrap/>
            <w:hideMark/>
          </w:tcPr>
          <w:p w14:paraId="2F9EEE80"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SCHEMA_OBJECT_PERMISSION_CHANGE_GROUP</w:t>
            </w:r>
          </w:p>
        </w:tc>
        <w:tc>
          <w:tcPr>
            <w:tcW w:w="810" w:type="dxa"/>
            <w:noWrap/>
            <w:hideMark/>
          </w:tcPr>
          <w:p w14:paraId="7F307651"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01380F1F"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p>
        </w:tc>
      </w:tr>
      <w:tr w:rsidR="00B5048D" w:rsidRPr="009B5B95" w14:paraId="0DC40C76"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09A6057B"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104</w:t>
            </w:r>
          </w:p>
        </w:tc>
        <w:tc>
          <w:tcPr>
            <w:tcW w:w="2233" w:type="dxa"/>
            <w:noWrap/>
            <w:hideMark/>
          </w:tcPr>
          <w:p w14:paraId="412CE599"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Add login</w:t>
            </w:r>
          </w:p>
        </w:tc>
        <w:tc>
          <w:tcPr>
            <w:tcW w:w="4500" w:type="dxa"/>
            <w:noWrap/>
            <w:hideMark/>
          </w:tcPr>
          <w:p w14:paraId="7270F4F9"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SERVER_PRINCIPAL_CHANGE_GROUP</w:t>
            </w:r>
          </w:p>
        </w:tc>
        <w:tc>
          <w:tcPr>
            <w:tcW w:w="810" w:type="dxa"/>
            <w:noWrap/>
            <w:hideMark/>
          </w:tcPr>
          <w:p w14:paraId="7272DEDA"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3BDC4EB3"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p>
        </w:tc>
      </w:tr>
      <w:tr w:rsidR="00B5048D" w:rsidRPr="009B5B95" w14:paraId="3601C3B2"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351EBFC4"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105</w:t>
            </w:r>
          </w:p>
        </w:tc>
        <w:tc>
          <w:tcPr>
            <w:tcW w:w="2233" w:type="dxa"/>
            <w:noWrap/>
            <w:hideMark/>
          </w:tcPr>
          <w:p w14:paraId="77AFA52E"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login GDR</w:t>
            </w:r>
          </w:p>
        </w:tc>
        <w:tc>
          <w:tcPr>
            <w:tcW w:w="4500" w:type="dxa"/>
            <w:noWrap/>
            <w:hideMark/>
          </w:tcPr>
          <w:p w14:paraId="2860D3E4"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SERVER_PERMISSION_CHANGE_GROUP</w:t>
            </w:r>
          </w:p>
        </w:tc>
        <w:tc>
          <w:tcPr>
            <w:tcW w:w="810" w:type="dxa"/>
            <w:noWrap/>
            <w:hideMark/>
          </w:tcPr>
          <w:p w14:paraId="25ADA72C"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11F3188E"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p>
        </w:tc>
      </w:tr>
      <w:tr w:rsidR="00B5048D" w:rsidRPr="009B5B95" w14:paraId="5A15774D"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7CBD61C5"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106</w:t>
            </w:r>
          </w:p>
        </w:tc>
        <w:tc>
          <w:tcPr>
            <w:tcW w:w="2233" w:type="dxa"/>
            <w:noWrap/>
            <w:hideMark/>
          </w:tcPr>
          <w:p w14:paraId="085CC82B"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login change</w:t>
            </w:r>
          </w:p>
        </w:tc>
        <w:tc>
          <w:tcPr>
            <w:tcW w:w="4500" w:type="dxa"/>
            <w:noWrap/>
            <w:hideMark/>
          </w:tcPr>
          <w:p w14:paraId="6A77C800"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SERVER_PRINCIPAL_CHANGE_GROUP</w:t>
            </w:r>
          </w:p>
        </w:tc>
        <w:tc>
          <w:tcPr>
            <w:tcW w:w="810" w:type="dxa"/>
            <w:noWrap/>
            <w:hideMark/>
          </w:tcPr>
          <w:p w14:paraId="1040928D"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1842E9F1"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p>
        </w:tc>
      </w:tr>
      <w:tr w:rsidR="00B5048D" w:rsidRPr="009B5B95" w14:paraId="681B6B72"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048E9A05"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107</w:t>
            </w:r>
          </w:p>
        </w:tc>
        <w:tc>
          <w:tcPr>
            <w:tcW w:w="2233" w:type="dxa"/>
            <w:noWrap/>
            <w:hideMark/>
          </w:tcPr>
          <w:p w14:paraId="6DB76B82"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login change password</w:t>
            </w:r>
          </w:p>
        </w:tc>
        <w:tc>
          <w:tcPr>
            <w:tcW w:w="4500" w:type="dxa"/>
            <w:noWrap/>
            <w:hideMark/>
          </w:tcPr>
          <w:p w14:paraId="30A4552F"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LOGIN_CHANGE_PASSWORD_GROUP</w:t>
            </w:r>
          </w:p>
        </w:tc>
        <w:tc>
          <w:tcPr>
            <w:tcW w:w="810" w:type="dxa"/>
            <w:noWrap/>
            <w:hideMark/>
          </w:tcPr>
          <w:p w14:paraId="2B64C8C3"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5476AEC4"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p>
        </w:tc>
      </w:tr>
      <w:tr w:rsidR="00B5048D" w:rsidRPr="009B5B95" w14:paraId="04D9191D"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7EF5D0DF"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108</w:t>
            </w:r>
          </w:p>
        </w:tc>
        <w:tc>
          <w:tcPr>
            <w:tcW w:w="2233" w:type="dxa"/>
            <w:noWrap/>
            <w:hideMark/>
          </w:tcPr>
          <w:p w14:paraId="375B00C2"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Add Login to Server Role</w:t>
            </w:r>
          </w:p>
        </w:tc>
        <w:tc>
          <w:tcPr>
            <w:tcW w:w="4500" w:type="dxa"/>
            <w:noWrap/>
            <w:hideMark/>
          </w:tcPr>
          <w:p w14:paraId="3938F528"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SERVER_ROLE_MEMBER_CHANGE_GROUP</w:t>
            </w:r>
          </w:p>
        </w:tc>
        <w:tc>
          <w:tcPr>
            <w:tcW w:w="810" w:type="dxa"/>
            <w:noWrap/>
            <w:hideMark/>
          </w:tcPr>
          <w:p w14:paraId="5921E1D6"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03E1B493"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p>
        </w:tc>
      </w:tr>
      <w:tr w:rsidR="00B5048D" w:rsidRPr="009B5B95" w14:paraId="5FC51053"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17A5195F"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109</w:t>
            </w:r>
          </w:p>
        </w:tc>
        <w:tc>
          <w:tcPr>
            <w:tcW w:w="2233" w:type="dxa"/>
            <w:noWrap/>
            <w:hideMark/>
          </w:tcPr>
          <w:p w14:paraId="33CB0EF4"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Add DB User</w:t>
            </w:r>
          </w:p>
        </w:tc>
        <w:tc>
          <w:tcPr>
            <w:tcW w:w="4500" w:type="dxa"/>
            <w:noWrap/>
            <w:hideMark/>
          </w:tcPr>
          <w:p w14:paraId="10097E63"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DATABASE_PRINCIPAL_CHANGE_GROUP</w:t>
            </w:r>
          </w:p>
        </w:tc>
        <w:tc>
          <w:tcPr>
            <w:tcW w:w="810" w:type="dxa"/>
            <w:noWrap/>
            <w:hideMark/>
          </w:tcPr>
          <w:p w14:paraId="574243FA"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2436A783"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r>
      <w:tr w:rsidR="00B5048D" w:rsidRPr="009B5B95" w14:paraId="7F89BB6B"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261021C9"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110</w:t>
            </w:r>
          </w:p>
        </w:tc>
        <w:tc>
          <w:tcPr>
            <w:tcW w:w="2233" w:type="dxa"/>
            <w:noWrap/>
            <w:hideMark/>
          </w:tcPr>
          <w:p w14:paraId="53ECE97F"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Add Member to DB Role Event</w:t>
            </w:r>
          </w:p>
        </w:tc>
        <w:tc>
          <w:tcPr>
            <w:tcW w:w="4500" w:type="dxa"/>
            <w:noWrap/>
            <w:hideMark/>
          </w:tcPr>
          <w:p w14:paraId="42C67FEF"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DATABASE_ROLE_MEMBER_CHANGE_GROUP</w:t>
            </w:r>
          </w:p>
        </w:tc>
        <w:tc>
          <w:tcPr>
            <w:tcW w:w="810" w:type="dxa"/>
            <w:noWrap/>
            <w:hideMark/>
          </w:tcPr>
          <w:p w14:paraId="5426C2A6"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6E063770"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r>
      <w:tr w:rsidR="00B5048D" w:rsidRPr="009B5B95" w14:paraId="48290C3C"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61E80243"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111</w:t>
            </w:r>
          </w:p>
        </w:tc>
        <w:tc>
          <w:tcPr>
            <w:tcW w:w="2233" w:type="dxa"/>
            <w:noWrap/>
            <w:hideMark/>
          </w:tcPr>
          <w:p w14:paraId="1CABB110"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Add Role</w:t>
            </w:r>
          </w:p>
        </w:tc>
        <w:tc>
          <w:tcPr>
            <w:tcW w:w="4500" w:type="dxa"/>
            <w:noWrap/>
            <w:hideMark/>
          </w:tcPr>
          <w:p w14:paraId="01B47BCC"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DATABASE_PRINCIPAL_CHANGE_GROUP</w:t>
            </w:r>
          </w:p>
        </w:tc>
        <w:tc>
          <w:tcPr>
            <w:tcW w:w="810" w:type="dxa"/>
            <w:noWrap/>
            <w:hideMark/>
          </w:tcPr>
          <w:p w14:paraId="03FDF171"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40243599"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r>
      <w:tr w:rsidR="00B5048D" w:rsidRPr="009B5B95" w14:paraId="3967B161"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69C7264C"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112</w:t>
            </w:r>
          </w:p>
        </w:tc>
        <w:tc>
          <w:tcPr>
            <w:tcW w:w="2233" w:type="dxa"/>
            <w:noWrap/>
            <w:hideMark/>
          </w:tcPr>
          <w:p w14:paraId="18151CE9"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App Role Change Event</w:t>
            </w:r>
          </w:p>
        </w:tc>
        <w:tc>
          <w:tcPr>
            <w:tcW w:w="4500" w:type="dxa"/>
            <w:noWrap/>
            <w:hideMark/>
          </w:tcPr>
          <w:p w14:paraId="7D02CE50"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APPLICATION_ROLE_CHANGE_PASSWORD_GROUP</w:t>
            </w:r>
          </w:p>
        </w:tc>
        <w:tc>
          <w:tcPr>
            <w:tcW w:w="810" w:type="dxa"/>
            <w:noWrap/>
            <w:hideMark/>
          </w:tcPr>
          <w:p w14:paraId="6FB1D1B0"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13C64C3E"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p>
        </w:tc>
      </w:tr>
      <w:tr w:rsidR="00B5048D" w:rsidRPr="009B5B95" w14:paraId="775B426F"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5A0C9B52"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113</w:t>
            </w:r>
          </w:p>
        </w:tc>
        <w:tc>
          <w:tcPr>
            <w:tcW w:w="2233" w:type="dxa"/>
            <w:noWrap/>
            <w:hideMark/>
          </w:tcPr>
          <w:p w14:paraId="30AF84C3"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Statement Permission Event</w:t>
            </w:r>
          </w:p>
        </w:tc>
        <w:tc>
          <w:tcPr>
            <w:tcW w:w="4500" w:type="dxa"/>
            <w:noWrap/>
            <w:hideMark/>
          </w:tcPr>
          <w:p w14:paraId="5884FCDD"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SCHEMA_OBJECT_CHANGE_GROUP</w:t>
            </w:r>
          </w:p>
        </w:tc>
        <w:tc>
          <w:tcPr>
            <w:tcW w:w="810" w:type="dxa"/>
            <w:noWrap/>
            <w:hideMark/>
          </w:tcPr>
          <w:p w14:paraId="00E583D4"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7FFF11D0"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r>
      <w:tr w:rsidR="00B5048D" w:rsidRPr="009B5B95" w14:paraId="2E869BA9"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03109B08"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115</w:t>
            </w:r>
          </w:p>
        </w:tc>
        <w:tc>
          <w:tcPr>
            <w:tcW w:w="2233" w:type="dxa"/>
            <w:noWrap/>
            <w:hideMark/>
          </w:tcPr>
          <w:p w14:paraId="2F183B61"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backup/Restore Event</w:t>
            </w:r>
          </w:p>
        </w:tc>
        <w:tc>
          <w:tcPr>
            <w:tcW w:w="4500" w:type="dxa"/>
            <w:noWrap/>
            <w:hideMark/>
          </w:tcPr>
          <w:p w14:paraId="4FAAB7EE"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BACKUP_RESTORE_GROUP</w:t>
            </w:r>
          </w:p>
        </w:tc>
        <w:tc>
          <w:tcPr>
            <w:tcW w:w="810" w:type="dxa"/>
            <w:noWrap/>
            <w:hideMark/>
          </w:tcPr>
          <w:p w14:paraId="635EFF13"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4E6C5F08"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p>
        </w:tc>
      </w:tr>
      <w:tr w:rsidR="00B5048D" w:rsidRPr="009B5B95" w14:paraId="5FE09A74"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7D0E6F7E"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116</w:t>
            </w:r>
          </w:p>
        </w:tc>
        <w:tc>
          <w:tcPr>
            <w:tcW w:w="2233" w:type="dxa"/>
            <w:noWrap/>
            <w:hideMark/>
          </w:tcPr>
          <w:p w14:paraId="2DD83175"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DBCC Event</w:t>
            </w:r>
          </w:p>
        </w:tc>
        <w:tc>
          <w:tcPr>
            <w:tcW w:w="4500" w:type="dxa"/>
            <w:noWrap/>
            <w:hideMark/>
          </w:tcPr>
          <w:p w14:paraId="59EE1292"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DBCC_GROUP</w:t>
            </w:r>
          </w:p>
        </w:tc>
        <w:tc>
          <w:tcPr>
            <w:tcW w:w="810" w:type="dxa"/>
            <w:noWrap/>
            <w:hideMark/>
          </w:tcPr>
          <w:p w14:paraId="1D4B464E"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6BD4DAF3"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p>
        </w:tc>
      </w:tr>
      <w:tr w:rsidR="00B5048D" w:rsidRPr="009B5B95" w14:paraId="4AE365FA"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46924FD9"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117</w:t>
            </w:r>
          </w:p>
        </w:tc>
        <w:tc>
          <w:tcPr>
            <w:tcW w:w="2233" w:type="dxa"/>
            <w:noWrap/>
            <w:hideMark/>
          </w:tcPr>
          <w:p w14:paraId="760E0D66"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Change Audit Event</w:t>
            </w:r>
          </w:p>
        </w:tc>
        <w:tc>
          <w:tcPr>
            <w:tcW w:w="4500" w:type="dxa"/>
            <w:noWrap/>
            <w:hideMark/>
          </w:tcPr>
          <w:p w14:paraId="1424EC88"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AUDIT_CHANGE_GROUP</w:t>
            </w:r>
          </w:p>
        </w:tc>
        <w:tc>
          <w:tcPr>
            <w:tcW w:w="810" w:type="dxa"/>
            <w:noWrap/>
            <w:hideMark/>
          </w:tcPr>
          <w:p w14:paraId="6792D53A"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070AF847"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p>
        </w:tc>
      </w:tr>
      <w:tr w:rsidR="00B5048D" w:rsidRPr="009B5B95" w14:paraId="733CE2D4"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10CC0BC7"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118</w:t>
            </w:r>
          </w:p>
        </w:tc>
        <w:tc>
          <w:tcPr>
            <w:tcW w:w="2233" w:type="dxa"/>
            <w:noWrap/>
            <w:hideMark/>
          </w:tcPr>
          <w:p w14:paraId="7EEC909B"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Object Derived Permission Event</w:t>
            </w:r>
          </w:p>
        </w:tc>
        <w:tc>
          <w:tcPr>
            <w:tcW w:w="4500" w:type="dxa"/>
            <w:noWrap/>
            <w:hideMark/>
          </w:tcPr>
          <w:p w14:paraId="547476CE"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SCHEMA_OBJECT_CHANGE_GROUP</w:t>
            </w:r>
          </w:p>
        </w:tc>
        <w:tc>
          <w:tcPr>
            <w:tcW w:w="810" w:type="dxa"/>
            <w:noWrap/>
            <w:hideMark/>
          </w:tcPr>
          <w:p w14:paraId="12FE9747"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4BFE3B7C"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r>
      <w:tr w:rsidR="00B5048D" w:rsidRPr="009B5B95" w14:paraId="05C6AA0C"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01D6D69B"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128</w:t>
            </w:r>
          </w:p>
        </w:tc>
        <w:tc>
          <w:tcPr>
            <w:tcW w:w="2233" w:type="dxa"/>
            <w:noWrap/>
            <w:hideMark/>
          </w:tcPr>
          <w:p w14:paraId="29F3A7E4"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Database Management Event</w:t>
            </w:r>
          </w:p>
        </w:tc>
        <w:tc>
          <w:tcPr>
            <w:tcW w:w="4500" w:type="dxa"/>
            <w:noWrap/>
            <w:hideMark/>
          </w:tcPr>
          <w:p w14:paraId="037C966C"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DATABASE_CHANGE_GROUP</w:t>
            </w:r>
          </w:p>
        </w:tc>
        <w:tc>
          <w:tcPr>
            <w:tcW w:w="810" w:type="dxa"/>
            <w:noWrap/>
            <w:hideMark/>
          </w:tcPr>
          <w:p w14:paraId="5DA36761"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60C1CC47"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r>
      <w:tr w:rsidR="00B5048D" w:rsidRPr="009B5B95" w14:paraId="4CF60AE4"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31763134"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129</w:t>
            </w:r>
          </w:p>
        </w:tc>
        <w:tc>
          <w:tcPr>
            <w:tcW w:w="2233" w:type="dxa"/>
            <w:noWrap/>
            <w:hideMark/>
          </w:tcPr>
          <w:p w14:paraId="1E4A5D20"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Database Object Management Event</w:t>
            </w:r>
          </w:p>
        </w:tc>
        <w:tc>
          <w:tcPr>
            <w:tcW w:w="4500" w:type="dxa"/>
            <w:noWrap/>
            <w:hideMark/>
          </w:tcPr>
          <w:p w14:paraId="25E3682C"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DATABASE_OBJECT_CHANGE_GROUP</w:t>
            </w:r>
          </w:p>
        </w:tc>
        <w:tc>
          <w:tcPr>
            <w:tcW w:w="810" w:type="dxa"/>
            <w:noWrap/>
            <w:hideMark/>
          </w:tcPr>
          <w:p w14:paraId="202027C5"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0CA2647F"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r>
      <w:tr w:rsidR="00B5048D" w:rsidRPr="009B5B95" w14:paraId="0D27BC05"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160CB3DB"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lastRenderedPageBreak/>
              <w:t>130</w:t>
            </w:r>
          </w:p>
        </w:tc>
        <w:tc>
          <w:tcPr>
            <w:tcW w:w="2233" w:type="dxa"/>
            <w:noWrap/>
            <w:hideMark/>
          </w:tcPr>
          <w:p w14:paraId="005CA909"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Database Principal Management Event</w:t>
            </w:r>
          </w:p>
        </w:tc>
        <w:tc>
          <w:tcPr>
            <w:tcW w:w="4500" w:type="dxa"/>
            <w:noWrap/>
            <w:hideMark/>
          </w:tcPr>
          <w:p w14:paraId="7DCD74E4"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DATABASE_PRINCIPAL_CHANGE_GROUP</w:t>
            </w:r>
          </w:p>
        </w:tc>
        <w:tc>
          <w:tcPr>
            <w:tcW w:w="810" w:type="dxa"/>
            <w:noWrap/>
            <w:hideMark/>
          </w:tcPr>
          <w:p w14:paraId="4E0A38A1"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792B4CA1"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r>
      <w:tr w:rsidR="00B5048D" w:rsidRPr="009B5B95" w14:paraId="0F0B09F5"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4864C549"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131</w:t>
            </w:r>
          </w:p>
        </w:tc>
        <w:tc>
          <w:tcPr>
            <w:tcW w:w="2233" w:type="dxa"/>
            <w:noWrap/>
            <w:hideMark/>
          </w:tcPr>
          <w:p w14:paraId="5CF16792"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Schema Object Management Event</w:t>
            </w:r>
          </w:p>
        </w:tc>
        <w:tc>
          <w:tcPr>
            <w:tcW w:w="4500" w:type="dxa"/>
            <w:noWrap/>
            <w:hideMark/>
          </w:tcPr>
          <w:p w14:paraId="341F3504"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SCHEMA_OBJECT_CHANGE_GROUP</w:t>
            </w:r>
          </w:p>
        </w:tc>
        <w:tc>
          <w:tcPr>
            <w:tcW w:w="810" w:type="dxa"/>
            <w:noWrap/>
            <w:hideMark/>
          </w:tcPr>
          <w:p w14:paraId="2C41A04A"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6CAEF572"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r>
      <w:tr w:rsidR="00B5048D" w:rsidRPr="009B5B95" w14:paraId="0CBEB347"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3589B314"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132</w:t>
            </w:r>
          </w:p>
        </w:tc>
        <w:tc>
          <w:tcPr>
            <w:tcW w:w="2233" w:type="dxa"/>
            <w:noWrap/>
            <w:hideMark/>
          </w:tcPr>
          <w:p w14:paraId="7EA7CD25"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Server Principal Impersonation Event</w:t>
            </w:r>
          </w:p>
        </w:tc>
        <w:tc>
          <w:tcPr>
            <w:tcW w:w="4500" w:type="dxa"/>
            <w:noWrap/>
            <w:hideMark/>
          </w:tcPr>
          <w:p w14:paraId="0675FE34"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SERVER_PRINCIPAL_IMPERSONATION_GROUP</w:t>
            </w:r>
          </w:p>
        </w:tc>
        <w:tc>
          <w:tcPr>
            <w:tcW w:w="810" w:type="dxa"/>
            <w:noWrap/>
            <w:hideMark/>
          </w:tcPr>
          <w:p w14:paraId="77A5CACF"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2E6250B3"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p>
        </w:tc>
      </w:tr>
      <w:tr w:rsidR="00B5048D" w:rsidRPr="009B5B95" w14:paraId="60DDC627"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0AF072E1"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133</w:t>
            </w:r>
          </w:p>
        </w:tc>
        <w:tc>
          <w:tcPr>
            <w:tcW w:w="2233" w:type="dxa"/>
            <w:noWrap/>
            <w:hideMark/>
          </w:tcPr>
          <w:p w14:paraId="4573CB2C"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Database Principle Impersonation Event</w:t>
            </w:r>
          </w:p>
        </w:tc>
        <w:tc>
          <w:tcPr>
            <w:tcW w:w="4500" w:type="dxa"/>
            <w:noWrap/>
            <w:hideMark/>
          </w:tcPr>
          <w:p w14:paraId="064641FC"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DATABASE_PRINCIPAL_IMPERSONATION_GROUP</w:t>
            </w:r>
          </w:p>
        </w:tc>
        <w:tc>
          <w:tcPr>
            <w:tcW w:w="810" w:type="dxa"/>
            <w:noWrap/>
            <w:hideMark/>
          </w:tcPr>
          <w:p w14:paraId="505E22B5"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46666281"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r>
      <w:tr w:rsidR="00B5048D" w:rsidRPr="009B5B95" w14:paraId="31533C72"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3707B776"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134</w:t>
            </w:r>
          </w:p>
        </w:tc>
        <w:tc>
          <w:tcPr>
            <w:tcW w:w="2233" w:type="dxa"/>
            <w:noWrap/>
            <w:hideMark/>
          </w:tcPr>
          <w:p w14:paraId="3E15F5EB"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Server object take ownership event</w:t>
            </w:r>
          </w:p>
        </w:tc>
        <w:tc>
          <w:tcPr>
            <w:tcW w:w="4500" w:type="dxa"/>
            <w:noWrap/>
            <w:hideMark/>
          </w:tcPr>
          <w:p w14:paraId="6B882038"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SERVER_OBJECT_OWNERSHIP_CHANGE_GROUP</w:t>
            </w:r>
          </w:p>
        </w:tc>
        <w:tc>
          <w:tcPr>
            <w:tcW w:w="810" w:type="dxa"/>
            <w:noWrap/>
            <w:hideMark/>
          </w:tcPr>
          <w:p w14:paraId="6048FB1A"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6AD610E6"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p>
        </w:tc>
      </w:tr>
      <w:tr w:rsidR="00B5048D" w:rsidRPr="009B5B95" w14:paraId="6DCF52DE"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6142A2AD"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135</w:t>
            </w:r>
          </w:p>
        </w:tc>
        <w:tc>
          <w:tcPr>
            <w:tcW w:w="2233" w:type="dxa"/>
            <w:noWrap/>
            <w:hideMark/>
          </w:tcPr>
          <w:p w14:paraId="5467A8B4"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Database object take ownership event</w:t>
            </w:r>
          </w:p>
        </w:tc>
        <w:tc>
          <w:tcPr>
            <w:tcW w:w="4500" w:type="dxa"/>
            <w:noWrap/>
            <w:hideMark/>
          </w:tcPr>
          <w:p w14:paraId="27BFE3C6"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DATABASE_OBJECT_OWNERSHIP_CHANGE_GROUP</w:t>
            </w:r>
          </w:p>
        </w:tc>
        <w:tc>
          <w:tcPr>
            <w:tcW w:w="810" w:type="dxa"/>
            <w:noWrap/>
            <w:hideMark/>
          </w:tcPr>
          <w:p w14:paraId="0791E95E"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03B264BD"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r>
      <w:tr w:rsidR="00B5048D" w:rsidRPr="009B5B95" w14:paraId="7A424E0C"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45AAEEEE"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152</w:t>
            </w:r>
          </w:p>
        </w:tc>
        <w:tc>
          <w:tcPr>
            <w:tcW w:w="2233" w:type="dxa"/>
            <w:noWrap/>
            <w:hideMark/>
          </w:tcPr>
          <w:p w14:paraId="499D0A09"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Change Database Owner</w:t>
            </w:r>
          </w:p>
        </w:tc>
        <w:tc>
          <w:tcPr>
            <w:tcW w:w="4500" w:type="dxa"/>
            <w:noWrap/>
            <w:hideMark/>
          </w:tcPr>
          <w:p w14:paraId="2896D27D"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DATABASE_OWNERSHIP_CHANGE_GROUP</w:t>
            </w:r>
          </w:p>
        </w:tc>
        <w:tc>
          <w:tcPr>
            <w:tcW w:w="810" w:type="dxa"/>
            <w:noWrap/>
            <w:hideMark/>
          </w:tcPr>
          <w:p w14:paraId="3D15C95F"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07DB11B0"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r>
      <w:tr w:rsidR="00B5048D" w:rsidRPr="009B5B95" w14:paraId="60740EB5"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5CB91CA4"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153</w:t>
            </w:r>
          </w:p>
        </w:tc>
        <w:tc>
          <w:tcPr>
            <w:tcW w:w="2233" w:type="dxa"/>
            <w:noWrap/>
            <w:hideMark/>
          </w:tcPr>
          <w:p w14:paraId="448CAA33"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Schema Object Take Ownership Event</w:t>
            </w:r>
          </w:p>
        </w:tc>
        <w:tc>
          <w:tcPr>
            <w:tcW w:w="4500" w:type="dxa"/>
            <w:noWrap/>
            <w:hideMark/>
          </w:tcPr>
          <w:p w14:paraId="636A5292"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SCHEMA_OBJECT_OWNERSHIP_CHANGE_GROUP</w:t>
            </w:r>
          </w:p>
        </w:tc>
        <w:tc>
          <w:tcPr>
            <w:tcW w:w="810" w:type="dxa"/>
            <w:noWrap/>
            <w:hideMark/>
          </w:tcPr>
          <w:p w14:paraId="00EEA866"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5EBF001C"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r>
      <w:tr w:rsidR="00B5048D" w:rsidRPr="009B5B95" w14:paraId="1682A6CA"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5F652792"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170</w:t>
            </w:r>
          </w:p>
        </w:tc>
        <w:tc>
          <w:tcPr>
            <w:tcW w:w="2233" w:type="dxa"/>
            <w:noWrap/>
            <w:hideMark/>
          </w:tcPr>
          <w:p w14:paraId="46ABE282"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Server Scope GDR</w:t>
            </w:r>
          </w:p>
        </w:tc>
        <w:tc>
          <w:tcPr>
            <w:tcW w:w="4500" w:type="dxa"/>
            <w:noWrap/>
            <w:hideMark/>
          </w:tcPr>
          <w:p w14:paraId="4B1D603B"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SERVER_PERMISSION_CHANGE_GROUP</w:t>
            </w:r>
          </w:p>
        </w:tc>
        <w:tc>
          <w:tcPr>
            <w:tcW w:w="810" w:type="dxa"/>
            <w:noWrap/>
            <w:hideMark/>
          </w:tcPr>
          <w:p w14:paraId="41018A74"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732967DE"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p>
        </w:tc>
      </w:tr>
      <w:tr w:rsidR="00B5048D" w:rsidRPr="009B5B95" w14:paraId="05B707A9"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2D453FAB"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171</w:t>
            </w:r>
          </w:p>
        </w:tc>
        <w:tc>
          <w:tcPr>
            <w:tcW w:w="2233" w:type="dxa"/>
            <w:noWrap/>
            <w:hideMark/>
          </w:tcPr>
          <w:p w14:paraId="54A84402"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Server Object Grant Deny Revoke</w:t>
            </w:r>
          </w:p>
        </w:tc>
        <w:tc>
          <w:tcPr>
            <w:tcW w:w="4500" w:type="dxa"/>
            <w:noWrap/>
            <w:hideMark/>
          </w:tcPr>
          <w:p w14:paraId="5645E61A"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SERVER_OBJECT_PERMISSION_CHANGE_GROUP</w:t>
            </w:r>
          </w:p>
        </w:tc>
        <w:tc>
          <w:tcPr>
            <w:tcW w:w="810" w:type="dxa"/>
            <w:noWrap/>
            <w:hideMark/>
          </w:tcPr>
          <w:p w14:paraId="52996A6E"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6294E8E2"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p>
        </w:tc>
      </w:tr>
      <w:tr w:rsidR="00B5048D" w:rsidRPr="009B5B95" w14:paraId="627D7073"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59ADA4E7"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172</w:t>
            </w:r>
          </w:p>
        </w:tc>
        <w:tc>
          <w:tcPr>
            <w:tcW w:w="2233" w:type="dxa"/>
            <w:noWrap/>
            <w:hideMark/>
          </w:tcPr>
          <w:p w14:paraId="759C08D5"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Database Object Grant Deny Revoke</w:t>
            </w:r>
          </w:p>
        </w:tc>
        <w:tc>
          <w:tcPr>
            <w:tcW w:w="4500" w:type="dxa"/>
            <w:noWrap/>
            <w:hideMark/>
          </w:tcPr>
          <w:p w14:paraId="7E0BC830"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DATABASE_OBJECT_PERMISSION_CHANGE_GROUP</w:t>
            </w:r>
          </w:p>
        </w:tc>
        <w:tc>
          <w:tcPr>
            <w:tcW w:w="810" w:type="dxa"/>
            <w:noWrap/>
            <w:hideMark/>
          </w:tcPr>
          <w:p w14:paraId="250BE089"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53B1AE6D"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r>
      <w:tr w:rsidR="00B5048D" w:rsidRPr="009B5B95" w14:paraId="113C43D1"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014FD85A"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173</w:t>
            </w:r>
          </w:p>
        </w:tc>
        <w:tc>
          <w:tcPr>
            <w:tcW w:w="2233" w:type="dxa"/>
            <w:noWrap/>
            <w:hideMark/>
          </w:tcPr>
          <w:p w14:paraId="6F2BAFBC"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Server Operation Event</w:t>
            </w:r>
          </w:p>
        </w:tc>
        <w:tc>
          <w:tcPr>
            <w:tcW w:w="4500" w:type="dxa"/>
            <w:noWrap/>
            <w:hideMark/>
          </w:tcPr>
          <w:p w14:paraId="7A01C498"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SERVER_OPERATION_GROUP</w:t>
            </w:r>
          </w:p>
        </w:tc>
        <w:tc>
          <w:tcPr>
            <w:tcW w:w="810" w:type="dxa"/>
            <w:noWrap/>
            <w:hideMark/>
          </w:tcPr>
          <w:p w14:paraId="30DFE5FE"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188714F9"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p>
        </w:tc>
      </w:tr>
      <w:tr w:rsidR="00B5048D" w:rsidRPr="009B5B95" w14:paraId="36DDF617"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5002549C"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175</w:t>
            </w:r>
          </w:p>
        </w:tc>
        <w:tc>
          <w:tcPr>
            <w:tcW w:w="2233" w:type="dxa"/>
            <w:noWrap/>
            <w:hideMark/>
          </w:tcPr>
          <w:p w14:paraId="0474BA8B"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Server Alter Trace Event</w:t>
            </w:r>
          </w:p>
        </w:tc>
        <w:tc>
          <w:tcPr>
            <w:tcW w:w="4500" w:type="dxa"/>
            <w:noWrap/>
            <w:hideMark/>
          </w:tcPr>
          <w:p w14:paraId="0D25201F"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TRACE_CHANGE_GROUP</w:t>
            </w:r>
          </w:p>
        </w:tc>
        <w:tc>
          <w:tcPr>
            <w:tcW w:w="810" w:type="dxa"/>
            <w:noWrap/>
            <w:hideMark/>
          </w:tcPr>
          <w:p w14:paraId="644DEC86"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1C77B16A"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p>
        </w:tc>
      </w:tr>
      <w:tr w:rsidR="00B5048D" w:rsidRPr="009B5B95" w14:paraId="268819FC"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7C36AE3D"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176</w:t>
            </w:r>
          </w:p>
        </w:tc>
        <w:tc>
          <w:tcPr>
            <w:tcW w:w="2233" w:type="dxa"/>
            <w:noWrap/>
            <w:hideMark/>
          </w:tcPr>
          <w:p w14:paraId="58C74ADA"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Server Object Management Event</w:t>
            </w:r>
          </w:p>
        </w:tc>
        <w:tc>
          <w:tcPr>
            <w:tcW w:w="4500" w:type="dxa"/>
            <w:noWrap/>
            <w:hideMark/>
          </w:tcPr>
          <w:p w14:paraId="708F6E3A"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SERVER_OBJECT_CHANGE_GROUP</w:t>
            </w:r>
          </w:p>
        </w:tc>
        <w:tc>
          <w:tcPr>
            <w:tcW w:w="810" w:type="dxa"/>
            <w:noWrap/>
            <w:hideMark/>
          </w:tcPr>
          <w:p w14:paraId="49848987"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p>
        </w:tc>
        <w:tc>
          <w:tcPr>
            <w:tcW w:w="1170" w:type="dxa"/>
            <w:noWrap/>
            <w:hideMark/>
          </w:tcPr>
          <w:p w14:paraId="7C9CCD97"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p>
        </w:tc>
      </w:tr>
      <w:tr w:rsidR="00B5048D" w:rsidRPr="009B5B95" w14:paraId="17CC895F" w14:textId="77777777" w:rsidTr="004C1E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4E59A366"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177</w:t>
            </w:r>
          </w:p>
        </w:tc>
        <w:tc>
          <w:tcPr>
            <w:tcW w:w="2233" w:type="dxa"/>
            <w:noWrap/>
            <w:hideMark/>
          </w:tcPr>
          <w:p w14:paraId="5FDE6B80"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server principal management event</w:t>
            </w:r>
          </w:p>
        </w:tc>
        <w:tc>
          <w:tcPr>
            <w:tcW w:w="4500" w:type="dxa"/>
            <w:noWrap/>
            <w:hideMark/>
          </w:tcPr>
          <w:p w14:paraId="72CEF978"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SERVER_PRINCIPAL_CHANGE_GROUP</w:t>
            </w:r>
          </w:p>
        </w:tc>
        <w:tc>
          <w:tcPr>
            <w:tcW w:w="810" w:type="dxa"/>
            <w:noWrap/>
            <w:hideMark/>
          </w:tcPr>
          <w:p w14:paraId="094566FC"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468C84B9" w14:textId="77777777" w:rsidR="00B5048D" w:rsidRPr="007F3348" w:rsidRDefault="00B5048D" w:rsidP="004C1E7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20"/>
                <w:szCs w:val="20"/>
              </w:rPr>
            </w:pPr>
          </w:p>
        </w:tc>
      </w:tr>
      <w:tr w:rsidR="00B5048D" w:rsidRPr="009B5B95" w14:paraId="4D453D35" w14:textId="77777777" w:rsidTr="004C1E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55" w:type="dxa"/>
            <w:noWrap/>
            <w:hideMark/>
          </w:tcPr>
          <w:p w14:paraId="1CBEC506" w14:textId="77777777" w:rsidR="00B5048D" w:rsidRPr="007F3348" w:rsidRDefault="00B5048D" w:rsidP="004C1E77">
            <w:pPr>
              <w:jc w:val="center"/>
              <w:rPr>
                <w:rFonts w:eastAsia="Times New Roman" w:cs="Segoe UI"/>
                <w:b w:val="0"/>
                <w:color w:val="000000"/>
                <w:sz w:val="20"/>
                <w:szCs w:val="20"/>
              </w:rPr>
            </w:pPr>
            <w:r w:rsidRPr="007F3348">
              <w:rPr>
                <w:rFonts w:eastAsia="Times New Roman" w:cs="Segoe UI"/>
                <w:b w:val="0"/>
                <w:color w:val="000000"/>
                <w:sz w:val="20"/>
                <w:szCs w:val="20"/>
              </w:rPr>
              <w:t>178</w:t>
            </w:r>
          </w:p>
        </w:tc>
        <w:tc>
          <w:tcPr>
            <w:tcW w:w="2233" w:type="dxa"/>
            <w:noWrap/>
            <w:hideMark/>
          </w:tcPr>
          <w:p w14:paraId="5D9943E8"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Audit Database Operation Event</w:t>
            </w:r>
          </w:p>
        </w:tc>
        <w:tc>
          <w:tcPr>
            <w:tcW w:w="4500" w:type="dxa"/>
            <w:noWrap/>
            <w:hideMark/>
          </w:tcPr>
          <w:p w14:paraId="5BCEF51E"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18"/>
                <w:szCs w:val="18"/>
              </w:rPr>
            </w:pPr>
            <w:r w:rsidRPr="007F3348">
              <w:rPr>
                <w:rFonts w:eastAsia="Times New Roman" w:cs="Segoe UI"/>
                <w:color w:val="000000"/>
                <w:sz w:val="18"/>
                <w:szCs w:val="18"/>
              </w:rPr>
              <w:t>DATABASE_OPERATION_GROUP</w:t>
            </w:r>
          </w:p>
        </w:tc>
        <w:tc>
          <w:tcPr>
            <w:tcW w:w="810" w:type="dxa"/>
            <w:noWrap/>
            <w:hideMark/>
          </w:tcPr>
          <w:p w14:paraId="2D9E77EF"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r w:rsidRPr="007F3348">
              <w:rPr>
                <w:rFonts w:eastAsia="Times New Roman" w:cs="Segoe UI"/>
                <w:color w:val="000000"/>
                <w:sz w:val="20"/>
                <w:szCs w:val="20"/>
              </w:rPr>
              <w:t>Y</w:t>
            </w:r>
          </w:p>
        </w:tc>
        <w:tc>
          <w:tcPr>
            <w:tcW w:w="1170" w:type="dxa"/>
            <w:noWrap/>
            <w:hideMark/>
          </w:tcPr>
          <w:p w14:paraId="336BE537" w14:textId="77777777" w:rsidR="00B5048D" w:rsidRPr="007F3348" w:rsidRDefault="00B5048D" w:rsidP="004C1E77">
            <w:pPr>
              <w:cnfStyle w:val="000000010000" w:firstRow="0" w:lastRow="0" w:firstColumn="0" w:lastColumn="0" w:oddVBand="0" w:evenVBand="0" w:oddHBand="0" w:evenHBand="1" w:firstRowFirstColumn="0" w:firstRowLastColumn="0" w:lastRowFirstColumn="0" w:lastRowLastColumn="0"/>
              <w:rPr>
                <w:rFonts w:eastAsia="Times New Roman" w:cs="Segoe UI"/>
                <w:color w:val="000000"/>
                <w:sz w:val="20"/>
                <w:szCs w:val="20"/>
              </w:rPr>
            </w:pPr>
          </w:p>
        </w:tc>
      </w:tr>
    </w:tbl>
    <w:p w14:paraId="7449E601" w14:textId="77777777" w:rsidR="00B5048D" w:rsidRDefault="00B5048D" w:rsidP="00B5048D">
      <w:pPr>
        <w:spacing w:after="0" w:line="200" w:lineRule="exact"/>
        <w:rPr>
          <w:sz w:val="20"/>
          <w:szCs w:val="20"/>
        </w:rPr>
      </w:pPr>
    </w:p>
    <w:p w14:paraId="5209A6B4" w14:textId="77777777" w:rsidR="00B5048D" w:rsidRPr="007F3348" w:rsidRDefault="00B5048D" w:rsidP="00B5048D">
      <w:pPr>
        <w:spacing w:after="0" w:line="240" w:lineRule="auto"/>
        <w:rPr>
          <w:rFonts w:eastAsia="Calibri" w:cs="Segoe UI"/>
        </w:rPr>
      </w:pPr>
      <w:r w:rsidRPr="007F3348">
        <w:rPr>
          <w:rFonts w:eastAsia="Calibri" w:cs="Segoe UI"/>
          <w:spacing w:val="-5"/>
        </w:rPr>
        <w:t>W</w:t>
      </w:r>
      <w:r w:rsidRPr="007F3348">
        <w:rPr>
          <w:rFonts w:eastAsia="Calibri" w:cs="Segoe UI"/>
          <w:spacing w:val="8"/>
        </w:rPr>
        <w:t>i</w:t>
      </w:r>
      <w:r w:rsidRPr="007F3348">
        <w:rPr>
          <w:rFonts w:eastAsia="Calibri" w:cs="Segoe UI"/>
        </w:rPr>
        <w:t>th</w:t>
      </w:r>
      <w:r w:rsidRPr="007F3348">
        <w:rPr>
          <w:rFonts w:eastAsia="Calibri" w:cs="Segoe UI"/>
          <w:spacing w:val="-10"/>
        </w:rPr>
        <w:t xml:space="preserve"> </w:t>
      </w:r>
      <w:r>
        <w:rPr>
          <w:rFonts w:eastAsia="Calibri" w:cs="Segoe UI"/>
          <w:spacing w:val="8"/>
        </w:rPr>
        <w:t>the</w:t>
      </w:r>
      <w:r w:rsidRPr="007F3348">
        <w:rPr>
          <w:rFonts w:eastAsia="Calibri" w:cs="Segoe UI"/>
          <w:spacing w:val="-11"/>
        </w:rPr>
        <w:t xml:space="preserve"> </w:t>
      </w:r>
      <w:r w:rsidRPr="007F3348">
        <w:rPr>
          <w:rFonts w:eastAsia="Calibri" w:cs="Segoe UI"/>
        </w:rPr>
        <w:t>m</w:t>
      </w:r>
      <w:r w:rsidRPr="007F3348">
        <w:rPr>
          <w:rFonts w:eastAsia="Calibri" w:cs="Segoe UI"/>
          <w:spacing w:val="-2"/>
        </w:rPr>
        <w:t>a</w:t>
      </w:r>
      <w:r w:rsidRPr="007F3348">
        <w:rPr>
          <w:rFonts w:eastAsia="Calibri" w:cs="Segoe UI"/>
          <w:spacing w:val="1"/>
        </w:rPr>
        <w:t>pp</w:t>
      </w:r>
      <w:r w:rsidRPr="007F3348">
        <w:rPr>
          <w:rFonts w:eastAsia="Calibri" w:cs="Segoe UI"/>
          <w:spacing w:val="8"/>
        </w:rPr>
        <w:t>i</w:t>
      </w:r>
      <w:r w:rsidRPr="007F3348">
        <w:rPr>
          <w:rFonts w:eastAsia="Calibri" w:cs="Segoe UI"/>
          <w:spacing w:val="1"/>
        </w:rPr>
        <w:t>n</w:t>
      </w:r>
      <w:r w:rsidRPr="007F3348">
        <w:rPr>
          <w:rFonts w:eastAsia="Calibri" w:cs="Segoe UI"/>
        </w:rPr>
        <w:t>gs provided above,</w:t>
      </w:r>
      <w:r w:rsidRPr="007F3348">
        <w:rPr>
          <w:rFonts w:eastAsia="Calibri" w:cs="Segoe UI"/>
          <w:spacing w:val="-5"/>
        </w:rPr>
        <w:t xml:space="preserve"> </w:t>
      </w:r>
      <w:r w:rsidRPr="007F3348">
        <w:rPr>
          <w:rFonts w:eastAsia="Calibri" w:cs="Segoe UI"/>
        </w:rPr>
        <w:t>a</w:t>
      </w:r>
      <w:r w:rsidRPr="007F3348">
        <w:rPr>
          <w:rFonts w:eastAsia="Calibri" w:cs="Segoe UI"/>
          <w:spacing w:val="-5"/>
        </w:rPr>
        <w:t xml:space="preserve"> </w:t>
      </w:r>
      <w:r w:rsidRPr="007F3348">
        <w:rPr>
          <w:rFonts w:eastAsia="Calibri" w:cs="Segoe UI"/>
          <w:spacing w:val="1"/>
        </w:rPr>
        <w:t>d</w:t>
      </w:r>
      <w:r w:rsidRPr="007F3348">
        <w:rPr>
          <w:rFonts w:eastAsia="Calibri" w:cs="Segoe UI"/>
          <w:spacing w:val="-3"/>
        </w:rPr>
        <w:t>a</w:t>
      </w:r>
      <w:r w:rsidRPr="007F3348">
        <w:rPr>
          <w:rFonts w:eastAsia="Calibri" w:cs="Segoe UI"/>
        </w:rPr>
        <w:t>t</w:t>
      </w:r>
      <w:r w:rsidRPr="007F3348">
        <w:rPr>
          <w:rFonts w:eastAsia="Calibri" w:cs="Segoe UI"/>
          <w:spacing w:val="-3"/>
        </w:rPr>
        <w:t>a</w:t>
      </w:r>
      <w:r w:rsidRPr="007F3348">
        <w:rPr>
          <w:rFonts w:eastAsia="Calibri" w:cs="Segoe UI"/>
          <w:spacing w:val="1"/>
        </w:rPr>
        <w:t>b</w:t>
      </w:r>
      <w:r w:rsidRPr="007F3348">
        <w:rPr>
          <w:rFonts w:eastAsia="Calibri" w:cs="Segoe UI"/>
          <w:spacing w:val="-3"/>
        </w:rPr>
        <w:t>a</w:t>
      </w:r>
      <w:r w:rsidRPr="007F3348">
        <w:rPr>
          <w:rFonts w:eastAsia="Calibri" w:cs="Segoe UI"/>
          <w:spacing w:val="2"/>
        </w:rPr>
        <w:t>s</w:t>
      </w:r>
      <w:r w:rsidRPr="007F3348">
        <w:rPr>
          <w:rFonts w:eastAsia="Calibri" w:cs="Segoe UI"/>
        </w:rPr>
        <w:t>e</w:t>
      </w:r>
      <w:r w:rsidRPr="007F3348">
        <w:rPr>
          <w:rFonts w:eastAsia="Calibri" w:cs="Segoe UI"/>
          <w:spacing w:val="4"/>
        </w:rPr>
        <w:t xml:space="preserve"> </w:t>
      </w:r>
      <w:r w:rsidRPr="007F3348">
        <w:rPr>
          <w:rFonts w:eastAsia="Calibri" w:cs="Segoe UI"/>
          <w:spacing w:val="8"/>
        </w:rPr>
        <w:t>administrator</w:t>
      </w:r>
      <w:r w:rsidRPr="007F3348">
        <w:rPr>
          <w:rFonts w:eastAsia="Calibri" w:cs="Segoe UI"/>
          <w:spacing w:val="-7"/>
        </w:rPr>
        <w:t xml:space="preserve"> </w:t>
      </w:r>
      <w:r w:rsidRPr="007F3348">
        <w:rPr>
          <w:rFonts w:eastAsia="Calibri" w:cs="Segoe UI"/>
          <w:spacing w:val="-5"/>
        </w:rPr>
        <w:t>c</w:t>
      </w:r>
      <w:r w:rsidRPr="007F3348">
        <w:rPr>
          <w:rFonts w:eastAsia="Calibri" w:cs="Segoe UI"/>
          <w:spacing w:val="6"/>
        </w:rPr>
        <w:t>a</w:t>
      </w:r>
      <w:r w:rsidRPr="007F3348">
        <w:rPr>
          <w:rFonts w:eastAsia="Calibri" w:cs="Segoe UI"/>
        </w:rPr>
        <w:t>n</w:t>
      </w:r>
      <w:r w:rsidRPr="007F3348">
        <w:rPr>
          <w:rFonts w:eastAsia="Calibri" w:cs="Segoe UI"/>
          <w:spacing w:val="-12"/>
        </w:rPr>
        <w:t xml:space="preserve"> </w:t>
      </w:r>
      <w:r w:rsidRPr="007F3348">
        <w:rPr>
          <w:rFonts w:eastAsia="Calibri" w:cs="Segoe UI"/>
          <w:spacing w:val="-5"/>
        </w:rPr>
        <w:t>c</w:t>
      </w:r>
      <w:r w:rsidRPr="007F3348">
        <w:rPr>
          <w:rFonts w:eastAsia="Calibri" w:cs="Segoe UI"/>
          <w:spacing w:val="-4"/>
        </w:rPr>
        <w:t>r</w:t>
      </w:r>
      <w:r w:rsidRPr="007F3348">
        <w:rPr>
          <w:rFonts w:eastAsia="Calibri" w:cs="Segoe UI"/>
          <w:spacing w:val="8"/>
        </w:rPr>
        <w:t>e</w:t>
      </w:r>
      <w:r w:rsidRPr="007F3348">
        <w:rPr>
          <w:rFonts w:eastAsia="Calibri" w:cs="Segoe UI"/>
          <w:spacing w:val="-3"/>
        </w:rPr>
        <w:t>a</w:t>
      </w:r>
      <w:r w:rsidRPr="007F3348">
        <w:rPr>
          <w:rFonts w:eastAsia="Calibri" w:cs="Segoe UI"/>
        </w:rPr>
        <w:t>te</w:t>
      </w:r>
      <w:r w:rsidRPr="007F3348">
        <w:rPr>
          <w:rFonts w:eastAsia="Calibri" w:cs="Segoe UI"/>
          <w:spacing w:val="-1"/>
        </w:rPr>
        <w:t xml:space="preserve"> </w:t>
      </w:r>
      <w:r w:rsidRPr="007F3348">
        <w:rPr>
          <w:rFonts w:eastAsia="Calibri" w:cs="Segoe UI"/>
          <w:spacing w:val="-3"/>
        </w:rPr>
        <w:t>a</w:t>
      </w:r>
      <w:r w:rsidRPr="007F3348">
        <w:rPr>
          <w:rFonts w:eastAsia="Calibri" w:cs="Segoe UI"/>
        </w:rPr>
        <w:t>n</w:t>
      </w:r>
      <w:r w:rsidRPr="007F3348">
        <w:rPr>
          <w:rFonts w:eastAsia="Calibri" w:cs="Segoe UI"/>
          <w:spacing w:val="1"/>
        </w:rPr>
        <w:t xml:space="preserve"> </w:t>
      </w:r>
      <w:r w:rsidRPr="007F3348">
        <w:rPr>
          <w:rFonts w:eastAsia="Calibri" w:cs="Segoe UI"/>
          <w:spacing w:val="-3"/>
        </w:rPr>
        <w:t>a</w:t>
      </w:r>
      <w:r w:rsidRPr="007F3348">
        <w:rPr>
          <w:rFonts w:eastAsia="Calibri" w:cs="Segoe UI"/>
          <w:spacing w:val="1"/>
        </w:rPr>
        <w:t>ud</w:t>
      </w:r>
      <w:r w:rsidRPr="007F3348">
        <w:rPr>
          <w:rFonts w:eastAsia="Calibri" w:cs="Segoe UI"/>
          <w:spacing w:val="8"/>
        </w:rPr>
        <w:t>i</w:t>
      </w:r>
      <w:r w:rsidRPr="007F3348">
        <w:rPr>
          <w:rFonts w:eastAsia="Calibri" w:cs="Segoe UI"/>
        </w:rPr>
        <w:t>t</w:t>
      </w:r>
      <w:r>
        <w:rPr>
          <w:rFonts w:eastAsia="Calibri" w:cs="Segoe UI"/>
        </w:rPr>
        <w:t>,</w:t>
      </w:r>
      <w:r w:rsidRPr="007F3348">
        <w:rPr>
          <w:rFonts w:eastAsia="Calibri" w:cs="Segoe UI"/>
          <w:spacing w:val="-11"/>
        </w:rPr>
        <w:t xml:space="preserve"> </w:t>
      </w:r>
      <w:r w:rsidRPr="007F3348">
        <w:rPr>
          <w:rFonts w:eastAsia="Calibri" w:cs="Segoe UI"/>
          <w:spacing w:val="-3"/>
        </w:rPr>
        <w:t>a</w:t>
      </w:r>
      <w:r w:rsidRPr="007F3348">
        <w:rPr>
          <w:rFonts w:eastAsia="Calibri" w:cs="Segoe UI"/>
          <w:spacing w:val="1"/>
        </w:rPr>
        <w:t>n</w:t>
      </w:r>
      <w:r w:rsidRPr="007F3348">
        <w:rPr>
          <w:rFonts w:eastAsia="Calibri" w:cs="Segoe UI"/>
        </w:rPr>
        <w:t>d</w:t>
      </w:r>
      <w:r w:rsidRPr="007F3348">
        <w:rPr>
          <w:rFonts w:eastAsia="Calibri" w:cs="Segoe UI"/>
          <w:spacing w:val="-11"/>
        </w:rPr>
        <w:t xml:space="preserve"> </w:t>
      </w:r>
      <w:r>
        <w:rPr>
          <w:rFonts w:eastAsia="Calibri" w:cs="Segoe UI"/>
          <w:spacing w:val="-11"/>
        </w:rPr>
        <w:t xml:space="preserve">an </w:t>
      </w:r>
      <w:r w:rsidRPr="007F3348">
        <w:rPr>
          <w:rFonts w:eastAsia="Calibri" w:cs="Segoe UI"/>
          <w:spacing w:val="-3"/>
        </w:rPr>
        <w:t>a</w:t>
      </w:r>
      <w:r w:rsidRPr="007F3348">
        <w:rPr>
          <w:rFonts w:eastAsia="Calibri" w:cs="Segoe UI"/>
          <w:spacing w:val="1"/>
        </w:rPr>
        <w:t>ud</w:t>
      </w:r>
      <w:r w:rsidRPr="007F3348">
        <w:rPr>
          <w:rFonts w:eastAsia="Calibri" w:cs="Segoe UI"/>
          <w:spacing w:val="8"/>
        </w:rPr>
        <w:t>i</w:t>
      </w:r>
      <w:r w:rsidRPr="007F3348">
        <w:rPr>
          <w:rFonts w:eastAsia="Calibri" w:cs="Segoe UI"/>
        </w:rPr>
        <w:t>t</w:t>
      </w:r>
      <w:r w:rsidRPr="007F3348">
        <w:rPr>
          <w:rFonts w:eastAsia="Calibri" w:cs="Segoe UI"/>
          <w:spacing w:val="-11"/>
        </w:rPr>
        <w:t xml:space="preserve"> </w:t>
      </w:r>
      <w:r w:rsidRPr="007F3348">
        <w:rPr>
          <w:rFonts w:eastAsia="Calibri" w:cs="Segoe UI"/>
          <w:spacing w:val="2"/>
        </w:rPr>
        <w:t>s</w:t>
      </w:r>
      <w:r w:rsidRPr="007F3348">
        <w:rPr>
          <w:rFonts w:eastAsia="Calibri" w:cs="Segoe UI"/>
          <w:spacing w:val="1"/>
        </w:rPr>
        <w:t>p</w:t>
      </w:r>
      <w:r w:rsidRPr="007F3348">
        <w:rPr>
          <w:rFonts w:eastAsia="Calibri" w:cs="Segoe UI"/>
          <w:spacing w:val="8"/>
        </w:rPr>
        <w:t>e</w:t>
      </w:r>
      <w:r w:rsidRPr="007F3348">
        <w:rPr>
          <w:rFonts w:eastAsia="Calibri" w:cs="Segoe UI"/>
          <w:spacing w:val="-5"/>
        </w:rPr>
        <w:t>c</w:t>
      </w:r>
      <w:r w:rsidRPr="007F3348">
        <w:rPr>
          <w:rFonts w:eastAsia="Calibri" w:cs="Segoe UI"/>
          <w:spacing w:val="8"/>
        </w:rPr>
        <w:t>i</w:t>
      </w:r>
      <w:r w:rsidRPr="007F3348">
        <w:rPr>
          <w:rFonts w:eastAsia="Calibri" w:cs="Segoe UI"/>
          <w:spacing w:val="6"/>
        </w:rPr>
        <w:t>f</w:t>
      </w:r>
      <w:r w:rsidRPr="007F3348">
        <w:rPr>
          <w:rFonts w:eastAsia="Calibri" w:cs="Segoe UI"/>
          <w:spacing w:val="8"/>
        </w:rPr>
        <w:t>i</w:t>
      </w:r>
      <w:r w:rsidRPr="007F3348">
        <w:rPr>
          <w:rFonts w:eastAsia="Calibri" w:cs="Segoe UI"/>
          <w:spacing w:val="-5"/>
        </w:rPr>
        <w:t>c</w:t>
      </w:r>
      <w:r w:rsidRPr="007F3348">
        <w:rPr>
          <w:rFonts w:eastAsia="Calibri" w:cs="Segoe UI"/>
          <w:spacing w:val="-3"/>
        </w:rPr>
        <w:t>a</w:t>
      </w:r>
      <w:r w:rsidRPr="007F3348">
        <w:rPr>
          <w:rFonts w:eastAsia="Calibri" w:cs="Segoe UI"/>
        </w:rPr>
        <w:t>t</w:t>
      </w:r>
      <w:r w:rsidRPr="007F3348">
        <w:rPr>
          <w:rFonts w:eastAsia="Calibri" w:cs="Segoe UI"/>
          <w:spacing w:val="8"/>
        </w:rPr>
        <w:t>i</w:t>
      </w:r>
      <w:r w:rsidRPr="007F3348">
        <w:rPr>
          <w:rFonts w:eastAsia="Calibri" w:cs="Segoe UI"/>
          <w:spacing w:val="1"/>
        </w:rPr>
        <w:t>o</w:t>
      </w:r>
      <w:r w:rsidRPr="007F3348">
        <w:rPr>
          <w:rFonts w:eastAsia="Calibri" w:cs="Segoe UI"/>
        </w:rPr>
        <w:t>n</w:t>
      </w:r>
      <w:r w:rsidRPr="007F3348">
        <w:rPr>
          <w:rFonts w:eastAsia="Calibri" w:cs="Segoe UI"/>
          <w:spacing w:val="5"/>
        </w:rPr>
        <w:t xml:space="preserve"> </w:t>
      </w:r>
      <w:r w:rsidRPr="007F3348">
        <w:rPr>
          <w:rFonts w:eastAsia="Calibri" w:cs="Segoe UI"/>
          <w:spacing w:val="6"/>
        </w:rPr>
        <w:t>f</w:t>
      </w:r>
      <w:r w:rsidRPr="007F3348">
        <w:rPr>
          <w:rFonts w:eastAsia="Calibri" w:cs="Segoe UI"/>
          <w:spacing w:val="1"/>
        </w:rPr>
        <w:t>o</w:t>
      </w:r>
      <w:r w:rsidRPr="007F3348">
        <w:rPr>
          <w:rFonts w:eastAsia="Calibri" w:cs="Segoe UI"/>
        </w:rPr>
        <w:t>r</w:t>
      </w:r>
      <w:r w:rsidRPr="007F3348">
        <w:rPr>
          <w:rFonts w:eastAsia="Calibri" w:cs="Segoe UI"/>
          <w:spacing w:val="-18"/>
        </w:rPr>
        <w:t xml:space="preserve"> </w:t>
      </w:r>
      <w:r w:rsidRPr="007F3348">
        <w:rPr>
          <w:rFonts w:eastAsia="Calibri" w:cs="Segoe UI"/>
          <w:spacing w:val="8"/>
        </w:rPr>
        <w:t>e</w:t>
      </w:r>
      <w:r w:rsidRPr="007F3348">
        <w:rPr>
          <w:rFonts w:eastAsia="Calibri" w:cs="Segoe UI"/>
          <w:spacing w:val="-3"/>
        </w:rPr>
        <w:t>a</w:t>
      </w:r>
      <w:r w:rsidRPr="007F3348">
        <w:rPr>
          <w:rFonts w:eastAsia="Calibri" w:cs="Segoe UI"/>
          <w:spacing w:val="-5"/>
        </w:rPr>
        <w:t>c</w:t>
      </w:r>
      <w:r w:rsidRPr="007F3348">
        <w:rPr>
          <w:rFonts w:eastAsia="Calibri" w:cs="Segoe UI"/>
        </w:rPr>
        <w:t>h</w:t>
      </w:r>
      <w:r w:rsidRPr="007F3348">
        <w:rPr>
          <w:rFonts w:eastAsia="Calibri" w:cs="Segoe UI"/>
          <w:spacing w:val="-10"/>
        </w:rPr>
        <w:t xml:space="preserve"> </w:t>
      </w:r>
      <w:r w:rsidRPr="007F3348">
        <w:rPr>
          <w:rFonts w:eastAsia="Calibri" w:cs="Segoe UI"/>
          <w:spacing w:val="8"/>
        </w:rPr>
        <w:t>i</w:t>
      </w:r>
      <w:r w:rsidRPr="007F3348">
        <w:rPr>
          <w:rFonts w:eastAsia="Calibri" w:cs="Segoe UI"/>
          <w:spacing w:val="1"/>
        </w:rPr>
        <w:t>n</w:t>
      </w:r>
      <w:r w:rsidRPr="007F3348">
        <w:rPr>
          <w:rFonts w:eastAsia="Calibri" w:cs="Segoe UI"/>
          <w:spacing w:val="2"/>
        </w:rPr>
        <w:t>s</w:t>
      </w:r>
      <w:r w:rsidRPr="007F3348">
        <w:rPr>
          <w:rFonts w:eastAsia="Calibri" w:cs="Segoe UI"/>
        </w:rPr>
        <w:t>t</w:t>
      </w:r>
      <w:r w:rsidRPr="007F3348">
        <w:rPr>
          <w:rFonts w:eastAsia="Calibri" w:cs="Segoe UI"/>
          <w:spacing w:val="-3"/>
        </w:rPr>
        <w:t>a</w:t>
      </w:r>
      <w:r w:rsidRPr="007F3348">
        <w:rPr>
          <w:rFonts w:eastAsia="Calibri" w:cs="Segoe UI"/>
          <w:spacing w:val="1"/>
        </w:rPr>
        <w:t>n</w:t>
      </w:r>
      <w:r w:rsidRPr="007F3348">
        <w:rPr>
          <w:rFonts w:eastAsia="Calibri" w:cs="Segoe UI"/>
          <w:spacing w:val="-5"/>
        </w:rPr>
        <w:t>c</w:t>
      </w:r>
      <w:r w:rsidRPr="007F3348">
        <w:rPr>
          <w:rFonts w:eastAsia="Calibri" w:cs="Segoe UI"/>
        </w:rPr>
        <w:t>e</w:t>
      </w:r>
      <w:r w:rsidRPr="007F3348">
        <w:rPr>
          <w:rFonts w:eastAsia="Calibri" w:cs="Segoe UI"/>
          <w:spacing w:val="3"/>
        </w:rPr>
        <w:t xml:space="preserve"> </w:t>
      </w:r>
      <w:r w:rsidRPr="007F3348">
        <w:rPr>
          <w:rFonts w:eastAsia="Calibri" w:cs="Segoe UI"/>
          <w:spacing w:val="1"/>
          <w:w w:val="102"/>
        </w:rPr>
        <w:t>o</w:t>
      </w:r>
      <w:r w:rsidRPr="007F3348">
        <w:rPr>
          <w:rFonts w:eastAsia="Calibri" w:cs="Segoe UI"/>
          <w:w w:val="102"/>
        </w:rPr>
        <w:t>f</w:t>
      </w:r>
      <w:r w:rsidRPr="007F3348">
        <w:rPr>
          <w:rFonts w:eastAsia="Calibri" w:cs="Segoe UI"/>
        </w:rPr>
        <w:t xml:space="preserve"> </w:t>
      </w:r>
      <w:r w:rsidRPr="007F3348">
        <w:rPr>
          <w:rFonts w:eastAsia="Calibri" w:cs="Segoe UI"/>
          <w:spacing w:val="1"/>
          <w:position w:val="1"/>
        </w:rPr>
        <w:t>S</w:t>
      </w:r>
      <w:r w:rsidRPr="007F3348">
        <w:rPr>
          <w:rFonts w:eastAsia="Calibri" w:cs="Segoe UI"/>
          <w:spacing w:val="-1"/>
          <w:position w:val="1"/>
        </w:rPr>
        <w:t>Q</w:t>
      </w:r>
      <w:r w:rsidRPr="007F3348">
        <w:rPr>
          <w:rFonts w:eastAsia="Calibri" w:cs="Segoe UI"/>
          <w:position w:val="1"/>
        </w:rPr>
        <w:t>L</w:t>
      </w:r>
      <w:r w:rsidRPr="007F3348">
        <w:rPr>
          <w:rFonts w:eastAsia="Calibri" w:cs="Segoe UI"/>
          <w:spacing w:val="-2"/>
          <w:position w:val="1"/>
        </w:rPr>
        <w:t xml:space="preserve"> </w:t>
      </w:r>
      <w:r w:rsidRPr="007F3348">
        <w:rPr>
          <w:rFonts w:eastAsia="Calibri" w:cs="Segoe UI"/>
          <w:spacing w:val="1"/>
          <w:position w:val="1"/>
        </w:rPr>
        <w:t>S</w:t>
      </w:r>
      <w:r w:rsidRPr="007F3348">
        <w:rPr>
          <w:rFonts w:eastAsia="Calibri" w:cs="Segoe UI"/>
          <w:spacing w:val="8"/>
          <w:position w:val="1"/>
        </w:rPr>
        <w:t>e</w:t>
      </w:r>
      <w:r w:rsidRPr="007F3348">
        <w:rPr>
          <w:rFonts w:eastAsia="Calibri" w:cs="Segoe UI"/>
          <w:spacing w:val="-4"/>
          <w:position w:val="1"/>
        </w:rPr>
        <w:t>r</w:t>
      </w:r>
      <w:r w:rsidRPr="007F3348">
        <w:rPr>
          <w:rFonts w:eastAsia="Calibri" w:cs="Segoe UI"/>
          <w:spacing w:val="3"/>
          <w:position w:val="1"/>
        </w:rPr>
        <w:t>v</w:t>
      </w:r>
      <w:r w:rsidRPr="007F3348">
        <w:rPr>
          <w:rFonts w:eastAsia="Calibri" w:cs="Segoe UI"/>
          <w:spacing w:val="8"/>
          <w:position w:val="1"/>
        </w:rPr>
        <w:t>e</w:t>
      </w:r>
      <w:r w:rsidRPr="007F3348">
        <w:rPr>
          <w:rFonts w:eastAsia="Calibri" w:cs="Segoe UI"/>
          <w:spacing w:val="-4"/>
          <w:position w:val="1"/>
        </w:rPr>
        <w:t>r</w:t>
      </w:r>
      <w:r w:rsidRPr="007F3348">
        <w:rPr>
          <w:rFonts w:eastAsia="Calibri" w:cs="Segoe UI"/>
          <w:position w:val="1"/>
        </w:rPr>
        <w:t>,</w:t>
      </w:r>
      <w:r w:rsidRPr="007F3348">
        <w:rPr>
          <w:rFonts w:eastAsia="Calibri" w:cs="Segoe UI"/>
          <w:spacing w:val="-3"/>
          <w:position w:val="1"/>
        </w:rPr>
        <w:t xml:space="preserve"> a</w:t>
      </w:r>
      <w:r w:rsidRPr="007F3348">
        <w:rPr>
          <w:rFonts w:eastAsia="Calibri" w:cs="Segoe UI"/>
          <w:spacing w:val="1"/>
          <w:position w:val="1"/>
        </w:rPr>
        <w:t>n</w:t>
      </w:r>
      <w:r w:rsidRPr="007F3348">
        <w:rPr>
          <w:rFonts w:eastAsia="Calibri" w:cs="Segoe UI"/>
          <w:position w:val="1"/>
        </w:rPr>
        <w:t>d</w:t>
      </w:r>
      <w:r w:rsidRPr="007F3348">
        <w:rPr>
          <w:rFonts w:eastAsia="Calibri" w:cs="Segoe UI"/>
          <w:spacing w:val="-11"/>
          <w:position w:val="1"/>
        </w:rPr>
        <w:t xml:space="preserve"> </w:t>
      </w:r>
      <w:r w:rsidRPr="007F3348">
        <w:rPr>
          <w:rFonts w:eastAsia="Calibri" w:cs="Segoe UI"/>
          <w:spacing w:val="1"/>
          <w:position w:val="1"/>
        </w:rPr>
        <w:t>d</w:t>
      </w:r>
      <w:r w:rsidRPr="007F3348">
        <w:rPr>
          <w:rFonts w:eastAsia="Calibri" w:cs="Segoe UI"/>
          <w:spacing w:val="-3"/>
          <w:position w:val="1"/>
        </w:rPr>
        <w:t>a</w:t>
      </w:r>
      <w:r w:rsidRPr="007F3348">
        <w:rPr>
          <w:rFonts w:eastAsia="Calibri" w:cs="Segoe UI"/>
          <w:position w:val="1"/>
        </w:rPr>
        <w:t>t</w:t>
      </w:r>
      <w:r w:rsidRPr="007F3348">
        <w:rPr>
          <w:rFonts w:eastAsia="Calibri" w:cs="Segoe UI"/>
          <w:spacing w:val="-3"/>
          <w:position w:val="1"/>
        </w:rPr>
        <w:t>a</w:t>
      </w:r>
      <w:r w:rsidRPr="007F3348">
        <w:rPr>
          <w:rFonts w:eastAsia="Calibri" w:cs="Segoe UI"/>
          <w:spacing w:val="1"/>
          <w:position w:val="1"/>
        </w:rPr>
        <w:t>b</w:t>
      </w:r>
      <w:r w:rsidRPr="007F3348">
        <w:rPr>
          <w:rFonts w:eastAsia="Calibri" w:cs="Segoe UI"/>
          <w:spacing w:val="-3"/>
          <w:position w:val="1"/>
        </w:rPr>
        <w:t>a</w:t>
      </w:r>
      <w:r w:rsidRPr="007F3348">
        <w:rPr>
          <w:rFonts w:eastAsia="Calibri" w:cs="Segoe UI"/>
          <w:spacing w:val="2"/>
          <w:position w:val="1"/>
        </w:rPr>
        <w:t>s</w:t>
      </w:r>
      <w:r w:rsidRPr="007F3348">
        <w:rPr>
          <w:rFonts w:eastAsia="Calibri" w:cs="Segoe UI"/>
          <w:position w:val="1"/>
        </w:rPr>
        <w:t>e</w:t>
      </w:r>
      <w:r w:rsidRPr="007F3348">
        <w:rPr>
          <w:rFonts w:eastAsia="Calibri" w:cs="Segoe UI"/>
          <w:spacing w:val="4"/>
          <w:position w:val="1"/>
        </w:rPr>
        <w:t xml:space="preserve"> </w:t>
      </w:r>
      <w:r w:rsidRPr="007F3348">
        <w:rPr>
          <w:rFonts w:eastAsia="Calibri" w:cs="Segoe UI"/>
          <w:spacing w:val="-3"/>
          <w:position w:val="1"/>
        </w:rPr>
        <w:t>a</w:t>
      </w:r>
      <w:r w:rsidRPr="007F3348">
        <w:rPr>
          <w:rFonts w:eastAsia="Calibri" w:cs="Segoe UI"/>
          <w:spacing w:val="1"/>
          <w:position w:val="1"/>
        </w:rPr>
        <w:t>ud</w:t>
      </w:r>
      <w:r w:rsidRPr="007F3348">
        <w:rPr>
          <w:rFonts w:eastAsia="Calibri" w:cs="Segoe UI"/>
          <w:spacing w:val="8"/>
          <w:position w:val="1"/>
        </w:rPr>
        <w:t>i</w:t>
      </w:r>
      <w:r w:rsidRPr="007F3348">
        <w:rPr>
          <w:rFonts w:eastAsia="Calibri" w:cs="Segoe UI"/>
          <w:position w:val="1"/>
        </w:rPr>
        <w:t>t</w:t>
      </w:r>
      <w:r w:rsidRPr="007F3348">
        <w:rPr>
          <w:rFonts w:eastAsia="Calibri" w:cs="Segoe UI"/>
          <w:spacing w:val="-11"/>
          <w:position w:val="1"/>
        </w:rPr>
        <w:t xml:space="preserve"> </w:t>
      </w:r>
      <w:r w:rsidRPr="007F3348">
        <w:rPr>
          <w:rFonts w:eastAsia="Calibri" w:cs="Segoe UI"/>
          <w:spacing w:val="2"/>
          <w:position w:val="1"/>
        </w:rPr>
        <w:t>s</w:t>
      </w:r>
      <w:r w:rsidRPr="007F3348">
        <w:rPr>
          <w:rFonts w:eastAsia="Calibri" w:cs="Segoe UI"/>
          <w:spacing w:val="1"/>
          <w:position w:val="1"/>
        </w:rPr>
        <w:t>p</w:t>
      </w:r>
      <w:r w:rsidRPr="007F3348">
        <w:rPr>
          <w:rFonts w:eastAsia="Calibri" w:cs="Segoe UI"/>
          <w:spacing w:val="8"/>
          <w:position w:val="1"/>
        </w:rPr>
        <w:t>e</w:t>
      </w:r>
      <w:r w:rsidRPr="007F3348">
        <w:rPr>
          <w:rFonts w:eastAsia="Calibri" w:cs="Segoe UI"/>
          <w:spacing w:val="-5"/>
          <w:position w:val="1"/>
        </w:rPr>
        <w:t>c</w:t>
      </w:r>
      <w:r w:rsidRPr="007F3348">
        <w:rPr>
          <w:rFonts w:eastAsia="Calibri" w:cs="Segoe UI"/>
          <w:spacing w:val="8"/>
          <w:position w:val="1"/>
        </w:rPr>
        <w:t>i</w:t>
      </w:r>
      <w:r w:rsidRPr="007F3348">
        <w:rPr>
          <w:rFonts w:eastAsia="Calibri" w:cs="Segoe UI"/>
          <w:spacing w:val="6"/>
          <w:position w:val="1"/>
        </w:rPr>
        <w:t>f</w:t>
      </w:r>
      <w:r w:rsidRPr="007F3348">
        <w:rPr>
          <w:rFonts w:eastAsia="Calibri" w:cs="Segoe UI"/>
          <w:spacing w:val="8"/>
          <w:position w:val="1"/>
        </w:rPr>
        <w:t>i</w:t>
      </w:r>
      <w:r w:rsidRPr="007F3348">
        <w:rPr>
          <w:rFonts w:eastAsia="Calibri" w:cs="Segoe UI"/>
          <w:spacing w:val="-5"/>
          <w:position w:val="1"/>
        </w:rPr>
        <w:t>c</w:t>
      </w:r>
      <w:r w:rsidRPr="007F3348">
        <w:rPr>
          <w:rFonts w:eastAsia="Calibri" w:cs="Segoe UI"/>
          <w:spacing w:val="-3"/>
          <w:position w:val="1"/>
        </w:rPr>
        <w:t>a</w:t>
      </w:r>
      <w:r w:rsidRPr="007F3348">
        <w:rPr>
          <w:rFonts w:eastAsia="Calibri" w:cs="Segoe UI"/>
          <w:position w:val="1"/>
        </w:rPr>
        <w:t>t</w:t>
      </w:r>
      <w:r w:rsidRPr="007F3348">
        <w:rPr>
          <w:rFonts w:eastAsia="Calibri" w:cs="Segoe UI"/>
          <w:spacing w:val="8"/>
          <w:position w:val="1"/>
        </w:rPr>
        <w:t>i</w:t>
      </w:r>
      <w:r w:rsidRPr="007F3348">
        <w:rPr>
          <w:rFonts w:eastAsia="Calibri" w:cs="Segoe UI"/>
          <w:spacing w:val="-14"/>
          <w:position w:val="1"/>
        </w:rPr>
        <w:t>o</w:t>
      </w:r>
      <w:r w:rsidRPr="007F3348">
        <w:rPr>
          <w:rFonts w:eastAsia="Calibri" w:cs="Segoe UI"/>
          <w:position w:val="1"/>
        </w:rPr>
        <w:t>n</w:t>
      </w:r>
      <w:r w:rsidRPr="007F3348">
        <w:rPr>
          <w:rFonts w:eastAsia="Calibri" w:cs="Segoe UI"/>
          <w:spacing w:val="5"/>
          <w:position w:val="1"/>
        </w:rPr>
        <w:t xml:space="preserve"> </w:t>
      </w:r>
      <w:r w:rsidRPr="007F3348">
        <w:rPr>
          <w:rFonts w:eastAsia="Calibri" w:cs="Segoe UI"/>
          <w:spacing w:val="6"/>
          <w:position w:val="1"/>
        </w:rPr>
        <w:t>f</w:t>
      </w:r>
      <w:r w:rsidRPr="007F3348">
        <w:rPr>
          <w:rFonts w:eastAsia="Calibri" w:cs="Segoe UI"/>
          <w:spacing w:val="1"/>
          <w:position w:val="1"/>
        </w:rPr>
        <w:t>o</w:t>
      </w:r>
      <w:r w:rsidRPr="007F3348">
        <w:rPr>
          <w:rFonts w:eastAsia="Calibri" w:cs="Segoe UI"/>
          <w:position w:val="1"/>
        </w:rPr>
        <w:t>r</w:t>
      </w:r>
      <w:r w:rsidRPr="007F3348">
        <w:rPr>
          <w:rFonts w:eastAsia="Calibri" w:cs="Segoe UI"/>
          <w:spacing w:val="-18"/>
          <w:position w:val="1"/>
        </w:rPr>
        <w:t xml:space="preserve"> </w:t>
      </w:r>
      <w:r w:rsidRPr="007F3348">
        <w:rPr>
          <w:rFonts w:eastAsia="Calibri" w:cs="Segoe UI"/>
          <w:spacing w:val="8"/>
          <w:position w:val="1"/>
        </w:rPr>
        <w:t>e</w:t>
      </w:r>
      <w:r w:rsidRPr="007F3348">
        <w:rPr>
          <w:rFonts w:eastAsia="Calibri" w:cs="Segoe UI"/>
          <w:spacing w:val="-3"/>
          <w:position w:val="1"/>
        </w:rPr>
        <w:t>a</w:t>
      </w:r>
      <w:r w:rsidRPr="007F3348">
        <w:rPr>
          <w:rFonts w:eastAsia="Calibri" w:cs="Segoe UI"/>
          <w:spacing w:val="-5"/>
          <w:position w:val="1"/>
        </w:rPr>
        <w:t>c</w:t>
      </w:r>
      <w:r w:rsidRPr="007F3348">
        <w:rPr>
          <w:rFonts w:eastAsia="Calibri" w:cs="Segoe UI"/>
          <w:position w:val="1"/>
        </w:rPr>
        <w:t>h</w:t>
      </w:r>
      <w:r w:rsidRPr="007F3348">
        <w:rPr>
          <w:rFonts w:eastAsia="Calibri" w:cs="Segoe UI"/>
          <w:spacing w:val="-10"/>
          <w:position w:val="1"/>
        </w:rPr>
        <w:t xml:space="preserve"> </w:t>
      </w:r>
      <w:r w:rsidRPr="007F3348">
        <w:rPr>
          <w:rFonts w:eastAsia="Calibri" w:cs="Segoe UI"/>
          <w:spacing w:val="1"/>
          <w:w w:val="102"/>
          <w:position w:val="1"/>
        </w:rPr>
        <w:t>d</w:t>
      </w:r>
      <w:r w:rsidRPr="007F3348">
        <w:rPr>
          <w:rFonts w:eastAsia="Calibri" w:cs="Segoe UI"/>
          <w:spacing w:val="-3"/>
          <w:w w:val="102"/>
          <w:position w:val="1"/>
        </w:rPr>
        <w:t>a</w:t>
      </w:r>
      <w:r w:rsidRPr="007F3348">
        <w:rPr>
          <w:rFonts w:eastAsia="Calibri" w:cs="Segoe UI"/>
          <w:w w:val="102"/>
          <w:position w:val="1"/>
        </w:rPr>
        <w:t>t</w:t>
      </w:r>
      <w:r w:rsidRPr="007F3348">
        <w:rPr>
          <w:rFonts w:eastAsia="Calibri" w:cs="Segoe UI"/>
          <w:spacing w:val="-3"/>
          <w:w w:val="102"/>
          <w:position w:val="1"/>
        </w:rPr>
        <w:t>a</w:t>
      </w:r>
      <w:r w:rsidRPr="007F3348">
        <w:rPr>
          <w:rFonts w:eastAsia="Calibri" w:cs="Segoe UI"/>
          <w:spacing w:val="1"/>
          <w:w w:val="102"/>
          <w:position w:val="1"/>
        </w:rPr>
        <w:t>b</w:t>
      </w:r>
      <w:r w:rsidRPr="007F3348">
        <w:rPr>
          <w:rFonts w:eastAsia="Calibri" w:cs="Segoe UI"/>
          <w:spacing w:val="-3"/>
          <w:w w:val="102"/>
          <w:position w:val="1"/>
        </w:rPr>
        <w:t>a</w:t>
      </w:r>
      <w:r w:rsidRPr="007F3348">
        <w:rPr>
          <w:rFonts w:eastAsia="Calibri" w:cs="Segoe UI"/>
          <w:spacing w:val="2"/>
          <w:w w:val="102"/>
          <w:position w:val="1"/>
        </w:rPr>
        <w:t>s</w:t>
      </w:r>
      <w:r w:rsidRPr="007F3348">
        <w:rPr>
          <w:rFonts w:eastAsia="Calibri" w:cs="Segoe UI"/>
          <w:spacing w:val="8"/>
          <w:w w:val="102"/>
          <w:position w:val="1"/>
        </w:rPr>
        <w:t>e</w:t>
      </w:r>
      <w:r w:rsidRPr="00BC059E">
        <w:rPr>
          <w:rFonts w:eastAsia="Calibri" w:cs="Segoe UI"/>
          <w:w w:val="102"/>
          <w:position w:val="1"/>
        </w:rPr>
        <w:t>.</w:t>
      </w:r>
    </w:p>
    <w:p w14:paraId="339196D7" w14:textId="26F3C272" w:rsidR="00B5048D" w:rsidRDefault="00B5048D" w:rsidP="00B5048D"/>
    <w:p w14:paraId="7077644E" w14:textId="77777777" w:rsidR="00B5048D" w:rsidRPr="00B5048D" w:rsidRDefault="00B5048D" w:rsidP="00B5048D"/>
    <w:p w14:paraId="69B2C809" w14:textId="72EE6954" w:rsidR="00A45CE7" w:rsidRDefault="00A45CE7" w:rsidP="00676BD1"/>
    <w:p w14:paraId="3F4BA8E9" w14:textId="672324B3" w:rsidR="00A45CE7" w:rsidRDefault="00A45CE7" w:rsidP="00676BD1"/>
    <w:p w14:paraId="4A43E056" w14:textId="7C21B354" w:rsidR="00A45CE7" w:rsidRDefault="00A45CE7" w:rsidP="00676BD1">
      <w:r>
        <w:t xml:space="preserve">Note: Late entry. Anne’s solution for SQL2-00-023900 is a bit complex and may add installation </w:t>
      </w:r>
      <w:r w:rsidR="00B14C18">
        <w:t>steps. Parking in here for now.</w:t>
      </w:r>
    </w:p>
    <w:p w14:paraId="4E69EB6C" w14:textId="63B3B127" w:rsidR="00A45CE7" w:rsidRDefault="00A45CE7" w:rsidP="00676BD1"/>
    <w:p w14:paraId="1039EC4D" w14:textId="77777777" w:rsidR="00A45CE7" w:rsidRDefault="00A45CE7" w:rsidP="00A45CE7">
      <w:r>
        <w:t xml:space="preserve">I have created a new SQL policy to checksum the dll’s in the Binn directory for each instance.  This requires that FCIV be installed on each instance and a central working directory be set up on the management server.  A new </w:t>
      </w:r>
      <w:commentRangeStart w:id="433"/>
      <w:r>
        <w:t xml:space="preserve">synonym </w:t>
      </w:r>
      <w:commentRangeEnd w:id="433"/>
      <w:r w:rsidR="004D3BBD">
        <w:rPr>
          <w:rStyle w:val="CommentReference"/>
          <w:rFonts w:ascii="Times New Roman" w:eastAsia="Times New Roman" w:hAnsi="Times New Roman" w:cs="Times New Roman"/>
          <w:lang w:eastAsia="en-US"/>
        </w:rPr>
        <w:commentReference w:id="433"/>
      </w:r>
      <w:r>
        <w:t xml:space="preserve">is created to point to a new table which holds all versions of the checksums.  If the checksums change the insert script will insert a new copy of the files and checksums </w:t>
      </w:r>
      <w:r>
        <w:lastRenderedPageBreak/>
        <w:t>for the instance, retaining the older versions.  This will allow someone to research as to why the dll’s have changed.</w:t>
      </w:r>
    </w:p>
    <w:commentRangeStart w:id="434"/>
    <w:p w14:paraId="447C857A" w14:textId="1801A240" w:rsidR="006D783B" w:rsidRDefault="00C140AD" w:rsidP="00676BD1">
      <w:r>
        <w:object w:dxaOrig="592" w:dyaOrig="563" w14:anchorId="1A226826">
          <v:shape id="_x0000_i1026" type="#_x0000_t75" style="width:29.25pt;height:28.5pt" o:ole="">
            <v:imagedata r:id="rId69" o:title=""/>
          </v:shape>
          <o:OLEObject Type="Embed" ProgID="Package" ShapeID="_x0000_i1026" DrawAspect="Content" ObjectID="_1545296760" r:id="rId70"/>
        </w:object>
      </w:r>
      <w:commentRangeEnd w:id="434"/>
      <w:r>
        <w:rPr>
          <w:rStyle w:val="CommentReference"/>
          <w:rFonts w:ascii="Times New Roman" w:eastAsia="Times New Roman" w:hAnsi="Times New Roman" w:cs="Times New Roman"/>
          <w:lang w:eastAsia="en-US"/>
        </w:rPr>
        <w:commentReference w:id="434"/>
      </w:r>
    </w:p>
    <w:p w14:paraId="020DACF6" w14:textId="77777777" w:rsidR="006D783B" w:rsidRDefault="006D783B" w:rsidP="00676BD1"/>
    <w:p w14:paraId="72D68C5B" w14:textId="77777777" w:rsidR="006D783B" w:rsidRDefault="006D783B" w:rsidP="00676BD1">
      <w:r>
        <w:t>Updated: (Anne) I changed the script to pull the directory instead of hardcoding it.  Also please find report attached.</w:t>
      </w:r>
    </w:p>
    <w:commentRangeStart w:id="435"/>
    <w:commentRangeStart w:id="436"/>
    <w:p w14:paraId="7FE9648E" w14:textId="417CC53D" w:rsidR="00A45CE7" w:rsidRPr="00676BD1" w:rsidRDefault="00617A31" w:rsidP="00676BD1">
      <w:r>
        <w:object w:dxaOrig="1538" w:dyaOrig="991" w14:anchorId="62881635">
          <v:shape id="_x0000_i1027" type="#_x0000_t75" style="width:77.25pt;height:49.5pt" o:ole="">
            <v:imagedata r:id="rId71" o:title=""/>
          </v:shape>
          <o:OLEObject Type="Embed" ProgID="Package" ShapeID="_x0000_i1027" DrawAspect="Icon" ObjectID="_1545296761" r:id="rId72"/>
        </w:object>
      </w:r>
      <w:commentRangeEnd w:id="435"/>
      <w:r w:rsidR="00C140AD">
        <w:rPr>
          <w:rStyle w:val="CommentReference"/>
          <w:rFonts w:ascii="Times New Roman" w:eastAsia="Times New Roman" w:hAnsi="Times New Roman" w:cs="Times New Roman"/>
          <w:lang w:eastAsia="en-US"/>
        </w:rPr>
        <w:commentReference w:id="435"/>
      </w:r>
      <w:commentRangeEnd w:id="436"/>
      <w:r w:rsidR="00E21D83">
        <w:rPr>
          <w:rStyle w:val="CommentReference"/>
          <w:rFonts w:ascii="Times New Roman" w:eastAsia="Times New Roman" w:hAnsi="Times New Roman" w:cs="Times New Roman"/>
          <w:lang w:eastAsia="en-US"/>
        </w:rPr>
        <w:commentReference w:id="436"/>
      </w:r>
      <w:commentRangeStart w:id="437"/>
      <w:commentRangeStart w:id="438"/>
      <w:r>
        <w:object w:dxaOrig="1538" w:dyaOrig="991" w14:anchorId="32B88D94">
          <v:shape id="_x0000_i1028" type="#_x0000_t75" style="width:77.25pt;height:49.5pt" o:ole="">
            <v:imagedata r:id="rId73" o:title=""/>
          </v:shape>
          <o:OLEObject Type="Embed" ProgID="Package" ShapeID="_x0000_i1028" DrawAspect="Icon" ObjectID="_1545296762" r:id="rId74"/>
        </w:object>
      </w:r>
      <w:commentRangeEnd w:id="437"/>
      <w:commentRangeEnd w:id="438"/>
      <w:r w:rsidR="00292AA3">
        <w:rPr>
          <w:rStyle w:val="CommentReference"/>
          <w:rFonts w:ascii="Times New Roman" w:eastAsia="Times New Roman" w:hAnsi="Times New Roman" w:cs="Times New Roman"/>
          <w:lang w:eastAsia="en-US"/>
        </w:rPr>
        <w:commentReference w:id="437"/>
      </w:r>
      <w:r w:rsidR="00E415C3">
        <w:rPr>
          <w:rStyle w:val="CommentReference"/>
          <w:rFonts w:ascii="Times New Roman" w:eastAsia="Times New Roman" w:hAnsi="Times New Roman" w:cs="Times New Roman"/>
          <w:lang w:eastAsia="en-US"/>
        </w:rPr>
        <w:commentReference w:id="438"/>
      </w:r>
      <w:commentRangeStart w:id="439"/>
      <w:r>
        <w:object w:dxaOrig="1538" w:dyaOrig="991" w14:anchorId="56E45F57">
          <v:shape id="_x0000_i1029" type="#_x0000_t75" style="width:77.25pt;height:49.5pt" o:ole="">
            <v:imagedata r:id="rId75" o:title=""/>
          </v:shape>
          <o:OLEObject Type="Embed" ProgID="Package" ShapeID="_x0000_i1029" DrawAspect="Icon" ObjectID="_1545296763" r:id="rId76"/>
        </w:object>
      </w:r>
      <w:commentRangeEnd w:id="439"/>
      <w:r>
        <w:rPr>
          <w:rStyle w:val="CommentReference"/>
          <w:rFonts w:ascii="Times New Roman" w:eastAsia="Times New Roman" w:hAnsi="Times New Roman" w:cs="Times New Roman"/>
          <w:lang w:eastAsia="en-US"/>
        </w:rPr>
        <w:commentReference w:id="439"/>
      </w:r>
    </w:p>
    <w:sectPr w:rsidR="00A45CE7" w:rsidRPr="00676BD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Curtis Krumel" w:date="2016-10-17T21:09:00Z" w:initials="CK">
    <w:p w14:paraId="505C5BAC" w14:textId="4C6D7EA8" w:rsidR="000920D5" w:rsidRDefault="000920D5">
      <w:pPr>
        <w:pStyle w:val="CommentText"/>
      </w:pPr>
      <w:r>
        <w:rPr>
          <w:rStyle w:val="CommentReference"/>
        </w:rPr>
        <w:annotationRef/>
      </w:r>
      <w:r>
        <w:t>This whole section by Kevin Warren.</w:t>
      </w:r>
    </w:p>
  </w:comment>
  <w:comment w:id="53" w:author="Anne Labbe" w:date="2016-05-31T11:07:00Z" w:initials="AL">
    <w:p w14:paraId="26FDE979" w14:textId="2D3FBDC5" w:rsidR="000920D5" w:rsidRDefault="000920D5">
      <w:pPr>
        <w:pStyle w:val="CommentText"/>
      </w:pPr>
      <w:r>
        <w:rPr>
          <w:rStyle w:val="CommentReference"/>
        </w:rPr>
        <w:annotationRef/>
      </w:r>
      <w:r>
        <w:t>I followed the instructions and ran this script.  It succeeded but since there was already a database of that name created I don’t think it made any changes.  Is this what you wanted to do?</w:t>
      </w:r>
    </w:p>
  </w:comment>
  <w:comment w:id="54" w:author="Curtis Krumel" w:date="2016-05-31T21:18:00Z" w:initials="CK">
    <w:p w14:paraId="735B108B" w14:textId="1345C206" w:rsidR="000920D5" w:rsidRDefault="000920D5">
      <w:pPr>
        <w:pStyle w:val="CommentText"/>
      </w:pPr>
      <w:r>
        <w:rPr>
          <w:rStyle w:val="CommentReference"/>
        </w:rPr>
        <w:annotationRef/>
      </w:r>
      <w:r>
        <w:t>It should have “kept” the old database, but dropped and recreated all of the objects. Since the objects are the same, I don’t know if you could tell the difference.</w:t>
      </w:r>
    </w:p>
  </w:comment>
  <w:comment w:id="55" w:author="Curtis Krumel" w:date="2016-06-01T15:24:00Z" w:initials="CK">
    <w:p w14:paraId="26300191" w14:textId="2386C8B2" w:rsidR="000920D5" w:rsidRDefault="000920D5">
      <w:pPr>
        <w:pStyle w:val="CommentText"/>
      </w:pPr>
      <w:r>
        <w:rPr>
          <w:rStyle w:val="CommentReference"/>
        </w:rPr>
        <w:annotationRef/>
      </w:r>
      <w:r>
        <w:t xml:space="preserve">I changed the script to test for the existence of the database and stop if it exists with instructions for continuing. </w:t>
      </w:r>
    </w:p>
  </w:comment>
  <w:comment w:id="60" w:author="Anne Labbe" w:date="2016-05-31T11:15:00Z" w:initials="AL">
    <w:p w14:paraId="015FFD3F" w14:textId="6A573261" w:rsidR="000920D5" w:rsidRDefault="000920D5">
      <w:pPr>
        <w:pStyle w:val="CommentText"/>
      </w:pPr>
      <w:r>
        <w:rPr>
          <w:rStyle w:val="CommentReference"/>
        </w:rPr>
        <w:annotationRef/>
      </w:r>
      <w:r>
        <w:t>If I go into properties I get the screen shot you have.  If I choose ‘Share With’  I get the following:</w:t>
      </w:r>
    </w:p>
    <w:p w14:paraId="2E34AA60" w14:textId="3578F75F" w:rsidR="000920D5" w:rsidRDefault="000920D5">
      <w:pPr>
        <w:pStyle w:val="CommentText"/>
      </w:pPr>
    </w:p>
    <w:p w14:paraId="7CB6D0D3" w14:textId="7C1B1337" w:rsidR="000920D5" w:rsidRDefault="000920D5">
      <w:pPr>
        <w:pStyle w:val="CommentText"/>
      </w:pPr>
      <w:r>
        <w:rPr>
          <w:noProof/>
        </w:rPr>
        <w:drawing>
          <wp:inline distT="0" distB="0" distL="0" distR="0" wp14:anchorId="35BD0D82" wp14:editId="13D80AAC">
            <wp:extent cx="5943600" cy="499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4997450"/>
                    </a:xfrm>
                    <a:prstGeom prst="rect">
                      <a:avLst/>
                    </a:prstGeom>
                  </pic:spPr>
                </pic:pic>
              </a:graphicData>
            </a:graphic>
          </wp:inline>
        </w:drawing>
      </w:r>
    </w:p>
  </w:comment>
  <w:comment w:id="61" w:author="Curtis Krumel" w:date="2016-10-26T15:15:00Z" w:initials="CK">
    <w:p w14:paraId="0AA0DB16" w14:textId="3FFA5940" w:rsidR="000920D5" w:rsidRDefault="000920D5">
      <w:pPr>
        <w:pStyle w:val="CommentText"/>
      </w:pPr>
      <w:r>
        <w:rPr>
          <w:rStyle w:val="CommentReference"/>
        </w:rPr>
        <w:annotationRef/>
      </w:r>
      <w:r>
        <w:t>Fixed.</w:t>
      </w:r>
    </w:p>
  </w:comment>
  <w:comment w:id="64" w:author="Anne Labbe" w:date="2016-05-31T11:26:00Z" w:initials="AL">
    <w:p w14:paraId="6F821B2E" w14:textId="58DE746B" w:rsidR="000920D5" w:rsidRDefault="000920D5">
      <w:pPr>
        <w:pStyle w:val="CommentText"/>
      </w:pPr>
      <w:r>
        <w:rPr>
          <w:rStyle w:val="CommentReference"/>
        </w:rPr>
        <w:annotationRef/>
      </w:r>
      <w:r>
        <w:t xml:space="preserve">There are actually two proxy accounts.  One for the audit solution and one for the PBM.  I think only the audit needs to be in the local admin group.  </w:t>
      </w:r>
    </w:p>
  </w:comment>
  <w:comment w:id="65" w:author="Curtis Krumel" w:date="2016-05-31T21:24:00Z" w:initials="CK">
    <w:p w14:paraId="73BD15EB" w14:textId="6F230065" w:rsidR="000920D5" w:rsidRDefault="000920D5">
      <w:pPr>
        <w:pStyle w:val="CommentText"/>
      </w:pPr>
      <w:r>
        <w:rPr>
          <w:rStyle w:val="CommentReference"/>
        </w:rPr>
        <w:annotationRef/>
      </w:r>
      <w:r>
        <w:t>Good catch. Fixed.</w:t>
      </w:r>
    </w:p>
  </w:comment>
  <w:comment w:id="68" w:author="Anne Labbe" w:date="2016-05-31T12:46:00Z" w:initials="AL">
    <w:p w14:paraId="0DAFF0C2" w14:textId="70C126F2" w:rsidR="000920D5" w:rsidRDefault="000920D5">
      <w:pPr>
        <w:pStyle w:val="CommentText"/>
      </w:pPr>
      <w:r>
        <w:rPr>
          <w:rStyle w:val="CommentReference"/>
        </w:rPr>
        <w:annotationRef/>
      </w:r>
      <w:r>
        <w:t>This points to an Audit folder but previous steps point to a SQLAudit folder</w:t>
      </w:r>
    </w:p>
    <w:p w14:paraId="3CFFFB1D" w14:textId="43516246" w:rsidR="000920D5" w:rsidRDefault="000920D5">
      <w:pPr>
        <w:pStyle w:val="CommentText"/>
      </w:pPr>
    </w:p>
    <w:p w14:paraId="2433EFFF" w14:textId="4B72A32F" w:rsidR="000920D5" w:rsidRDefault="000920D5">
      <w:pPr>
        <w:pStyle w:val="CommentText"/>
      </w:pPr>
      <w:r>
        <w:t>We need the steps to create the C:\Audit folder and subfolders for each instance</w:t>
      </w:r>
    </w:p>
  </w:comment>
  <w:comment w:id="69" w:author="Curtis Krumel" w:date="2016-05-31T21:26:00Z" w:initials="CK">
    <w:p w14:paraId="05A2ABB5" w14:textId="240FB0E4" w:rsidR="000920D5" w:rsidRDefault="000920D5">
      <w:pPr>
        <w:pStyle w:val="CommentText"/>
      </w:pPr>
      <w:r>
        <w:rPr>
          <w:rStyle w:val="CommentReference"/>
        </w:rPr>
        <w:annotationRef/>
      </w:r>
      <w:r>
        <w:t>Good. Fixed reference to SQLAudit here and in script.</w:t>
      </w:r>
    </w:p>
    <w:p w14:paraId="0901DD38" w14:textId="49326215" w:rsidR="000920D5" w:rsidRDefault="000920D5">
      <w:pPr>
        <w:pStyle w:val="CommentText"/>
      </w:pPr>
      <w:r>
        <w:t>The step to add the subfolders should come later with the possible exception of the CMS server. Will check and fix.</w:t>
      </w:r>
    </w:p>
  </w:comment>
  <w:comment w:id="70" w:author="Curtis Krumel" w:date="2016-06-01T15:03:00Z" w:initials="CK">
    <w:p w14:paraId="4F6A0DB2" w14:textId="579659DE" w:rsidR="000920D5" w:rsidRDefault="000920D5">
      <w:pPr>
        <w:pStyle w:val="CommentText"/>
      </w:pPr>
      <w:r>
        <w:rPr>
          <w:rStyle w:val="CommentReference"/>
        </w:rPr>
        <w:annotationRef/>
      </w:r>
      <w:r>
        <w:t>Whoops. That is supposed to be just Audit. Audit is for local audit output and SQLAudit is for processing audit data from all servers. Made that clearer in the instructions.</w:t>
      </w:r>
    </w:p>
  </w:comment>
  <w:comment w:id="71" w:author="Kevin Wingfield" w:date="2016-10-06T13:14:00Z" w:initials="KW">
    <w:p w14:paraId="45F8BC7B" w14:textId="673FF853" w:rsidR="000920D5" w:rsidRDefault="000920D5">
      <w:pPr>
        <w:pStyle w:val="CommentText"/>
      </w:pPr>
      <w:r>
        <w:rPr>
          <w:rStyle w:val="CommentReference"/>
        </w:rPr>
        <w:annotationRef/>
      </w:r>
      <w:r>
        <w:t>You will also need to modify the InstanceName variable to the CMS Instance Name.  If you don’t, when setting up the Create Audit Copy Job it won’t find the local audits from CMS server to copy into working directory and then into AuditDB</w:t>
      </w:r>
    </w:p>
  </w:comment>
  <w:comment w:id="72" w:author="Kevin Wingfield" w:date="2016-10-06T13:16:00Z" w:initials="KW">
    <w:p w14:paraId="1C26667D" w14:textId="08369731" w:rsidR="000920D5" w:rsidRDefault="000920D5">
      <w:pPr>
        <w:pStyle w:val="CommentText"/>
      </w:pPr>
      <w:r>
        <w:rPr>
          <w:rStyle w:val="CommentReference"/>
        </w:rPr>
        <w:annotationRef/>
      </w:r>
    </w:p>
  </w:comment>
  <w:comment w:id="73" w:author="Curtis Krumel" w:date="2016-10-26T15:16:00Z" w:initials="CK">
    <w:p w14:paraId="023EBB74" w14:textId="379736F8" w:rsidR="000920D5" w:rsidRDefault="000920D5">
      <w:pPr>
        <w:pStyle w:val="CommentText"/>
      </w:pPr>
      <w:r>
        <w:rPr>
          <w:rStyle w:val="CommentReference"/>
        </w:rPr>
        <w:annotationRef/>
      </w:r>
      <w:r>
        <w:t>Fixed Kevin’s catch above.</w:t>
      </w:r>
    </w:p>
  </w:comment>
  <w:comment w:id="91" w:author="Anne Labbe" w:date="2016-05-31T13:08:00Z" w:initials="AL">
    <w:p w14:paraId="54BA2DF2" w14:textId="39923B93" w:rsidR="000920D5" w:rsidRDefault="000920D5">
      <w:pPr>
        <w:pStyle w:val="CommentText"/>
      </w:pPr>
      <w:r>
        <w:rPr>
          <w:rStyle w:val="CommentReference"/>
        </w:rPr>
        <w:annotationRef/>
      </w:r>
      <w:r>
        <w:t>This executed successfully but for some reason the job was owned by me, not by the sa account.</w:t>
      </w:r>
    </w:p>
    <w:p w14:paraId="3A043A83" w14:textId="4F4591B3" w:rsidR="000920D5" w:rsidRDefault="000920D5">
      <w:pPr>
        <w:pStyle w:val="CommentText"/>
      </w:pPr>
    </w:p>
    <w:p w14:paraId="3AF35F43" w14:textId="2F9CAB06" w:rsidR="000920D5" w:rsidRDefault="000920D5">
      <w:pPr>
        <w:pStyle w:val="CommentText"/>
      </w:pPr>
      <w:r>
        <w:t>Also the job steps for each instance were not created.</w:t>
      </w:r>
    </w:p>
  </w:comment>
  <w:comment w:id="92" w:author="Curtis Krumel" w:date="2016-05-31T21:30:00Z" w:initials="CK">
    <w:p w14:paraId="627B864F" w14:textId="72780F09" w:rsidR="000920D5" w:rsidRDefault="000920D5">
      <w:pPr>
        <w:pStyle w:val="CommentText"/>
      </w:pPr>
      <w:r>
        <w:rPr>
          <w:rStyle w:val="CommentReference"/>
        </w:rPr>
        <w:annotationRef/>
      </w:r>
      <w:r>
        <w:t>Humm.. again. The code looks right in the sp_add_job sp. Will test.</w:t>
      </w:r>
    </w:p>
    <w:p w14:paraId="02E5AE21" w14:textId="4055E428" w:rsidR="000920D5" w:rsidRDefault="000920D5">
      <w:pPr>
        <w:pStyle w:val="CommentText"/>
      </w:pPr>
    </w:p>
    <w:p w14:paraId="3A1EA6E7" w14:textId="57FFD1BC" w:rsidR="000920D5" w:rsidRDefault="000920D5">
      <w:pPr>
        <w:pStyle w:val="CommentText"/>
      </w:pPr>
      <w:r>
        <w:t>The creation of the instances depends on the Insert statements that you created. Can you double check that they look okay in the script?</w:t>
      </w:r>
    </w:p>
  </w:comment>
  <w:comment w:id="93" w:author="Curtis Krumel" w:date="2016-06-01T16:15:00Z" w:initials="CK">
    <w:p w14:paraId="716F7CCA" w14:textId="3D5B7916" w:rsidR="000920D5" w:rsidRDefault="000920D5">
      <w:pPr>
        <w:pStyle w:val="CommentText"/>
      </w:pPr>
      <w:r>
        <w:rPr>
          <w:rStyle w:val="CommentReference"/>
        </w:rPr>
        <w:annotationRef/>
      </w:r>
      <w:r>
        <w:t>My testing couldn’t repro these issues. Job was owned by sa and all steps appear to be created correctly.</w:t>
      </w:r>
    </w:p>
  </w:comment>
  <w:comment w:id="94" w:author="Kevin Wingfield" w:date="2016-10-06T12:42:00Z" w:initials="KW">
    <w:p w14:paraId="22F4473C" w14:textId="371CA018" w:rsidR="000920D5" w:rsidRPr="008B5886" w:rsidRDefault="000920D5" w:rsidP="008B5886">
      <w:pPr>
        <w:autoSpaceDE w:val="0"/>
        <w:autoSpaceDN w:val="0"/>
        <w:adjustRightInd w:val="0"/>
        <w:spacing w:after="0" w:line="240" w:lineRule="auto"/>
        <w:rPr>
          <w:rFonts w:ascii="Consolas" w:hAnsi="Consolas" w:cs="Consolas"/>
          <w:sz w:val="21"/>
          <w:szCs w:val="21"/>
        </w:rPr>
      </w:pPr>
      <w:r>
        <w:rPr>
          <w:rStyle w:val="CommentReference"/>
        </w:rPr>
        <w:annotationRef/>
      </w:r>
      <w:r>
        <w:t>The comments in the code regarding the WorkingFolder variable says “</w:t>
      </w:r>
      <w:r>
        <w:rPr>
          <w:rFonts w:ascii="Consolas" w:hAnsi="Consolas" w:cs="Consolas"/>
          <w:color w:val="008000"/>
          <w:sz w:val="21"/>
          <w:szCs w:val="21"/>
        </w:rPr>
        <w:t xml:space="preserve">The folder of the working folder, located in the WorkingPath above.”  </w:t>
      </w:r>
      <w:r>
        <w:rPr>
          <w:rFonts w:ascii="Consolas" w:hAnsi="Consolas" w:cs="Consolas"/>
          <w:sz w:val="21"/>
          <w:szCs w:val="21"/>
        </w:rPr>
        <w:t>That is not making sense to me.  I have G:\SQLAudit and then a subfolder for each instance I am monitoring.  Where is this working folder supposed to be?  What is it?  Shouldn’t it just be SQLAudit since that is the subfolder under the G: drive I have dedicated for Audit collection?</w:t>
      </w:r>
      <w:r>
        <w:rPr>
          <w:rFonts w:ascii="Consolas" w:hAnsi="Consolas" w:cs="Consolas"/>
          <w:sz w:val="21"/>
          <w:szCs w:val="21"/>
        </w:rPr>
        <w:br/>
      </w:r>
      <w:r>
        <w:rPr>
          <w:rFonts w:ascii="Consolas" w:hAnsi="Consolas" w:cs="Consolas"/>
          <w:sz w:val="21"/>
          <w:szCs w:val="21"/>
        </w:rPr>
        <w:br/>
        <w:t>When I used a value of SQLAudit it did not set up correctly.  I ended up with job steps referencing G:\SQLAudit\SQLAudit</w:t>
      </w:r>
      <w:r>
        <w:rPr>
          <w:rFonts w:ascii="Consolas" w:hAnsi="Consolas" w:cs="Consolas"/>
          <w:sz w:val="21"/>
          <w:szCs w:val="21"/>
        </w:rPr>
        <w:br/>
      </w:r>
      <w:r>
        <w:rPr>
          <w:rFonts w:ascii="Consolas" w:hAnsi="Consolas" w:cs="Consolas"/>
          <w:sz w:val="21"/>
          <w:szCs w:val="21"/>
        </w:rPr>
        <w:br/>
        <w:t>When I executed the script leaving the value of WorkingFolder=”Working” it setup correctly I believe.  I would suggest adding a recommendation to leave this variable name to “Working”.</w:t>
      </w:r>
    </w:p>
  </w:comment>
  <w:comment w:id="95" w:author="Kevin Wingfield" w:date="2016-10-06T12:52:00Z" w:initials="KW">
    <w:p w14:paraId="2C02B944" w14:textId="7F8A42E9" w:rsidR="000920D5" w:rsidRDefault="000920D5">
      <w:pPr>
        <w:pStyle w:val="CommentText"/>
      </w:pPr>
      <w:r>
        <w:rPr>
          <w:rStyle w:val="CommentReference"/>
        </w:rPr>
        <w:annotationRef/>
      </w:r>
    </w:p>
  </w:comment>
  <w:comment w:id="96" w:author="Curtis Krumel" w:date="2016-10-26T12:39:00Z" w:initials="CK">
    <w:p w14:paraId="2600A7E3" w14:textId="41DB0051" w:rsidR="000920D5" w:rsidRDefault="000920D5">
      <w:pPr>
        <w:pStyle w:val="CommentText"/>
      </w:pPr>
      <w:r>
        <w:rPr>
          <w:rStyle w:val="CommentReference"/>
        </w:rPr>
        <w:annotationRef/>
      </w:r>
      <w:r>
        <w:t>The step for creating the ‘Working’ directory is in the installation guide doc, but the comments section of the script should make this clear as well and it was very badly worded. I also separated it into a group of variables that should remain unchanged and commented that fact in the script.  Fixed.</w:t>
      </w:r>
    </w:p>
  </w:comment>
  <w:comment w:id="99" w:author="Anne Labbe" w:date="2016-05-31T14:07:00Z" w:initials="AL">
    <w:p w14:paraId="22CBC67E" w14:textId="3FD8C253" w:rsidR="000920D5" w:rsidRDefault="000920D5">
      <w:pPr>
        <w:pStyle w:val="CommentText"/>
      </w:pPr>
      <w:r>
        <w:rPr>
          <w:rStyle w:val="CommentReference"/>
        </w:rPr>
        <w:annotationRef/>
      </w:r>
      <w:r>
        <w:t>Recommend making these number match up with the install order – I.E.  make this 05CreateAuditCopyJob.sql</w:t>
      </w:r>
    </w:p>
  </w:comment>
  <w:comment w:id="100" w:author="Curtis Krumel" w:date="2016-06-02T13:25:00Z" w:initials="CK">
    <w:p w14:paraId="72026976" w14:textId="2FAB9E08" w:rsidR="000920D5" w:rsidRDefault="000920D5">
      <w:pPr>
        <w:pStyle w:val="CommentText"/>
      </w:pPr>
      <w:r>
        <w:rPr>
          <w:rStyle w:val="CommentReference"/>
        </w:rPr>
        <w:annotationRef/>
      </w:r>
      <w:r>
        <w:t>Yea, I agree. That’s what I was trying to do, then I changed the order. Will renumber before release, but not now in case the order changes again.</w:t>
      </w:r>
    </w:p>
  </w:comment>
  <w:comment w:id="101" w:author="Curtis Krumel" w:date="2016-10-26T15:18:00Z" w:initials="CK">
    <w:p w14:paraId="3F24A11C" w14:textId="794FDEA9" w:rsidR="000920D5" w:rsidRDefault="000920D5">
      <w:pPr>
        <w:pStyle w:val="CommentText"/>
      </w:pPr>
      <w:r>
        <w:rPr>
          <w:rStyle w:val="CommentReference"/>
        </w:rPr>
        <w:annotationRef/>
      </w:r>
      <w:r>
        <w:t>Change to order again today after merging scripts 02 and 03 and taking the PS scripts out of the numbered files.</w:t>
      </w:r>
    </w:p>
  </w:comment>
  <w:comment w:id="105" w:author="Anne Labbe" w:date="2016-05-31T14:56:00Z" w:initials="AL">
    <w:p w14:paraId="54415AA2" w14:textId="57CB1E55" w:rsidR="000920D5" w:rsidRDefault="000920D5">
      <w:pPr>
        <w:pStyle w:val="CommentText"/>
      </w:pPr>
      <w:r>
        <w:rPr>
          <w:rStyle w:val="CommentReference"/>
        </w:rPr>
        <w:annotationRef/>
      </w:r>
      <w:r>
        <w:t>We actually want to run these reports with windows security as in the screen shot below.  This helps to satisfy one of the audit STIG items which says we must keep track of who has logged into the audit reports and what information they access.  If we use a ‘run as’ account we can’t keep track of this information:</w:t>
      </w:r>
    </w:p>
    <w:p w14:paraId="265786E9" w14:textId="06DF5EEE" w:rsidR="000920D5" w:rsidRDefault="000920D5">
      <w:pPr>
        <w:pStyle w:val="CommentText"/>
      </w:pPr>
    </w:p>
    <w:p w14:paraId="42499279" w14:textId="43901B2D" w:rsidR="000920D5" w:rsidRDefault="000920D5">
      <w:pPr>
        <w:pStyle w:val="CommentText"/>
      </w:pPr>
      <w:r>
        <w:rPr>
          <w:noProof/>
        </w:rPr>
        <w:drawing>
          <wp:inline distT="0" distB="0" distL="0" distR="0" wp14:anchorId="0A6F634B" wp14:editId="1D22FD92">
            <wp:extent cx="5943600" cy="40436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943600" cy="4043680"/>
                    </a:xfrm>
                    <a:prstGeom prst="rect">
                      <a:avLst/>
                    </a:prstGeom>
                  </pic:spPr>
                </pic:pic>
              </a:graphicData>
            </a:graphic>
          </wp:inline>
        </w:drawing>
      </w:r>
    </w:p>
  </w:comment>
  <w:comment w:id="106" w:author="Curtis Krumel" w:date="2016-10-26T15:20:00Z" w:initials="CK">
    <w:p w14:paraId="70CD12FE" w14:textId="38D8EAA5" w:rsidR="000920D5" w:rsidRDefault="000920D5">
      <w:pPr>
        <w:pStyle w:val="CommentText"/>
      </w:pPr>
      <w:r>
        <w:rPr>
          <w:rStyle w:val="CommentReference"/>
        </w:rPr>
        <w:annotationRef/>
      </w:r>
      <w:r>
        <w:t>Still need to include this step. Not fixed.</w:t>
      </w:r>
    </w:p>
  </w:comment>
  <w:comment w:id="148" w:author="Anne Labbe" w:date="2016-05-31T15:27:00Z" w:initials="AL">
    <w:p w14:paraId="4C68C621" w14:textId="6C2810FD" w:rsidR="000920D5" w:rsidRDefault="000920D5">
      <w:pPr>
        <w:pStyle w:val="CommentText"/>
      </w:pPr>
      <w:r>
        <w:rPr>
          <w:rStyle w:val="CommentReference"/>
        </w:rPr>
        <w:annotationRef/>
      </w:r>
      <w:r>
        <w:t>I had to set the data source for each report.  Please let me know how I can get it to work the way you did at ACE.</w:t>
      </w:r>
    </w:p>
  </w:comment>
  <w:comment w:id="149" w:author="Curtis Krumel" w:date="2016-06-02T13:27:00Z" w:initials="CK">
    <w:p w14:paraId="5D562E21" w14:textId="41181E46" w:rsidR="000920D5" w:rsidRDefault="000920D5">
      <w:pPr>
        <w:pStyle w:val="CommentText"/>
      </w:pPr>
      <w:r>
        <w:rPr>
          <w:rStyle w:val="CommentReference"/>
        </w:rPr>
        <w:annotationRef/>
      </w:r>
      <w:r>
        <w:t>I fixed the reports and in the import script to eliminate that problem. At ACE, I had Michael set the data source on each report.</w:t>
      </w:r>
    </w:p>
    <w:p w14:paraId="554E376C" w14:textId="40A59465" w:rsidR="000920D5" w:rsidRDefault="000920D5">
      <w:pPr>
        <w:pStyle w:val="CommentText"/>
      </w:pPr>
      <w:r>
        <w:t>Easy way to change the datasource – Open all rdl files in SSMS as text files and do a global find and replace on all open docs. Hope that won’t be necessary any more.</w:t>
      </w:r>
    </w:p>
  </w:comment>
  <w:comment w:id="153" w:author="Anne Labbe" w:date="2016-05-31T16:29:00Z" w:initials="AL">
    <w:p w14:paraId="7B12585D" w14:textId="63E96C45" w:rsidR="000920D5" w:rsidRDefault="000920D5">
      <w:pPr>
        <w:pStyle w:val="CommentText"/>
      </w:pPr>
      <w:r>
        <w:rPr>
          <w:rStyle w:val="CommentReference"/>
        </w:rPr>
        <w:annotationRef/>
      </w:r>
      <w:r>
        <w:t>Again, the audits were created in the Audit folder, not in the instance folder</w:t>
      </w:r>
    </w:p>
  </w:comment>
  <w:comment w:id="154" w:author="Curtis Krumel" w:date="2016-06-02T15:02:00Z" w:initials="CK">
    <w:p w14:paraId="640309A4" w14:textId="1E6F6872" w:rsidR="000920D5" w:rsidRDefault="000920D5">
      <w:pPr>
        <w:pStyle w:val="CommentText"/>
      </w:pPr>
      <w:r>
        <w:rPr>
          <w:rStyle w:val="CommentReference"/>
        </w:rPr>
        <w:annotationRef/>
      </w:r>
      <w:r>
        <w:t>Fixed.</w:t>
      </w:r>
    </w:p>
  </w:comment>
  <w:comment w:id="213" w:author="Curtis Krumel" w:date="2016-06-20T13:31:00Z" w:initials="CK">
    <w:p w14:paraId="51590C70" w14:textId="2EC89E77" w:rsidR="000920D5" w:rsidRDefault="000920D5">
      <w:pPr>
        <w:pStyle w:val="CommentText"/>
      </w:pPr>
      <w:r>
        <w:rPr>
          <w:rStyle w:val="CommentReference"/>
        </w:rPr>
        <w:annotationRef/>
      </w:r>
      <w:r>
        <w:t>The problem here is what do we do on Standard Editions as there is not auditing at the database level. The current script will throw an error for each database to that effect.</w:t>
      </w:r>
    </w:p>
  </w:comment>
  <w:comment w:id="214" w:author="Curtis Krumel" w:date="2016-10-26T15:22:00Z" w:initials="CK">
    <w:p w14:paraId="74AE8DD6" w14:textId="0EDC783D" w:rsidR="000920D5" w:rsidRDefault="000920D5">
      <w:pPr>
        <w:pStyle w:val="CommentText"/>
      </w:pPr>
      <w:r>
        <w:rPr>
          <w:rStyle w:val="CommentReference"/>
        </w:rPr>
        <w:annotationRef/>
      </w:r>
      <w:r>
        <w:t>Need to visit this issue. The common wisdom is that DB audits are not necessary for the STIGs, but I don’t know if they are required for the reports, etc.</w:t>
      </w:r>
    </w:p>
  </w:comment>
  <w:comment w:id="215" w:author="Curtis Krumel" w:date="2016-10-26T15:23:00Z" w:initials="CK">
    <w:p w14:paraId="3AFD6EF6" w14:textId="46629573" w:rsidR="000920D5" w:rsidRDefault="000920D5">
      <w:pPr>
        <w:pStyle w:val="CommentText"/>
      </w:pPr>
      <w:r>
        <w:rPr>
          <w:rStyle w:val="CommentReference"/>
        </w:rPr>
        <w:annotationRef/>
      </w:r>
      <w:r>
        <w:t>Also, need to put a test in the script so it will not try to create the DB Audit Specs if Standard Edition</w:t>
      </w:r>
    </w:p>
  </w:comment>
  <w:comment w:id="228" w:author="Anne Labbe" w:date="2016-05-31T16:56:00Z" w:initials="AL">
    <w:p w14:paraId="7258E971" w14:textId="22FF3727" w:rsidR="000920D5" w:rsidRDefault="000920D5">
      <w:pPr>
        <w:pStyle w:val="CommentText"/>
      </w:pPr>
      <w:r>
        <w:rPr>
          <w:rStyle w:val="CommentReference"/>
        </w:rPr>
        <w:annotationRef/>
      </w:r>
      <w:r>
        <w:t>These are v5 policies.  Please use v10 policies Curtis</w:t>
      </w:r>
    </w:p>
    <w:p w14:paraId="33F39674" w14:textId="7AA42B7A" w:rsidR="000920D5" w:rsidRDefault="000920D5">
      <w:pPr>
        <w:pStyle w:val="CommentText"/>
      </w:pPr>
      <w:r w:rsidRPr="0092695B">
        <w:object w:dxaOrig="1321" w:dyaOrig="816" w14:anchorId="0EAF6A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6pt;height:40.5pt" o:ole="">
            <v:imagedata r:id="rId3" o:title=""/>
          </v:shape>
          <o:OLEObject Type="Embed" ProgID="Package" ShapeID="_x0000_i1031" DrawAspect="Content" ObjectID="_1545296764" r:id="rId4"/>
        </w:object>
      </w:r>
    </w:p>
  </w:comment>
  <w:comment w:id="229" w:author="Curtis Krumel" w:date="2016-06-20T12:55:00Z" w:initials="CK">
    <w:p w14:paraId="47C6D64D" w14:textId="657F3B95" w:rsidR="000920D5" w:rsidRDefault="000920D5">
      <w:pPr>
        <w:pStyle w:val="CommentText"/>
      </w:pPr>
      <w:r>
        <w:rPr>
          <w:rStyle w:val="CommentReference"/>
        </w:rPr>
        <w:annotationRef/>
      </w:r>
      <w:r>
        <w:t>Done</w:t>
      </w:r>
    </w:p>
  </w:comment>
  <w:comment w:id="232" w:author="Anne Labbe" w:date="2016-06-01T09:50:00Z" w:initials="AL">
    <w:p w14:paraId="359E79AB" w14:textId="77777777" w:rsidR="000920D5" w:rsidRDefault="000920D5" w:rsidP="00226B51">
      <w:pPr>
        <w:autoSpaceDE w:val="0"/>
        <w:autoSpaceDN w:val="0"/>
        <w:adjustRightInd w:val="0"/>
        <w:spacing w:after="0" w:line="240" w:lineRule="auto"/>
        <w:rPr>
          <w:rFonts w:ascii="Consolas" w:hAnsi="Consolas" w:cs="Consolas"/>
          <w:sz w:val="18"/>
          <w:szCs w:val="18"/>
        </w:rPr>
      </w:pPr>
      <w:r>
        <w:rPr>
          <w:rStyle w:val="CommentReference"/>
        </w:rPr>
        <w:annotationRef/>
      </w:r>
      <w:r>
        <w:rPr>
          <w:rFonts w:ascii="Consolas" w:hAnsi="Consolas" w:cs="Consolas"/>
          <w:sz w:val="18"/>
          <w:szCs w:val="18"/>
        </w:rPr>
        <w:t>I got some errors:</w:t>
      </w:r>
    </w:p>
    <w:p w14:paraId="1BAE7029" w14:textId="77777777" w:rsidR="000920D5" w:rsidRDefault="000920D5" w:rsidP="00226B51">
      <w:pPr>
        <w:autoSpaceDE w:val="0"/>
        <w:autoSpaceDN w:val="0"/>
        <w:adjustRightInd w:val="0"/>
        <w:spacing w:after="0" w:line="240" w:lineRule="auto"/>
        <w:rPr>
          <w:rFonts w:ascii="Consolas" w:hAnsi="Consolas" w:cs="Consolas"/>
          <w:sz w:val="18"/>
          <w:szCs w:val="18"/>
        </w:rPr>
      </w:pPr>
    </w:p>
    <w:p w14:paraId="0E11A2F9" w14:textId="77777777" w:rsidR="000920D5" w:rsidRDefault="000920D5" w:rsidP="00226B5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Creating Database 'MDW' </w:t>
      </w:r>
    </w:p>
    <w:p w14:paraId="55A5E846" w14:textId="77777777" w:rsidR="000920D5" w:rsidRDefault="000920D5" w:rsidP="00226B5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Msg 111, Level 15, State 1, Line 42</w:t>
      </w:r>
    </w:p>
    <w:p w14:paraId="58CC99A6" w14:textId="77777777" w:rsidR="000920D5" w:rsidRDefault="000920D5" w:rsidP="00226B5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'CREATE SCHEMA' must be the first statement in a query batch.</w:t>
      </w:r>
    </w:p>
    <w:p w14:paraId="3C2F5570" w14:textId="77777777" w:rsidR="000920D5" w:rsidRDefault="000920D5" w:rsidP="00226B5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Msg 2714, Level 16, State 6, Line 2</w:t>
      </w:r>
    </w:p>
    <w:p w14:paraId="7EED853F" w14:textId="77777777" w:rsidR="000920D5" w:rsidRDefault="000920D5" w:rsidP="00226B5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There is already an object named 'SQL2_00_014900_functions' in the database.</w:t>
      </w:r>
    </w:p>
    <w:p w14:paraId="791DC0BD" w14:textId="77777777" w:rsidR="000920D5" w:rsidRDefault="000920D5" w:rsidP="00226B5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Msg 2714, Level 16, State 6, Line 2</w:t>
      </w:r>
    </w:p>
    <w:p w14:paraId="0578006F" w14:textId="77777777" w:rsidR="000920D5" w:rsidRDefault="000920D5" w:rsidP="00226B5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There is already an object named 'DBBackups' in the database.</w:t>
      </w:r>
    </w:p>
    <w:p w14:paraId="67B559D8" w14:textId="77777777" w:rsidR="000920D5" w:rsidRDefault="000920D5" w:rsidP="00226B5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Msg 2714, Level 16, State 6, Line 2</w:t>
      </w:r>
    </w:p>
    <w:p w14:paraId="3344A429" w14:textId="77777777" w:rsidR="000920D5" w:rsidRDefault="000920D5" w:rsidP="00226B5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There is already an object named 'PolicyHistoryDetail' in the database.</w:t>
      </w:r>
    </w:p>
    <w:p w14:paraId="6B5A99ED" w14:textId="77777777" w:rsidR="000920D5" w:rsidRDefault="000920D5" w:rsidP="00226B5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Msg 2714, Level 16, State 6, Line 2</w:t>
      </w:r>
    </w:p>
    <w:p w14:paraId="0DCFFB8F" w14:textId="77777777" w:rsidR="000920D5" w:rsidRDefault="000920D5" w:rsidP="00226B5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There is already an object named 'PolicyHistory' in the database.</w:t>
      </w:r>
    </w:p>
    <w:p w14:paraId="7EF24422" w14:textId="77777777" w:rsidR="000920D5" w:rsidRDefault="000920D5" w:rsidP="00226B5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Msg 2714, Level 16, State 6, Line 2</w:t>
      </w:r>
    </w:p>
    <w:p w14:paraId="2F2CCC7B" w14:textId="77777777" w:rsidR="000920D5" w:rsidRDefault="000920D5" w:rsidP="00226B51">
      <w:pPr>
        <w:autoSpaceDE w:val="0"/>
        <w:autoSpaceDN w:val="0"/>
        <w:adjustRightInd w:val="0"/>
        <w:spacing w:after="0" w:line="240" w:lineRule="auto"/>
        <w:rPr>
          <w:rFonts w:ascii="Consolas" w:hAnsi="Consolas" w:cs="Consolas"/>
          <w:sz w:val="18"/>
          <w:szCs w:val="18"/>
        </w:rPr>
      </w:pPr>
    </w:p>
    <w:p w14:paraId="64AD5589" w14:textId="77777777" w:rsidR="000920D5" w:rsidRDefault="000920D5" w:rsidP="00226B5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Etc.</w:t>
      </w:r>
    </w:p>
    <w:p w14:paraId="68B75437" w14:textId="77777777" w:rsidR="000920D5" w:rsidRDefault="000920D5" w:rsidP="00226B51">
      <w:pPr>
        <w:autoSpaceDE w:val="0"/>
        <w:autoSpaceDN w:val="0"/>
        <w:adjustRightInd w:val="0"/>
        <w:spacing w:after="0" w:line="240" w:lineRule="auto"/>
        <w:rPr>
          <w:rFonts w:ascii="Consolas" w:hAnsi="Consolas" w:cs="Consolas"/>
          <w:sz w:val="18"/>
          <w:szCs w:val="18"/>
        </w:rPr>
      </w:pPr>
    </w:p>
    <w:p w14:paraId="5C26ADF3" w14:textId="77777777" w:rsidR="000920D5" w:rsidRDefault="000920D5" w:rsidP="00226B51">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Change to:</w:t>
      </w:r>
    </w:p>
    <w:p w14:paraId="52EC39AA" w14:textId="77777777" w:rsidR="000920D5" w:rsidRDefault="000920D5" w:rsidP="00226B51">
      <w:pPr>
        <w:autoSpaceDE w:val="0"/>
        <w:autoSpaceDN w:val="0"/>
        <w:adjustRightInd w:val="0"/>
        <w:spacing w:after="0" w:line="240" w:lineRule="auto"/>
        <w:rPr>
          <w:rFonts w:ascii="Consolas" w:hAnsi="Consolas" w:cs="Consolas"/>
          <w:sz w:val="18"/>
          <w:szCs w:val="18"/>
        </w:rPr>
      </w:pPr>
    </w:p>
    <w:p w14:paraId="4B6D084C" w14:textId="77777777" w:rsidR="000920D5" w:rsidRDefault="000920D5" w:rsidP="00226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[$(PolicyDBName)]</w:t>
      </w:r>
    </w:p>
    <w:p w14:paraId="30E427C6" w14:textId="77777777" w:rsidR="000920D5" w:rsidRDefault="000920D5" w:rsidP="00226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BD69A71" w14:textId="77777777" w:rsidR="000920D5" w:rsidRDefault="000920D5" w:rsidP="00226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SCHEMA</w:t>
      </w:r>
      <w:r>
        <w:rPr>
          <w:rFonts w:ascii="Consolas" w:hAnsi="Consolas" w:cs="Consolas"/>
          <w:sz w:val="19"/>
          <w:szCs w:val="19"/>
        </w:rPr>
        <w:t xml:space="preserve"> [Policy] </w:t>
      </w:r>
      <w:r>
        <w:rPr>
          <w:rFonts w:ascii="Consolas" w:hAnsi="Consolas" w:cs="Consolas"/>
          <w:color w:val="0000FF"/>
          <w:sz w:val="19"/>
          <w:szCs w:val="19"/>
        </w:rPr>
        <w:t>AUTHORIZATION</w:t>
      </w:r>
      <w:r>
        <w:rPr>
          <w:rFonts w:ascii="Consolas" w:hAnsi="Consolas" w:cs="Consolas"/>
          <w:sz w:val="19"/>
          <w:szCs w:val="19"/>
        </w:rPr>
        <w:t xml:space="preserve"> [dbo]</w:t>
      </w:r>
      <w:r>
        <w:rPr>
          <w:rFonts w:ascii="Consolas" w:hAnsi="Consolas" w:cs="Consolas"/>
          <w:color w:val="808080"/>
          <w:sz w:val="19"/>
          <w:szCs w:val="19"/>
        </w:rPr>
        <w:t>;</w:t>
      </w:r>
    </w:p>
    <w:p w14:paraId="32EFADC7" w14:textId="77777777" w:rsidR="000920D5" w:rsidRDefault="000920D5" w:rsidP="00226B51">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2FEA8522" w14:textId="77777777" w:rsidR="000920D5" w:rsidRDefault="000920D5" w:rsidP="00226B51">
      <w:pPr>
        <w:pStyle w:val="CommentText"/>
      </w:pPr>
    </w:p>
    <w:p w14:paraId="53023B06" w14:textId="77777777" w:rsidR="000920D5" w:rsidRDefault="000920D5" w:rsidP="00226B51">
      <w:pPr>
        <w:pStyle w:val="CommentText"/>
      </w:pPr>
      <w:r>
        <w:t>There are 3 tables missing.  Use this script:</w:t>
      </w:r>
    </w:p>
    <w:p w14:paraId="179F2E92" w14:textId="77777777" w:rsidR="000920D5" w:rsidRDefault="000920D5" w:rsidP="00226B51">
      <w:pPr>
        <w:pStyle w:val="CommentText"/>
      </w:pPr>
    </w:p>
    <w:p w14:paraId="50CA6543" w14:textId="77777777" w:rsidR="000920D5" w:rsidRDefault="000920D5" w:rsidP="00226B51">
      <w:pPr>
        <w:pStyle w:val="CommentText"/>
      </w:pPr>
      <w:r w:rsidRPr="009B189A">
        <w:object w:dxaOrig="960" w:dyaOrig="816" w14:anchorId="05269E95">
          <v:shape id="_x0000_i1033" type="#_x0000_t75" style="width:48pt;height:40.5pt" o:ole="">
            <v:imagedata r:id="rId5" o:title=""/>
          </v:shape>
          <o:OLEObject Type="Embed" ProgID="Package" ShapeID="_x0000_i1033" DrawAspect="Content" ObjectID="_1545296765" r:id="rId6"/>
        </w:object>
      </w:r>
    </w:p>
    <w:p w14:paraId="7F9BAD74" w14:textId="77777777" w:rsidR="000920D5" w:rsidRDefault="000920D5" w:rsidP="00226B51">
      <w:pPr>
        <w:pStyle w:val="CommentText"/>
      </w:pPr>
    </w:p>
    <w:p w14:paraId="125A2D7C" w14:textId="77777777" w:rsidR="000920D5" w:rsidRDefault="000920D5" w:rsidP="00226B51">
      <w:pPr>
        <w:pStyle w:val="CommentText"/>
      </w:pPr>
      <w:r>
        <w:t>These are the correct synonyms:</w:t>
      </w:r>
    </w:p>
    <w:p w14:paraId="288FA8B8" w14:textId="77777777" w:rsidR="000920D5" w:rsidRDefault="000920D5" w:rsidP="00226B51">
      <w:pPr>
        <w:pStyle w:val="CommentText"/>
      </w:pPr>
    </w:p>
    <w:p w14:paraId="2A4856F0" w14:textId="77777777" w:rsidR="000920D5" w:rsidRDefault="000920D5" w:rsidP="00226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SYNONYM</w:t>
      </w:r>
      <w:r>
        <w:rPr>
          <w:rFonts w:ascii="Consolas" w:hAnsi="Consolas" w:cs="Consolas"/>
          <w:sz w:val="19"/>
          <w:szCs w:val="19"/>
        </w:rPr>
        <w:t xml:space="preserve"> FunctionChange </w:t>
      </w:r>
      <w:r>
        <w:rPr>
          <w:rFonts w:ascii="Consolas" w:hAnsi="Consolas" w:cs="Consolas"/>
          <w:color w:val="0000FF"/>
          <w:sz w:val="19"/>
          <w:szCs w:val="19"/>
        </w:rPr>
        <w:t>FOR</w:t>
      </w:r>
    </w:p>
    <w:p w14:paraId="343C0297" w14:textId="77777777" w:rsidR="000920D5" w:rsidRDefault="000920D5" w:rsidP="00226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MDW</w:t>
      </w:r>
      <w:r>
        <w:rPr>
          <w:rFonts w:ascii="Consolas" w:hAnsi="Consolas" w:cs="Consolas"/>
          <w:color w:val="808080"/>
          <w:sz w:val="19"/>
          <w:szCs w:val="19"/>
        </w:rPr>
        <w:t>.</w:t>
      </w:r>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SQL2_00_014900_functions</w:t>
      </w:r>
    </w:p>
    <w:p w14:paraId="7D3C26AE" w14:textId="77777777" w:rsidR="000920D5" w:rsidRDefault="000920D5" w:rsidP="00226B51">
      <w:pPr>
        <w:autoSpaceDE w:val="0"/>
        <w:autoSpaceDN w:val="0"/>
        <w:adjustRightInd w:val="0"/>
        <w:spacing w:after="0" w:line="240" w:lineRule="auto"/>
        <w:rPr>
          <w:rFonts w:ascii="Consolas" w:hAnsi="Consolas" w:cs="Consolas"/>
          <w:sz w:val="19"/>
          <w:szCs w:val="19"/>
        </w:rPr>
      </w:pPr>
    </w:p>
    <w:p w14:paraId="07A4DA86" w14:textId="77777777" w:rsidR="000920D5" w:rsidRDefault="000920D5" w:rsidP="00226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SYNONYM</w:t>
      </w:r>
      <w:r>
        <w:rPr>
          <w:rFonts w:ascii="Consolas" w:hAnsi="Consolas" w:cs="Consolas"/>
          <w:sz w:val="19"/>
          <w:szCs w:val="19"/>
        </w:rPr>
        <w:t xml:space="preserve"> TriggerChange </w:t>
      </w:r>
      <w:r>
        <w:rPr>
          <w:rFonts w:ascii="Consolas" w:hAnsi="Consolas" w:cs="Consolas"/>
          <w:color w:val="0000FF"/>
          <w:sz w:val="19"/>
          <w:szCs w:val="19"/>
        </w:rPr>
        <w:t>FOR</w:t>
      </w:r>
    </w:p>
    <w:p w14:paraId="5A5FFD27" w14:textId="77777777" w:rsidR="000920D5" w:rsidRDefault="000920D5" w:rsidP="00226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MDW</w:t>
      </w:r>
      <w:r>
        <w:rPr>
          <w:rFonts w:ascii="Consolas" w:hAnsi="Consolas" w:cs="Consolas"/>
          <w:color w:val="808080"/>
          <w:sz w:val="19"/>
          <w:szCs w:val="19"/>
        </w:rPr>
        <w:t>.</w:t>
      </w:r>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SQL2_00_015100_triggers</w:t>
      </w:r>
    </w:p>
    <w:p w14:paraId="2F7F9D08" w14:textId="77777777" w:rsidR="000920D5" w:rsidRDefault="000920D5" w:rsidP="00226B51">
      <w:pPr>
        <w:autoSpaceDE w:val="0"/>
        <w:autoSpaceDN w:val="0"/>
        <w:adjustRightInd w:val="0"/>
        <w:spacing w:after="0" w:line="240" w:lineRule="auto"/>
        <w:rPr>
          <w:rFonts w:ascii="Consolas" w:hAnsi="Consolas" w:cs="Consolas"/>
          <w:sz w:val="19"/>
          <w:szCs w:val="19"/>
        </w:rPr>
      </w:pPr>
    </w:p>
    <w:p w14:paraId="4DB809E8" w14:textId="77777777" w:rsidR="000920D5" w:rsidRDefault="000920D5" w:rsidP="00226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SYNONYM</w:t>
      </w:r>
      <w:r>
        <w:rPr>
          <w:rFonts w:ascii="Consolas" w:hAnsi="Consolas" w:cs="Consolas"/>
          <w:sz w:val="19"/>
          <w:szCs w:val="19"/>
        </w:rPr>
        <w:t xml:space="preserve"> ProcedureChange </w:t>
      </w:r>
      <w:r>
        <w:rPr>
          <w:rFonts w:ascii="Consolas" w:hAnsi="Consolas" w:cs="Consolas"/>
          <w:color w:val="0000FF"/>
          <w:sz w:val="19"/>
          <w:szCs w:val="19"/>
        </w:rPr>
        <w:t>FOR</w:t>
      </w:r>
    </w:p>
    <w:p w14:paraId="2860E67E" w14:textId="77777777" w:rsidR="000920D5" w:rsidRDefault="000920D5" w:rsidP="00226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MDW</w:t>
      </w:r>
      <w:r>
        <w:rPr>
          <w:rFonts w:ascii="Consolas" w:hAnsi="Consolas" w:cs="Consolas"/>
          <w:color w:val="808080"/>
          <w:sz w:val="19"/>
          <w:szCs w:val="19"/>
        </w:rPr>
        <w:t>.</w:t>
      </w:r>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SQL2_00_015200_procedures</w:t>
      </w:r>
    </w:p>
    <w:p w14:paraId="2877481E" w14:textId="77777777" w:rsidR="000920D5" w:rsidRDefault="000920D5" w:rsidP="00226B51">
      <w:pPr>
        <w:pStyle w:val="CommentText"/>
      </w:pPr>
    </w:p>
  </w:comment>
  <w:comment w:id="233" w:author="Curtis Krumel" w:date="2016-06-02T15:22:00Z" w:initials="CK">
    <w:p w14:paraId="0316604C" w14:textId="77777777" w:rsidR="000920D5" w:rsidRDefault="000920D5" w:rsidP="00226B51">
      <w:pPr>
        <w:pStyle w:val="CommentText"/>
      </w:pPr>
      <w:r>
        <w:rPr>
          <w:rStyle w:val="CommentReference"/>
        </w:rPr>
        <w:annotationRef/>
      </w:r>
      <w:r>
        <w:t>Fixed. Thanks.</w:t>
      </w:r>
    </w:p>
  </w:comment>
  <w:comment w:id="234" w:author="Kevin Wingfield" w:date="2016-10-07T11:44:00Z" w:initials="KW">
    <w:p w14:paraId="6E71C785" w14:textId="125DEC37" w:rsidR="000920D5" w:rsidRDefault="000920D5">
      <w:pPr>
        <w:pStyle w:val="CommentText"/>
      </w:pPr>
      <w:r>
        <w:rPr>
          <w:rStyle w:val="CommentReference"/>
        </w:rPr>
        <w:annotationRef/>
      </w:r>
      <w:r>
        <w:t>When I executed this script it took about 8 minutes to complete and I received a few errors:</w:t>
      </w:r>
    </w:p>
    <w:p w14:paraId="383BAFEE" w14:textId="64D90EE8" w:rsidR="000920D5" w:rsidRDefault="000920D5">
      <w:pPr>
        <w:pStyle w:val="CommentText"/>
      </w:pPr>
    </w:p>
    <w:p w14:paraId="27BE4097" w14:textId="77777777" w:rsidR="000920D5" w:rsidRDefault="000920D5" w:rsidP="003D1E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Creating Database 'MDW' </w:t>
      </w:r>
    </w:p>
    <w:p w14:paraId="48C0B812" w14:textId="77777777" w:rsidR="000920D5" w:rsidRDefault="000920D5" w:rsidP="003D1EB6">
      <w:pPr>
        <w:autoSpaceDE w:val="0"/>
        <w:autoSpaceDN w:val="0"/>
        <w:adjustRightInd w:val="0"/>
        <w:spacing w:after="0" w:line="240" w:lineRule="auto"/>
        <w:rPr>
          <w:rFonts w:ascii="Consolas" w:hAnsi="Consolas" w:cs="Consolas"/>
          <w:sz w:val="19"/>
          <w:szCs w:val="19"/>
        </w:rPr>
      </w:pPr>
    </w:p>
    <w:p w14:paraId="246274DD" w14:textId="77777777" w:rsidR="000920D5" w:rsidRDefault="000920D5" w:rsidP="003D1E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(220 row(s) affected)</w:t>
      </w:r>
    </w:p>
    <w:p w14:paraId="702A1275" w14:textId="77777777" w:rsidR="000920D5" w:rsidRDefault="000920D5" w:rsidP="003D1E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Msg 15015, Level 16, State 1, Procedure sp_dropserver, Line 1031</w:t>
      </w:r>
    </w:p>
    <w:p w14:paraId="1912F9FC" w14:textId="77777777" w:rsidR="000920D5" w:rsidRDefault="000920D5" w:rsidP="003D1E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The server ' W2K12-SQL2' does not exist. Use sp_helpserver to show available servers.</w:t>
      </w:r>
    </w:p>
    <w:p w14:paraId="080CE62F" w14:textId="77777777" w:rsidR="000920D5" w:rsidRDefault="000920D5" w:rsidP="003D1E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Msg 15015, Level 16, State 1, Procedure sp_dropserver, Line 1031</w:t>
      </w:r>
    </w:p>
    <w:p w14:paraId="71E73DF0" w14:textId="77777777" w:rsidR="000920D5" w:rsidRDefault="000920D5" w:rsidP="003D1E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The server ' W2K12-SQL3' does not exist. Use sp_helpserver to show available servers.</w:t>
      </w:r>
    </w:p>
    <w:p w14:paraId="4F40081D" w14:textId="77777777" w:rsidR="000920D5" w:rsidRDefault="000920D5" w:rsidP="003D1EB6">
      <w:pPr>
        <w:autoSpaceDE w:val="0"/>
        <w:autoSpaceDN w:val="0"/>
        <w:adjustRightInd w:val="0"/>
        <w:spacing w:after="0" w:line="240" w:lineRule="auto"/>
        <w:rPr>
          <w:rFonts w:ascii="Consolas" w:hAnsi="Consolas" w:cs="Consolas"/>
          <w:sz w:val="19"/>
          <w:szCs w:val="19"/>
        </w:rPr>
      </w:pPr>
    </w:p>
    <w:p w14:paraId="761DC520" w14:textId="77777777" w:rsidR="000920D5" w:rsidRDefault="000920D5">
      <w:pPr>
        <w:pStyle w:val="CommentText"/>
      </w:pPr>
    </w:p>
  </w:comment>
  <w:comment w:id="235" w:author="Curtis Krumel" w:date="2016-10-26T15:26:00Z" w:initials="CK">
    <w:p w14:paraId="029F501E" w14:textId="0A8D59AD" w:rsidR="000920D5" w:rsidRDefault="000920D5">
      <w:pPr>
        <w:pStyle w:val="CommentText"/>
      </w:pPr>
      <w:r>
        <w:rPr>
          <w:rStyle w:val="CommentReference"/>
        </w:rPr>
        <w:annotationRef/>
      </w:r>
      <w:r>
        <w:t>I’ve since made a lot of changes in this area. Now the linked servers are created from a list of servers specified at the top of the script instead of another list.</w:t>
      </w:r>
    </w:p>
  </w:comment>
  <w:comment w:id="237" w:author="Anne Labbe" w:date="2016-06-01T09:47:00Z" w:initials="AL">
    <w:p w14:paraId="64588B6E" w14:textId="55A25BE7" w:rsidR="000920D5" w:rsidRDefault="000920D5">
      <w:pPr>
        <w:pStyle w:val="CommentText"/>
      </w:pPr>
      <w:r>
        <w:rPr>
          <w:rStyle w:val="CommentReference"/>
        </w:rPr>
        <w:annotationRef/>
      </w:r>
      <w:r>
        <w:t>I’m not sure it needs sysadmin…..</w:t>
      </w:r>
    </w:p>
  </w:comment>
  <w:comment w:id="238" w:author="Curtis Krumel" w:date="2016-10-26T15:27:00Z" w:initials="CK">
    <w:p w14:paraId="6BB5F5EC" w14:textId="33DDD859" w:rsidR="000920D5" w:rsidRDefault="000920D5">
      <w:pPr>
        <w:pStyle w:val="CommentText"/>
      </w:pPr>
      <w:r>
        <w:rPr>
          <w:rStyle w:val="CommentReference"/>
        </w:rPr>
        <w:annotationRef/>
      </w:r>
      <w:r>
        <w:t>Me either. Will need to test this in a lab for least privileges.</w:t>
      </w:r>
    </w:p>
  </w:comment>
  <w:comment w:id="239" w:author="Curtis Krumel" w:date="2016-06-21T22:37:00Z" w:initials="CK">
    <w:p w14:paraId="0617A40F" w14:textId="7CF27460" w:rsidR="000920D5" w:rsidRDefault="000920D5">
      <w:pPr>
        <w:pStyle w:val="CommentText"/>
      </w:pPr>
      <w:r>
        <w:rPr>
          <w:rStyle w:val="CommentReference"/>
        </w:rPr>
        <w:annotationRef/>
      </w:r>
      <w:r>
        <w:t>Ought to be able to script this.</w:t>
      </w:r>
    </w:p>
  </w:comment>
  <w:comment w:id="240" w:author="Curtis Krumel" w:date="2016-06-02T19:50:00Z" w:initials="CK">
    <w:p w14:paraId="25ACC7DF" w14:textId="142BCB6F" w:rsidR="000920D5" w:rsidRDefault="000920D5">
      <w:pPr>
        <w:pStyle w:val="CommentText"/>
      </w:pPr>
      <w:r>
        <w:rPr>
          <w:rStyle w:val="CommentReference"/>
        </w:rPr>
        <w:annotationRef/>
      </w:r>
      <w:r>
        <w:t>Haven’t created that DB yet. Oops.</w:t>
      </w:r>
    </w:p>
    <w:p w14:paraId="6F282D13" w14:textId="7356243D" w:rsidR="000920D5" w:rsidRDefault="000920D5">
      <w:pPr>
        <w:pStyle w:val="CommentText"/>
      </w:pPr>
    </w:p>
    <w:p w14:paraId="4AB93F8E" w14:textId="78BEB4E8" w:rsidR="000920D5" w:rsidRDefault="000920D5">
      <w:pPr>
        <w:pStyle w:val="CommentText"/>
      </w:pPr>
      <w:r>
        <w:t>Fixed by rearranging the steps.</w:t>
      </w:r>
    </w:p>
  </w:comment>
  <w:comment w:id="244" w:author="Curtis Krumel" w:date="2016-09-08T09:10:00Z" w:initials="CK">
    <w:p w14:paraId="2193E58B" w14:textId="17903ABC" w:rsidR="000920D5" w:rsidRDefault="000920D5">
      <w:pPr>
        <w:pStyle w:val="CommentText"/>
      </w:pPr>
      <w:r>
        <w:rPr>
          <w:rStyle w:val="CommentReference"/>
        </w:rPr>
        <w:annotationRef/>
      </w:r>
      <w:r>
        <w:t>Need to add linked servers on the CMS server to each monitored server. This is to allow the ExceptionInsert stored proc to retrieve data from remote servers. NOTE: In Linked Server Properties/Server Options, RPC Out must be TRUE</w:t>
      </w:r>
    </w:p>
  </w:comment>
  <w:comment w:id="245" w:author="Curtis Krumel" w:date="2016-10-26T15:28:00Z" w:initials="CK">
    <w:p w14:paraId="0961932B" w14:textId="5FD4A0B1" w:rsidR="000920D5" w:rsidRDefault="000920D5">
      <w:pPr>
        <w:pStyle w:val="CommentText"/>
      </w:pPr>
      <w:r>
        <w:rPr>
          <w:rStyle w:val="CommentReference"/>
        </w:rPr>
        <w:annotationRef/>
      </w:r>
      <w:r>
        <w:t>Done. Trying to get rid of CMS dependency so that this solution can be run on Standard edition. The linked servers are now added in the database creation script.</w:t>
      </w:r>
    </w:p>
  </w:comment>
  <w:comment w:id="246" w:author="Anne Labbe" w:date="2016-06-01T10:14:00Z" w:initials="AL">
    <w:p w14:paraId="2F146D12" w14:textId="17A5BEA6" w:rsidR="000920D5" w:rsidRDefault="000920D5">
      <w:pPr>
        <w:pStyle w:val="CommentText"/>
      </w:pPr>
      <w:r>
        <w:rPr>
          <w:rStyle w:val="CommentReference"/>
        </w:rPr>
        <w:annotationRef/>
      </w:r>
      <w:r>
        <w:t>I was wondering if we couldn’t rewrite this to run on the CMS once and do all of the servers at the same time.</w:t>
      </w:r>
    </w:p>
    <w:p w14:paraId="64D31CCD" w14:textId="1204C49C" w:rsidR="000920D5" w:rsidRDefault="000920D5">
      <w:pPr>
        <w:pStyle w:val="CommentText"/>
      </w:pPr>
    </w:p>
    <w:p w14:paraId="5BF749DF" w14:textId="4D04288E" w:rsidR="000920D5" w:rsidRDefault="000920D5">
      <w:pPr>
        <w:pStyle w:val="CommentText"/>
      </w:pPr>
      <w:r>
        <w:t>@@SERVERNAME is the server</w:t>
      </w:r>
    </w:p>
    <w:p w14:paraId="3394ACDF" w14:textId="73238386" w:rsidR="000920D5" w:rsidRDefault="000920D5">
      <w:pPr>
        <w:pStyle w:val="CommentText"/>
      </w:pPr>
      <w:r>
        <w:t>@@SERVICENAME is the instance</w:t>
      </w:r>
    </w:p>
    <w:p w14:paraId="347990FC" w14:textId="36BBDD34" w:rsidR="000920D5" w:rsidRDefault="000920D5">
      <w:pPr>
        <w:pStyle w:val="CommentText"/>
      </w:pPr>
    </w:p>
    <w:p w14:paraId="6021DC92" w14:textId="670C7AF8" w:rsidR="000920D5" w:rsidRDefault="000920D5">
      <w:pPr>
        <w:pStyle w:val="CommentText"/>
      </w:pPr>
      <w:r>
        <w:t>The linked server was created incorrectly on the CMS server.  It is set for the other instance which screws up the policies.</w:t>
      </w:r>
    </w:p>
    <w:p w14:paraId="64D67A92" w14:textId="13292442" w:rsidR="000920D5" w:rsidRDefault="000920D5">
      <w:pPr>
        <w:pStyle w:val="CommentText"/>
      </w:pPr>
    </w:p>
    <w:p w14:paraId="2C60BD10" w14:textId="0EE98F5B" w:rsidR="000920D5" w:rsidRDefault="000920D5">
      <w:pPr>
        <w:pStyle w:val="CommentText"/>
      </w:pPr>
      <w:r>
        <w:rPr>
          <w:noProof/>
        </w:rPr>
        <w:drawing>
          <wp:inline distT="0" distB="0" distL="0" distR="0" wp14:anchorId="312D3EBF" wp14:editId="2FCCF111">
            <wp:extent cx="4476750" cy="3800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3800475"/>
                    </a:xfrm>
                    <a:prstGeom prst="rect">
                      <a:avLst/>
                    </a:prstGeom>
                  </pic:spPr>
                </pic:pic>
              </a:graphicData>
            </a:graphic>
          </wp:inline>
        </w:drawing>
      </w:r>
    </w:p>
  </w:comment>
  <w:comment w:id="247" w:author="Curtis Krumel" w:date="2016-06-02T15:28:00Z" w:initials="CK">
    <w:p w14:paraId="154545D5" w14:textId="7DE3D8A7" w:rsidR="000920D5" w:rsidRDefault="000920D5">
      <w:pPr>
        <w:pStyle w:val="CommentText"/>
      </w:pPr>
      <w:r>
        <w:rPr>
          <w:rStyle w:val="CommentReference"/>
        </w:rPr>
        <w:annotationRef/>
      </w:r>
      <w:r>
        <w:t>Will test and fix</w:t>
      </w:r>
    </w:p>
  </w:comment>
  <w:comment w:id="248" w:author="Kevin Wingfield" w:date="2016-10-07T11:52:00Z" w:initials="KW">
    <w:p w14:paraId="3B953143" w14:textId="46A81508" w:rsidR="000920D5" w:rsidRDefault="000920D5">
      <w:pPr>
        <w:pStyle w:val="CommentText"/>
      </w:pPr>
      <w:r>
        <w:rPr>
          <w:rStyle w:val="CommentReference"/>
        </w:rPr>
        <w:annotationRef/>
      </w:r>
      <w:r>
        <w:t>In my lab my CMS server is a default instance and when using the value of “MSSQL” for CMSInstance I received an error:</w:t>
      </w:r>
    </w:p>
    <w:p w14:paraId="393BB816" w14:textId="4311F836" w:rsidR="000920D5" w:rsidRDefault="000920D5">
      <w:pPr>
        <w:pStyle w:val="CommentText"/>
      </w:pPr>
    </w:p>
    <w:p w14:paraId="706282BD" w14:textId="77777777" w:rsidR="000920D5" w:rsidRDefault="000920D5" w:rsidP="00C358BB">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SKIP: CREATE LOGIN [bigdata\sqlstig_act] ALREADY EXISTS</w:t>
      </w:r>
    </w:p>
    <w:p w14:paraId="0E3E6F58" w14:textId="77777777" w:rsidR="000920D5" w:rsidRDefault="000920D5" w:rsidP="00C358BB">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SKIP: ALTER SERVER ROLE [sysadmin] ADD MEMBER ALREADY EXISTS</w:t>
      </w:r>
    </w:p>
    <w:p w14:paraId="0C423EFD" w14:textId="77777777" w:rsidR="000920D5" w:rsidRPr="00C358BB" w:rsidRDefault="000920D5" w:rsidP="00C358BB">
      <w:pPr>
        <w:autoSpaceDE w:val="0"/>
        <w:autoSpaceDN w:val="0"/>
        <w:adjustRightInd w:val="0"/>
        <w:spacing w:after="0" w:line="240" w:lineRule="auto"/>
        <w:rPr>
          <w:rFonts w:ascii="Consolas" w:hAnsi="Consolas" w:cs="Consolas"/>
          <w:color w:val="FF0000"/>
          <w:sz w:val="18"/>
          <w:szCs w:val="18"/>
        </w:rPr>
      </w:pPr>
      <w:r>
        <w:rPr>
          <w:rFonts w:ascii="Consolas" w:hAnsi="Consolas" w:cs="Consolas"/>
          <w:sz w:val="18"/>
          <w:szCs w:val="18"/>
        </w:rPr>
        <w:t xml:space="preserve">Msg 15015, Level 16, State 1, </w:t>
      </w:r>
      <w:r w:rsidRPr="00C358BB">
        <w:rPr>
          <w:rFonts w:ascii="Consolas" w:hAnsi="Consolas" w:cs="Consolas"/>
          <w:color w:val="FF0000"/>
          <w:sz w:val="18"/>
          <w:szCs w:val="18"/>
        </w:rPr>
        <w:t>Procedure sp_dropserver, Line 42</w:t>
      </w:r>
    </w:p>
    <w:p w14:paraId="64773657" w14:textId="77777777" w:rsidR="000920D5" w:rsidRPr="00C358BB" w:rsidRDefault="000920D5" w:rsidP="00C358BB">
      <w:pPr>
        <w:autoSpaceDE w:val="0"/>
        <w:autoSpaceDN w:val="0"/>
        <w:adjustRightInd w:val="0"/>
        <w:spacing w:after="0" w:line="240" w:lineRule="auto"/>
        <w:rPr>
          <w:rFonts w:ascii="Consolas" w:hAnsi="Consolas" w:cs="Consolas"/>
          <w:color w:val="FF0000"/>
          <w:sz w:val="18"/>
          <w:szCs w:val="18"/>
        </w:rPr>
      </w:pPr>
      <w:r w:rsidRPr="00C358BB">
        <w:rPr>
          <w:rFonts w:ascii="Consolas" w:hAnsi="Consolas" w:cs="Consolas"/>
          <w:color w:val="FF0000"/>
          <w:sz w:val="18"/>
          <w:szCs w:val="18"/>
        </w:rPr>
        <w:t>The server 'W2K12-SQL1' does not exist. Use sp_helpserver to show available servers.</w:t>
      </w:r>
    </w:p>
    <w:p w14:paraId="4C6C9DEB" w14:textId="77777777" w:rsidR="000920D5" w:rsidRDefault="000920D5" w:rsidP="00C358BB">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CREATE CREDENTIAL [PolicyCredential] WITH IDENTITY = bigdata\sqlstig_act</w:t>
      </w:r>
    </w:p>
    <w:p w14:paraId="7DF312F0" w14:textId="77777777" w:rsidR="000920D5" w:rsidRDefault="000920D5" w:rsidP="00C358BB">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Proxy PolicyProxy created</w:t>
      </w:r>
    </w:p>
    <w:p w14:paraId="712A87D5" w14:textId="77777777" w:rsidR="000920D5" w:rsidRDefault="000920D5" w:rsidP="00C358BB">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sp_grant_proxy_to_subsystem @proxy_name=PolicyProxy, @subsystem_id=CmdExec</w:t>
      </w:r>
    </w:p>
    <w:p w14:paraId="07A9DFF5" w14:textId="77777777" w:rsidR="000920D5" w:rsidRDefault="000920D5" w:rsidP="00C358BB">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sp_grant_proxy_to_subsystem @proxy_name=PolicyProxy, @subsystem_id=PowerShell</w:t>
      </w:r>
    </w:p>
    <w:p w14:paraId="236C0FC1" w14:textId="1B016AEF" w:rsidR="000920D5" w:rsidRDefault="000920D5">
      <w:pPr>
        <w:pStyle w:val="CommentText"/>
      </w:pPr>
    </w:p>
    <w:p w14:paraId="20701DC1" w14:textId="7C7A1729" w:rsidR="000920D5" w:rsidRDefault="000920D5">
      <w:pPr>
        <w:pStyle w:val="CommentText"/>
      </w:pPr>
      <w:r>
        <w:t>I reran the script with the value set to “” and it worked without any errors.</w:t>
      </w:r>
    </w:p>
  </w:comment>
  <w:comment w:id="249" w:author="Curtis Krumel" w:date="2016-10-26T15:31:00Z" w:initials="CK">
    <w:p w14:paraId="31550C1C" w14:textId="6278F846" w:rsidR="000920D5" w:rsidRDefault="000920D5">
      <w:pPr>
        <w:pStyle w:val="CommentText"/>
      </w:pPr>
      <w:r>
        <w:rPr>
          <w:rStyle w:val="CommentReference"/>
        </w:rPr>
        <w:annotationRef/>
      </w:r>
      <w:r>
        <w:t>I’m working on getting rid of the CMS dependency altogether. This is a new process now. Just needs to test and confirm.</w:t>
      </w:r>
    </w:p>
  </w:comment>
  <w:comment w:id="252" w:author="Curtis Krumel" w:date="2016-10-24T19:43:00Z" w:initials="CK">
    <w:p w14:paraId="68D9CF25" w14:textId="06ECA519" w:rsidR="000920D5" w:rsidRDefault="000920D5">
      <w:pPr>
        <w:pStyle w:val="CommentText"/>
      </w:pPr>
      <w:r>
        <w:rPr>
          <w:rStyle w:val="CommentReference"/>
        </w:rPr>
        <w:annotationRef/>
      </w:r>
      <w:r>
        <w:rPr>
          <w:noProof/>
        </w:rPr>
        <w:t>CMS in this section will need review and testing.</w:t>
      </w:r>
    </w:p>
  </w:comment>
  <w:comment w:id="253" w:author="Curtis Krumel" w:date="2016-10-25T16:34:00Z" w:initials="CK">
    <w:p w14:paraId="682804DC" w14:textId="534A90D0" w:rsidR="000920D5" w:rsidRDefault="000920D5">
      <w:pPr>
        <w:pStyle w:val="CommentText"/>
      </w:pPr>
      <w:r>
        <w:rPr>
          <w:rStyle w:val="CommentReference"/>
        </w:rPr>
        <w:annotationRef/>
      </w:r>
      <w:r>
        <w:t>If not using CMS, I can’t be sure if this is necessary. Testing today and tomorrow.</w:t>
      </w:r>
    </w:p>
  </w:comment>
  <w:comment w:id="256" w:author="Anne Labbe" w:date="2016-06-01T11:01:00Z" w:initials="AL">
    <w:p w14:paraId="5E4D54B0" w14:textId="5A2D3CF8" w:rsidR="000920D5" w:rsidRDefault="000920D5">
      <w:pPr>
        <w:pStyle w:val="CommentText"/>
      </w:pPr>
      <w:r>
        <w:rPr>
          <w:rStyle w:val="CommentReference"/>
        </w:rPr>
        <w:annotationRef/>
      </w:r>
      <w:r>
        <w:t>worked</w:t>
      </w:r>
    </w:p>
  </w:comment>
  <w:comment w:id="259" w:author="Curtis Krumel" w:date="2016-05-25T17:34:00Z" w:initials="CK">
    <w:p w14:paraId="63B05A34" w14:textId="624F6A29" w:rsidR="000920D5" w:rsidRDefault="000920D5">
      <w:pPr>
        <w:pStyle w:val="CommentText"/>
      </w:pPr>
      <w:r>
        <w:rPr>
          <w:rStyle w:val="CommentReference"/>
        </w:rPr>
        <w:annotationRef/>
      </w:r>
      <w:r>
        <w:t>Need these instructions</w:t>
      </w:r>
    </w:p>
  </w:comment>
  <w:comment w:id="260" w:author="Anne Labbe" w:date="2016-06-01T11:06:00Z" w:initials="AL">
    <w:p w14:paraId="4C795CB0" w14:textId="77777777" w:rsidR="000920D5" w:rsidRDefault="000920D5">
      <w:pPr>
        <w:pStyle w:val="CommentText"/>
      </w:pPr>
      <w:r>
        <w:rPr>
          <w:rStyle w:val="CommentReference"/>
        </w:rPr>
        <w:annotationRef/>
      </w:r>
      <w:r>
        <w:rPr>
          <w:noProof/>
        </w:rPr>
        <w:drawing>
          <wp:inline distT="0" distB="0" distL="0" distR="0" wp14:anchorId="4CC5615F" wp14:editId="4B3567CE">
            <wp:extent cx="5524500" cy="3476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4500" cy="3476625"/>
                    </a:xfrm>
                    <a:prstGeom prst="rect">
                      <a:avLst/>
                    </a:prstGeom>
                  </pic:spPr>
                </pic:pic>
              </a:graphicData>
            </a:graphic>
          </wp:inline>
        </w:drawing>
      </w:r>
    </w:p>
    <w:p w14:paraId="152C3CEA" w14:textId="77777777" w:rsidR="000920D5" w:rsidRDefault="000920D5">
      <w:pPr>
        <w:pStyle w:val="CommentText"/>
      </w:pPr>
    </w:p>
    <w:p w14:paraId="66B94E0B" w14:textId="32781C29" w:rsidR="000920D5" w:rsidRDefault="000920D5">
      <w:pPr>
        <w:pStyle w:val="CommentText"/>
      </w:pPr>
      <w:r>
        <w:t>When you add the policies it automatically creates a job as above.  I typically disable it and create a new custom one to run the policies.</w:t>
      </w:r>
    </w:p>
  </w:comment>
  <w:comment w:id="261" w:author="Curtis Krumel" w:date="2016-10-26T15:32:00Z" w:initials="CK">
    <w:p w14:paraId="6C397FDB" w14:textId="5D96D707" w:rsidR="000920D5" w:rsidRDefault="000920D5">
      <w:pPr>
        <w:pStyle w:val="CommentText"/>
      </w:pPr>
      <w:r>
        <w:rPr>
          <w:rStyle w:val="CommentReference"/>
        </w:rPr>
        <w:annotationRef/>
      </w:r>
      <w:r>
        <w:t>Done</w:t>
      </w:r>
    </w:p>
  </w:comment>
  <w:comment w:id="265" w:author="Anne Labbe" w:date="2016-06-01T11:08:00Z" w:initials="AL">
    <w:p w14:paraId="73CA8182" w14:textId="0958497E" w:rsidR="000920D5" w:rsidRDefault="000920D5">
      <w:pPr>
        <w:pStyle w:val="CommentText"/>
      </w:pPr>
      <w:r>
        <w:rPr>
          <w:rStyle w:val="CommentReference"/>
        </w:rPr>
        <w:annotationRef/>
      </w:r>
      <w:r>
        <w:t>Add script to create these.  The script should be the same as the ones used above.</w:t>
      </w:r>
    </w:p>
  </w:comment>
  <w:comment w:id="266" w:author="Curtis Krumel" w:date="2016-06-20T14:35:00Z" w:initials="CK">
    <w:p w14:paraId="647D11FC" w14:textId="37E4A0F2" w:rsidR="000920D5" w:rsidRDefault="000920D5">
      <w:pPr>
        <w:pStyle w:val="CommentText"/>
      </w:pPr>
      <w:r>
        <w:rPr>
          <w:rStyle w:val="CommentReference"/>
        </w:rPr>
        <w:annotationRef/>
      </w:r>
      <w:r>
        <w:t>I don’t think I included a script to create folders in these instructions though it is something we should include. It will be particularly useful if we can include permissions setting with the script.</w:t>
      </w:r>
    </w:p>
  </w:comment>
  <w:comment w:id="267" w:author="Curtis Krumel" w:date="2016-10-26T15:33:00Z" w:initials="CK">
    <w:p w14:paraId="58FF34D6" w14:textId="561091B3" w:rsidR="000920D5" w:rsidRDefault="000920D5">
      <w:pPr>
        <w:pStyle w:val="CommentText"/>
      </w:pPr>
      <w:r>
        <w:rPr>
          <w:rStyle w:val="CommentReference"/>
        </w:rPr>
        <w:annotationRef/>
      </w:r>
      <w:r>
        <w:t>Still need to look at this.</w:t>
      </w:r>
    </w:p>
  </w:comment>
  <w:comment w:id="276" w:author="Curtis Krumel" w:date="2016-10-25T16:37:00Z" w:initials="CK">
    <w:p w14:paraId="2BE55F22" w14:textId="68D768AE" w:rsidR="000920D5" w:rsidRDefault="000920D5">
      <w:pPr>
        <w:pStyle w:val="CommentText"/>
      </w:pPr>
      <w:r>
        <w:rPr>
          <w:rStyle w:val="CommentReference"/>
        </w:rPr>
        <w:annotationRef/>
      </w:r>
      <w:r>
        <w:t>Haven’t created groups at this point in the instructions.</w:t>
      </w:r>
    </w:p>
  </w:comment>
  <w:comment w:id="277" w:author="Curtis Krumel" w:date="2016-10-26T15:38:00Z" w:initials="CK">
    <w:p w14:paraId="11E348F9" w14:textId="38E97017" w:rsidR="000920D5" w:rsidRDefault="000920D5">
      <w:pPr>
        <w:pStyle w:val="CommentText"/>
      </w:pPr>
      <w:r>
        <w:rPr>
          <w:rStyle w:val="CommentReference"/>
        </w:rPr>
        <w:annotationRef/>
      </w:r>
      <w:r>
        <w:t>Those comments should fix it.</w:t>
      </w:r>
    </w:p>
  </w:comment>
  <w:comment w:id="280" w:author="Kevin Wingfield" w:date="2016-10-11T13:59:00Z" w:initials="KW">
    <w:p w14:paraId="1C221AFF" w14:textId="54C20142" w:rsidR="000920D5" w:rsidRDefault="000920D5">
      <w:pPr>
        <w:pStyle w:val="CommentText"/>
      </w:pPr>
      <w:r>
        <w:rPr>
          <w:rStyle w:val="CommentReference"/>
        </w:rPr>
        <w:annotationRef/>
      </w:r>
      <w:r>
        <w:t xml:space="preserve">The 10CreatePolicyImport Job.sql has the default value for EvalScriptFile set to </w:t>
      </w:r>
      <w:r w:rsidRPr="008B2611">
        <w:t>"</w:t>
      </w:r>
      <w:r>
        <w:t>EvalPolicies.ps1</w:t>
      </w:r>
      <w:r w:rsidRPr="008B2611">
        <w:t>"</w:t>
      </w:r>
    </w:p>
    <w:p w14:paraId="4C6A82D7" w14:textId="2D2A4175" w:rsidR="000920D5" w:rsidRDefault="000920D5">
      <w:pPr>
        <w:pStyle w:val="CommentText"/>
      </w:pPr>
    </w:p>
    <w:p w14:paraId="491DE6B1" w14:textId="1C84C254" w:rsidR="000920D5" w:rsidRDefault="000920D5">
      <w:pPr>
        <w:pStyle w:val="CommentText"/>
      </w:pPr>
      <w:r>
        <w:t>Not sure if it is supposed to be 09EPM_EnterpriseEvaluation_412.ps1?</w:t>
      </w:r>
    </w:p>
    <w:p w14:paraId="2C1FD022" w14:textId="5B8063FE" w:rsidR="000920D5" w:rsidRDefault="000920D5">
      <w:pPr>
        <w:pStyle w:val="CommentText"/>
      </w:pPr>
    </w:p>
    <w:p w14:paraId="6788F797" w14:textId="578141A0" w:rsidR="000920D5" w:rsidRDefault="000920D5">
      <w:pPr>
        <w:pStyle w:val="CommentText"/>
      </w:pPr>
      <w:r>
        <w:t>I do not see a PowerShell script with the name of “EvalPolicies.ps1” in the latest two STIG Utility package.</w:t>
      </w:r>
    </w:p>
    <w:p w14:paraId="4C25E56E" w14:textId="64DF879F" w:rsidR="000920D5" w:rsidRDefault="000920D5">
      <w:pPr>
        <w:pStyle w:val="CommentText"/>
      </w:pPr>
    </w:p>
    <w:p w14:paraId="6E62D6B8" w14:textId="77777777" w:rsidR="000920D5" w:rsidRDefault="000920D5">
      <w:pPr>
        <w:pStyle w:val="CommentText"/>
      </w:pPr>
    </w:p>
  </w:comment>
  <w:comment w:id="279" w:author="Curtis Krumel" w:date="2016-10-26T14:05:00Z" w:initials="CK">
    <w:p w14:paraId="1A815EFB" w14:textId="5CBB1253" w:rsidR="000920D5" w:rsidRDefault="000920D5">
      <w:pPr>
        <w:pStyle w:val="CommentText"/>
      </w:pPr>
      <w:r>
        <w:rPr>
          <w:rStyle w:val="CommentReference"/>
        </w:rPr>
        <w:annotationRef/>
      </w:r>
      <w:r>
        <w:t>I changed both of the file name referenced.</w:t>
      </w:r>
    </w:p>
  </w:comment>
  <w:comment w:id="281" w:author="Kevin Wingfield" w:date="2016-10-11T13:44:00Z" w:initials="KW">
    <w:p w14:paraId="2BFB0192" w14:textId="45D85E98" w:rsidR="000920D5" w:rsidRDefault="000920D5">
      <w:pPr>
        <w:pStyle w:val="CommentText"/>
      </w:pPr>
      <w:r>
        <w:rPr>
          <w:rStyle w:val="CommentReference"/>
        </w:rPr>
        <w:annotationRef/>
      </w:r>
      <w:r>
        <w:t>This is what the job looked like for me after I created it:</w:t>
      </w:r>
    </w:p>
    <w:p w14:paraId="18B1CEA1" w14:textId="23110E59" w:rsidR="000920D5" w:rsidRDefault="000920D5">
      <w:pPr>
        <w:pStyle w:val="CommentText"/>
      </w:pPr>
      <w:r>
        <w:rPr>
          <w:noProof/>
        </w:rPr>
        <w:drawing>
          <wp:inline distT="0" distB="0" distL="0" distR="0" wp14:anchorId="6060365C" wp14:editId="1017C9C4">
            <wp:extent cx="5943600" cy="1083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83310"/>
                    </a:xfrm>
                    <a:prstGeom prst="rect">
                      <a:avLst/>
                    </a:prstGeom>
                  </pic:spPr>
                </pic:pic>
              </a:graphicData>
            </a:graphic>
          </wp:inline>
        </w:drawing>
      </w:r>
    </w:p>
  </w:comment>
  <w:comment w:id="282" w:author="Curtis Krumel" w:date="2016-10-26T15:40:00Z" w:initials="CK">
    <w:p w14:paraId="01CBF9E3" w14:textId="617C5026" w:rsidR="000920D5" w:rsidRDefault="000920D5">
      <w:pPr>
        <w:pStyle w:val="CommentText"/>
      </w:pPr>
      <w:r>
        <w:rPr>
          <w:rStyle w:val="CommentReference"/>
        </w:rPr>
        <w:annotationRef/>
      </w:r>
      <w:r>
        <w:t>Replaced image.</w:t>
      </w:r>
    </w:p>
  </w:comment>
  <w:comment w:id="285" w:author="Anne Labbe" w:date="2016-06-01T11:41:00Z" w:initials="AL">
    <w:p w14:paraId="168F8DD0" w14:textId="20DC40AF" w:rsidR="000920D5" w:rsidRDefault="000920D5">
      <w:pPr>
        <w:pStyle w:val="CommentText"/>
      </w:pPr>
      <w:r>
        <w:rPr>
          <w:rStyle w:val="CommentReference"/>
        </w:rPr>
        <w:annotationRef/>
      </w:r>
      <w:r>
        <w:t>Can’t we script this?  By maybe making a job to ‘add a job step’?</w:t>
      </w:r>
    </w:p>
  </w:comment>
  <w:comment w:id="286" w:author="Curtis Krumel" w:date="2016-06-02T22:45:00Z" w:initials="CK">
    <w:p w14:paraId="37C99456" w14:textId="3CCE1AC7" w:rsidR="000920D5" w:rsidRDefault="000920D5">
      <w:pPr>
        <w:pStyle w:val="CommentText"/>
      </w:pPr>
      <w:r>
        <w:rPr>
          <w:rStyle w:val="CommentReference"/>
        </w:rPr>
        <w:annotationRef/>
      </w:r>
      <w:r>
        <w:t>It’s a good idea. I’ll see when we get further along. This is my reminder.</w:t>
      </w:r>
    </w:p>
  </w:comment>
  <w:comment w:id="289" w:author="Anne Labbe" w:date="2016-06-01T11:42:00Z" w:initials="AL">
    <w:p w14:paraId="04D30AD3" w14:textId="55B59C06" w:rsidR="000920D5" w:rsidRDefault="000920D5">
      <w:pPr>
        <w:pStyle w:val="CommentText"/>
      </w:pPr>
      <w:r>
        <w:rPr>
          <w:rStyle w:val="CommentReference"/>
        </w:rPr>
        <w:annotationRef/>
      </w:r>
      <w:r>
        <w:t>We want to use the user account for this same as above.  They need to have Kerberos set up correctly to make this work.</w:t>
      </w:r>
    </w:p>
  </w:comment>
  <w:comment w:id="290" w:author="Curtis Krumel" w:date="2016-06-02T15:31:00Z" w:initials="CK">
    <w:p w14:paraId="28FB6C37" w14:textId="7ABDBEFE" w:rsidR="000920D5" w:rsidRDefault="000920D5">
      <w:pPr>
        <w:pStyle w:val="CommentText"/>
      </w:pPr>
      <w:r>
        <w:rPr>
          <w:rStyle w:val="CommentReference"/>
        </w:rPr>
        <w:annotationRef/>
      </w:r>
      <w:r>
        <w:t>Yes. Lots of changes made. It’s a good point to provide instructions incase Kerberos is not working to show how to configure stored credentials until Kerb is fixed.</w:t>
      </w:r>
    </w:p>
  </w:comment>
  <w:comment w:id="294" w:author="Anne Labbe" w:date="2016-06-02T09:06:00Z" w:initials="AL">
    <w:p w14:paraId="26AABE42" w14:textId="0C7176D9" w:rsidR="000920D5" w:rsidRDefault="000920D5">
      <w:pPr>
        <w:pStyle w:val="CommentText"/>
      </w:pPr>
      <w:r>
        <w:rPr>
          <w:rStyle w:val="CommentReference"/>
        </w:rPr>
        <w:annotationRef/>
      </w:r>
      <w:r>
        <w:t>I couldn’t get the reports to upload Curtis.  I don’t know what I did wrong.  The rest of the script worked.</w:t>
      </w:r>
    </w:p>
  </w:comment>
  <w:comment w:id="295" w:author="Curtis Krumel" w:date="2016-06-02T15:32:00Z" w:initials="CK">
    <w:p w14:paraId="5C54FF8C" w14:textId="49A45358" w:rsidR="000920D5" w:rsidRDefault="000920D5">
      <w:pPr>
        <w:pStyle w:val="CommentText"/>
      </w:pPr>
      <w:r>
        <w:rPr>
          <w:rStyle w:val="CommentReference"/>
        </w:rPr>
        <w:annotationRef/>
      </w:r>
      <w:r>
        <w:t>Most likely a problem with the script that did not pick up the source folder. Fixed in Audit report input. Will fix in Policy reports.</w:t>
      </w:r>
    </w:p>
  </w:comment>
  <w:comment w:id="296" w:author="Curtis Krumel" w:date="2016-06-07T20:50:00Z" w:initials="CK">
    <w:p w14:paraId="61D8C025" w14:textId="198463BB" w:rsidR="000920D5" w:rsidRDefault="000920D5">
      <w:pPr>
        <w:pStyle w:val="CommentText"/>
      </w:pPr>
      <w:r>
        <w:rPr>
          <w:rStyle w:val="CommentReference"/>
        </w:rPr>
        <w:annotationRef/>
      </w:r>
      <w:r>
        <w:t xml:space="preserve">The Policy reports have a problem in that one or two of the controls used are not compatible with SSRS 2012. They can be manually published from within Report Manager and they will run, but the cannot be published using RS.exe and they cannot be edited and saved back to the SSRS server. This needs to be fixed. I’ll probably try to find someone in the dev group with mad SSRS skills. </w:t>
      </w:r>
    </w:p>
  </w:comment>
  <w:comment w:id="297" w:author="Kevin Wingfield" w:date="2016-10-13T16:08:00Z" w:initials="KW">
    <w:p w14:paraId="516D87C7" w14:textId="2EA17420" w:rsidR="000920D5" w:rsidRDefault="000920D5">
      <w:pPr>
        <w:pStyle w:val="CommentText"/>
      </w:pPr>
      <w:r>
        <w:rPr>
          <w:rStyle w:val="CommentReference"/>
        </w:rPr>
        <w:annotationRef/>
      </w:r>
      <w:r>
        <w:t>By changing this line in the 11PublishPolicyReports.rss file I was able to get rs.exe t to successfully publish the reports with 2008 Schema just as they are now.</w:t>
      </w:r>
    </w:p>
    <w:p w14:paraId="108AB4E8" w14:textId="77777777" w:rsidR="000920D5" w:rsidRDefault="000920D5" w:rsidP="00617AFC">
      <w:pPr>
        <w:pStyle w:val="CommentText"/>
      </w:pPr>
      <w:r>
        <w:t>'definition = New [Byte](stream.Length) {}</w:t>
      </w:r>
    </w:p>
    <w:p w14:paraId="277EF372" w14:textId="364AD9BF" w:rsidR="000920D5" w:rsidRDefault="000920D5" w:rsidP="00617AFC">
      <w:pPr>
        <w:pStyle w:val="CommentText"/>
      </w:pPr>
      <w:r>
        <w:t xml:space="preserve">   definition = New [Byte](stream.Length - 1) {}</w:t>
      </w:r>
    </w:p>
    <w:p w14:paraId="709039C5" w14:textId="68051C0C" w:rsidR="000920D5" w:rsidRDefault="000920D5" w:rsidP="00617AFC">
      <w:pPr>
        <w:pStyle w:val="CommentText"/>
      </w:pPr>
    </w:p>
    <w:p w14:paraId="2711DE57" w14:textId="443A0E31" w:rsidR="000920D5" w:rsidRDefault="000920D5" w:rsidP="00617AFC">
      <w:pPr>
        <w:pStyle w:val="CommentText"/>
      </w:pPr>
      <w:r>
        <w:t>After running the Publish script the reports will not work.  They are referencing a PolicyDW data source that is not created by the Publish script.  Seems to be that if these reports are open with SSDT they cannot then be published using rs.exe however they worked just fine using SSDT to publish.  I will keep working on this one.</w:t>
      </w:r>
    </w:p>
  </w:comment>
  <w:comment w:id="298" w:author="Kevin Wingfield" w:date="2016-10-18T10:23:00Z" w:initials="KW">
    <w:p w14:paraId="66D193C8" w14:textId="6D8B1E49" w:rsidR="000920D5" w:rsidRDefault="000920D5">
      <w:pPr>
        <w:pStyle w:val="CommentText"/>
      </w:pPr>
      <w:r>
        <w:rPr>
          <w:rStyle w:val="CommentReference"/>
        </w:rPr>
        <w:annotationRef/>
      </w:r>
      <w:r>
        <w:t>After editing the Policy Reports in a BIDS 2008 R2 Report Project I was able to change all references to the PolicyDW shared data source to the SQLPolicyDS data source.  There only needs to be one Shared Data Source for this package of reports.  With the fix to the .rss file above the instructions now work as expected and all reports will publish fine using rs.exe to any 2008 R2, 2012 or 2014 Report Server.</w:t>
      </w:r>
    </w:p>
  </w:comment>
  <w:comment w:id="299" w:author="Curtis Krumel" w:date="2016-10-26T15:43:00Z" w:initials="CK">
    <w:p w14:paraId="791B9D84" w14:textId="60A66E91" w:rsidR="000920D5" w:rsidRDefault="000920D5">
      <w:pPr>
        <w:pStyle w:val="CommentText"/>
      </w:pPr>
      <w:r>
        <w:rPr>
          <w:rStyle w:val="CommentReference"/>
        </w:rPr>
        <w:annotationRef/>
      </w:r>
      <w:r>
        <w:t>I still need to fix the publishing script to make the dashboard report visible. Currently all objects are imported as hidden.</w:t>
      </w:r>
    </w:p>
  </w:comment>
  <w:comment w:id="346" w:author="Anne Labbe" w:date="2016-06-02T09:16:00Z" w:initials="AL">
    <w:p w14:paraId="3FADCBA1" w14:textId="49747897" w:rsidR="000920D5" w:rsidRDefault="000920D5">
      <w:pPr>
        <w:pStyle w:val="CommentText"/>
      </w:pPr>
      <w:r>
        <w:rPr>
          <w:rStyle w:val="CommentReference"/>
        </w:rPr>
        <w:annotationRef/>
      </w:r>
      <w:r>
        <w:t>Did not test</w:t>
      </w:r>
    </w:p>
  </w:comment>
  <w:comment w:id="433" w:author="Curtis Krumel" w:date="2016-06-09T21:24:00Z" w:initials="CK">
    <w:p w14:paraId="4C09D321" w14:textId="3F469853" w:rsidR="000920D5" w:rsidRDefault="000920D5">
      <w:pPr>
        <w:pStyle w:val="CommentText"/>
      </w:pPr>
      <w:r>
        <w:rPr>
          <w:rStyle w:val="CommentReference"/>
        </w:rPr>
        <w:annotationRef/>
      </w:r>
      <w:r>
        <w:t>I need a script for this so I can include it in the database creation.</w:t>
      </w:r>
    </w:p>
  </w:comment>
  <w:comment w:id="434" w:author="Curtis Krumel" w:date="2016-06-09T21:16:00Z" w:initials="CK">
    <w:p w14:paraId="11BA3703" w14:textId="22FCF145" w:rsidR="000920D5" w:rsidRDefault="000920D5">
      <w:pPr>
        <w:pStyle w:val="CommentText"/>
      </w:pPr>
      <w:r>
        <w:rPr>
          <w:rStyle w:val="CommentReference"/>
        </w:rPr>
        <w:annotationRef/>
      </w:r>
      <w:r>
        <w:t>Looking at this command line, I have a few questions</w:t>
      </w:r>
    </w:p>
    <w:p w14:paraId="5CC0B79C" w14:textId="43AA6E47" w:rsidR="000920D5" w:rsidRDefault="000920D5">
      <w:pPr>
        <w:pStyle w:val="CommentText"/>
      </w:pPr>
      <w:r>
        <w:t>Where does exceptions.txt come from? Where does dbsha.xml come from? Where are the supposed to be put on the server. We need instructions for setting up the fciv.exe on the CMS and Client servers so that it works with the system. The setup for this needs to be added to this doc.</w:t>
      </w:r>
    </w:p>
  </w:comment>
  <w:comment w:id="435" w:author="Curtis Krumel" w:date="2016-06-09T21:15:00Z" w:initials="CK">
    <w:p w14:paraId="7530112D" w14:textId="03AA8AB9" w:rsidR="000920D5" w:rsidRDefault="000920D5">
      <w:pPr>
        <w:pStyle w:val="CommentText"/>
      </w:pPr>
      <w:r>
        <w:rPr>
          <w:rStyle w:val="CommentReference"/>
        </w:rPr>
        <w:annotationRef/>
      </w:r>
      <w:r>
        <w:t>I don’t know what to do with this.</w:t>
      </w:r>
    </w:p>
  </w:comment>
  <w:comment w:id="436" w:author="Curtis Krumel" w:date="2016-06-09T22:07:00Z" w:initials="CK">
    <w:p w14:paraId="2F16DF01" w14:textId="5E976BA4" w:rsidR="000920D5" w:rsidRDefault="000920D5">
      <w:pPr>
        <w:pStyle w:val="CommentText"/>
      </w:pPr>
      <w:r>
        <w:rPr>
          <w:rStyle w:val="CommentReference"/>
        </w:rPr>
        <w:annotationRef/>
      </w:r>
      <w:r>
        <w:t>I figured it out and added it to exception insert scripts.</w:t>
      </w:r>
    </w:p>
  </w:comment>
  <w:comment w:id="437" w:author="Curtis Krumel" w:date="2016-08-30T11:13:00Z" w:initials="CK">
    <w:p w14:paraId="7FE9F235" w14:textId="75422A02" w:rsidR="000920D5" w:rsidRDefault="000920D5">
      <w:pPr>
        <w:pStyle w:val="CommentText"/>
      </w:pPr>
      <w:r>
        <w:rPr>
          <w:rStyle w:val="CommentReference"/>
        </w:rPr>
        <w:annotationRef/>
      </w:r>
      <w:r>
        <w:t>Removed this policy. I couldn’t get it to work quickly and want to keep moving toward release. We should revisit this post release v1</w:t>
      </w:r>
    </w:p>
  </w:comment>
  <w:comment w:id="438" w:author="Curtis Krumel" w:date="2016-06-09T21:00:00Z" w:initials="CK">
    <w:p w14:paraId="16E90748" w14:textId="0A1AD472" w:rsidR="000920D5" w:rsidRDefault="000920D5">
      <w:pPr>
        <w:pStyle w:val="CommentText"/>
      </w:pPr>
      <w:r>
        <w:rPr>
          <w:rStyle w:val="CommentReference"/>
        </w:rPr>
        <w:annotationRef/>
      </w:r>
      <w:r>
        <w:t>Added to STIG Policies</w:t>
      </w:r>
    </w:p>
  </w:comment>
  <w:comment w:id="439" w:author="Curtis Krumel" w:date="2016-06-09T20:57:00Z" w:initials="CK">
    <w:p w14:paraId="6AA78688" w14:textId="38691C63" w:rsidR="000920D5" w:rsidRDefault="000920D5">
      <w:pPr>
        <w:pStyle w:val="CommentText"/>
      </w:pPr>
      <w:r>
        <w:rPr>
          <w:rStyle w:val="CommentReference"/>
        </w:rPr>
        <w:annotationRef/>
      </w:r>
      <w:r>
        <w:t>Added Stored Proc to MDW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5C5BAC" w15:done="0"/>
  <w15:commentEx w15:paraId="26FDE979" w15:done="0"/>
  <w15:commentEx w15:paraId="735B108B" w15:paraIdParent="26FDE979" w15:done="0"/>
  <w15:commentEx w15:paraId="26300191" w15:paraIdParent="26FDE979" w15:done="0"/>
  <w15:commentEx w15:paraId="7CB6D0D3" w15:done="0"/>
  <w15:commentEx w15:paraId="0AA0DB16" w15:paraIdParent="7CB6D0D3" w15:done="0"/>
  <w15:commentEx w15:paraId="6F821B2E" w15:done="0"/>
  <w15:commentEx w15:paraId="73BD15EB" w15:paraIdParent="6F821B2E" w15:done="0"/>
  <w15:commentEx w15:paraId="2433EFFF" w15:done="0"/>
  <w15:commentEx w15:paraId="0901DD38" w15:paraIdParent="2433EFFF" w15:done="0"/>
  <w15:commentEx w15:paraId="4F6A0DB2" w15:paraIdParent="2433EFFF" w15:done="0"/>
  <w15:commentEx w15:paraId="45F8BC7B" w15:paraIdParent="2433EFFF" w15:done="0"/>
  <w15:commentEx w15:paraId="1C26667D" w15:paraIdParent="2433EFFF" w15:done="0"/>
  <w15:commentEx w15:paraId="023EBB74" w15:paraIdParent="2433EFFF" w15:done="0"/>
  <w15:commentEx w15:paraId="3AF35F43" w15:done="0"/>
  <w15:commentEx w15:paraId="3A1EA6E7" w15:paraIdParent="3AF35F43" w15:done="0"/>
  <w15:commentEx w15:paraId="716F7CCA" w15:paraIdParent="3AF35F43" w15:done="0"/>
  <w15:commentEx w15:paraId="22F4473C" w15:paraIdParent="3AF35F43" w15:done="0"/>
  <w15:commentEx w15:paraId="2C02B944" w15:paraIdParent="3AF35F43" w15:done="0"/>
  <w15:commentEx w15:paraId="2600A7E3" w15:paraIdParent="3AF35F43" w15:done="0"/>
  <w15:commentEx w15:paraId="22CBC67E" w15:done="0"/>
  <w15:commentEx w15:paraId="72026976" w15:paraIdParent="22CBC67E" w15:done="0"/>
  <w15:commentEx w15:paraId="3F24A11C" w15:paraIdParent="22CBC67E" w15:done="0"/>
  <w15:commentEx w15:paraId="42499279" w15:done="0"/>
  <w15:commentEx w15:paraId="70CD12FE" w15:paraIdParent="42499279" w15:done="0"/>
  <w15:commentEx w15:paraId="4C68C621" w15:done="0"/>
  <w15:commentEx w15:paraId="554E376C" w15:paraIdParent="4C68C621" w15:done="0"/>
  <w15:commentEx w15:paraId="7B12585D" w15:done="0"/>
  <w15:commentEx w15:paraId="640309A4" w15:paraIdParent="7B12585D" w15:done="0"/>
  <w15:commentEx w15:paraId="51590C70" w15:done="0"/>
  <w15:commentEx w15:paraId="74AE8DD6" w15:paraIdParent="51590C70" w15:done="0"/>
  <w15:commentEx w15:paraId="3AFD6EF6" w15:paraIdParent="51590C70" w15:done="0"/>
  <w15:commentEx w15:paraId="33F39674" w15:done="0"/>
  <w15:commentEx w15:paraId="47C6D64D" w15:paraIdParent="33F39674" w15:done="0"/>
  <w15:commentEx w15:paraId="2877481E" w15:done="0"/>
  <w15:commentEx w15:paraId="0316604C" w15:paraIdParent="2877481E" w15:done="0"/>
  <w15:commentEx w15:paraId="761DC520" w15:paraIdParent="2877481E" w15:done="0"/>
  <w15:commentEx w15:paraId="029F501E" w15:paraIdParent="2877481E" w15:done="0"/>
  <w15:commentEx w15:paraId="64588B6E" w15:done="0"/>
  <w15:commentEx w15:paraId="6BB5F5EC" w15:paraIdParent="64588B6E" w15:done="0"/>
  <w15:commentEx w15:paraId="0617A40F" w15:done="0"/>
  <w15:commentEx w15:paraId="4AB93F8E" w15:done="0"/>
  <w15:commentEx w15:paraId="2193E58B" w15:done="0"/>
  <w15:commentEx w15:paraId="0961932B" w15:paraIdParent="2193E58B" w15:done="0"/>
  <w15:commentEx w15:paraId="2C60BD10" w15:done="0"/>
  <w15:commentEx w15:paraId="154545D5" w15:paraIdParent="2C60BD10" w15:done="0"/>
  <w15:commentEx w15:paraId="20701DC1" w15:paraIdParent="2C60BD10" w15:done="0"/>
  <w15:commentEx w15:paraId="31550C1C" w15:paraIdParent="2C60BD10" w15:done="0"/>
  <w15:commentEx w15:paraId="68D9CF25" w15:done="0"/>
  <w15:commentEx w15:paraId="682804DC" w15:paraIdParent="68D9CF25" w15:done="0"/>
  <w15:commentEx w15:paraId="5E4D54B0" w15:done="0"/>
  <w15:commentEx w15:paraId="63B05A34" w15:done="0"/>
  <w15:commentEx w15:paraId="66B94E0B" w15:paraIdParent="63B05A34" w15:done="0"/>
  <w15:commentEx w15:paraId="6C397FDB" w15:paraIdParent="63B05A34" w15:done="0"/>
  <w15:commentEx w15:paraId="73CA8182" w15:done="0"/>
  <w15:commentEx w15:paraId="647D11FC" w15:paraIdParent="73CA8182" w15:done="0"/>
  <w15:commentEx w15:paraId="58FF34D6" w15:paraIdParent="73CA8182" w15:done="0"/>
  <w15:commentEx w15:paraId="2BE55F22" w15:done="0"/>
  <w15:commentEx w15:paraId="11E348F9" w15:paraIdParent="2BE55F22" w15:done="0"/>
  <w15:commentEx w15:paraId="6E62D6B8" w15:done="0"/>
  <w15:commentEx w15:paraId="1A815EFB" w15:paraIdParent="6E62D6B8" w15:done="0"/>
  <w15:commentEx w15:paraId="18B1CEA1" w15:done="0"/>
  <w15:commentEx w15:paraId="01CBF9E3" w15:paraIdParent="18B1CEA1" w15:done="0"/>
  <w15:commentEx w15:paraId="168F8DD0" w15:done="0"/>
  <w15:commentEx w15:paraId="37C99456" w15:paraIdParent="168F8DD0" w15:done="0"/>
  <w15:commentEx w15:paraId="04D30AD3" w15:done="0"/>
  <w15:commentEx w15:paraId="28FB6C37" w15:paraIdParent="04D30AD3" w15:done="0"/>
  <w15:commentEx w15:paraId="26AABE42" w15:done="0"/>
  <w15:commentEx w15:paraId="5C54FF8C" w15:paraIdParent="26AABE42" w15:done="0"/>
  <w15:commentEx w15:paraId="61D8C025" w15:paraIdParent="26AABE42" w15:done="0"/>
  <w15:commentEx w15:paraId="2711DE57" w15:paraIdParent="26AABE42" w15:done="0"/>
  <w15:commentEx w15:paraId="66D193C8" w15:paraIdParent="26AABE42" w15:done="0"/>
  <w15:commentEx w15:paraId="791B9D84" w15:paraIdParent="26AABE42" w15:done="0"/>
  <w15:commentEx w15:paraId="3FADCBA1" w15:done="0"/>
  <w15:commentEx w15:paraId="4C09D321" w15:done="0"/>
  <w15:commentEx w15:paraId="5CC0B79C" w15:done="0"/>
  <w15:commentEx w15:paraId="7530112D" w15:done="0"/>
  <w15:commentEx w15:paraId="2F16DF01" w15:paraIdParent="7530112D" w15:done="0"/>
  <w15:commentEx w15:paraId="7FE9F235" w15:done="0"/>
  <w15:commentEx w15:paraId="16E90748" w15:done="0"/>
  <w15:commentEx w15:paraId="6AA7868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Condensed">
    <w:altName w:val="Arial"/>
    <w:charset w:val="00"/>
    <w:family w:val="swiss"/>
    <w:pitch w:val="variable"/>
    <w:sig w:usb0="A00002AF" w:usb1="4000205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Pro">
    <w:altName w:val="Segoe UI"/>
    <w:charset w:val="00"/>
    <w:family w:val="swiss"/>
    <w:pitch w:val="variable"/>
    <w:sig w:usb0="00000001" w:usb1="4000205B" w:usb2="00000000" w:usb3="00000000" w:csb0="0000009F" w:csb1="00000000"/>
  </w:font>
  <w:font w:name="Segoe Pro Light">
    <w:altName w:val="Arial"/>
    <w:charset w:val="00"/>
    <w:family w:val="swiss"/>
    <w:pitch w:val="variable"/>
    <w:sig w:usb0="00000001" w:usb1="4000205B" w:usb2="00000000" w:usb3="00000000" w:csb0="0000009F" w:csb1="00000000"/>
  </w:font>
  <w:font w:name="Segoe Pro Semibold">
    <w:altName w:val="Segoe UI Semibold"/>
    <w:charset w:val="00"/>
    <w:family w:val="swiss"/>
    <w:pitch w:val="variable"/>
    <w:sig w:usb0="00000001" w:usb1="4000205B" w:usb2="00000000" w:usb3="00000000" w:csb0="0000009F" w:csb1="00000000"/>
  </w:font>
  <w:font w:name="Segoe">
    <w:altName w:val="Arial"/>
    <w:charset w:val="00"/>
    <w:family w:val="swiss"/>
    <w:pitch w:val="variable"/>
    <w:sig w:usb0="A00002AF" w:usb1="4000205B" w:usb2="00000000" w:usb3="00000000" w:csb0="0000009F" w:csb1="00000000"/>
  </w:font>
  <w:font w:name="Segoe Semibold">
    <w:altName w:val="Arial"/>
    <w:charset w:val="00"/>
    <w:family w:val="swiss"/>
    <w:pitch w:val="variable"/>
    <w:sig w:usb0="A00002AF" w:usb1="4000205B" w:usb2="00000000" w:usb3="00000000" w:csb0="0000009F" w:csb1="00000000"/>
  </w:font>
  <w:font w:name="Arial 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45D8E"/>
    <w:multiLevelType w:val="multilevel"/>
    <w:tmpl w:val="BBBA4FE8"/>
    <w:lvl w:ilvl="0">
      <w:start w:val="1"/>
      <w:numFmt w:val="bullet"/>
      <w:lvlText w:val=""/>
      <w:lvlJc w:val="left"/>
      <w:pPr>
        <w:tabs>
          <w:tab w:val="num" w:pos="720"/>
        </w:tabs>
        <w:ind w:left="720" w:hanging="360"/>
      </w:pPr>
      <w:rPr>
        <w:rFonts w:ascii="Wingdings 2" w:hAnsi="Wingdings 2"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Wingdings 2" w:hAnsi="Wingdings 2" w:hint="default"/>
        <w:i w:val="0"/>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Wingdings 2" w:hAnsi="Wingdings 2" w:hint="default"/>
      </w:rPr>
    </w:lvl>
    <w:lvl w:ilvl="5">
      <w:start w:val="1"/>
      <w:numFmt w:val="none"/>
      <w:lvlText w:val=""/>
      <w:lvlJc w:val="left"/>
      <w:pPr>
        <w:tabs>
          <w:tab w:val="num" w:pos="2520"/>
        </w:tabs>
        <w:ind w:left="2520" w:hanging="360"/>
      </w:pPr>
      <w:rPr>
        <w:rFonts w:hint="default"/>
      </w:rPr>
    </w:lvl>
    <w:lvl w:ilvl="6">
      <w:start w:val="1"/>
      <w:numFmt w:val="none"/>
      <w:lvlText w:val=""/>
      <w:lvlJc w:val="left"/>
      <w:pPr>
        <w:tabs>
          <w:tab w:val="num" w:pos="2880"/>
        </w:tabs>
        <w:ind w:left="2880" w:hanging="360"/>
      </w:pPr>
      <w:rPr>
        <w:rFonts w:hint="default"/>
      </w:rPr>
    </w:lvl>
    <w:lvl w:ilvl="7">
      <w:start w:val="1"/>
      <w:numFmt w:val="none"/>
      <w:lvlText w:val=""/>
      <w:lvlJc w:val="left"/>
      <w:pPr>
        <w:tabs>
          <w:tab w:val="num" w:pos="3240"/>
        </w:tabs>
        <w:ind w:left="3240" w:hanging="360"/>
      </w:pPr>
      <w:rPr>
        <w:rFonts w:hint="default"/>
      </w:rPr>
    </w:lvl>
    <w:lvl w:ilvl="8">
      <w:start w:val="1"/>
      <w:numFmt w:val="none"/>
      <w:lvlText w:val="%9"/>
      <w:lvlJc w:val="left"/>
      <w:pPr>
        <w:tabs>
          <w:tab w:val="num" w:pos="3600"/>
        </w:tabs>
        <w:ind w:left="3600" w:hanging="360"/>
      </w:pPr>
      <w:rPr>
        <w:rFonts w:hint="default"/>
      </w:rPr>
    </w:lvl>
  </w:abstractNum>
  <w:abstractNum w:abstractNumId="1" w15:restartNumberingAfterBreak="0">
    <w:nsid w:val="090E1EA6"/>
    <w:multiLevelType w:val="hybridMultilevel"/>
    <w:tmpl w:val="DB504D9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27314"/>
    <w:multiLevelType w:val="hybridMultilevel"/>
    <w:tmpl w:val="F5BA806C"/>
    <w:lvl w:ilvl="0" w:tplc="44BAE8A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F2C57"/>
    <w:multiLevelType w:val="hybridMultilevel"/>
    <w:tmpl w:val="DB504D9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7103A8"/>
    <w:multiLevelType w:val="hybridMultilevel"/>
    <w:tmpl w:val="A5DC8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BD000C"/>
    <w:multiLevelType w:val="hybridMultilevel"/>
    <w:tmpl w:val="98DCAE3C"/>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DF27DD2"/>
    <w:multiLevelType w:val="hybridMultilevel"/>
    <w:tmpl w:val="FF4008C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409EF"/>
    <w:multiLevelType w:val="hybridMultilevel"/>
    <w:tmpl w:val="6E4E09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176107"/>
    <w:multiLevelType w:val="hybridMultilevel"/>
    <w:tmpl w:val="377CFFCC"/>
    <w:lvl w:ilvl="0" w:tplc="EBF6E364">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F07F09"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F07F09"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F07F09"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3" w15:restartNumberingAfterBreak="0">
    <w:nsid w:val="26E732FA"/>
    <w:multiLevelType w:val="hybridMultilevel"/>
    <w:tmpl w:val="FF4008C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367DBC"/>
    <w:multiLevelType w:val="hybridMultilevel"/>
    <w:tmpl w:val="8E8E87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7A1E59"/>
    <w:multiLevelType w:val="hybridMultilevel"/>
    <w:tmpl w:val="D9C27880"/>
    <w:lvl w:ilvl="0" w:tplc="40C4EB20">
      <w:start w:val="500"/>
      <w:numFmt w:val="bullet"/>
      <w:lvlText w:val=""/>
      <w:lvlJc w:val="left"/>
      <w:pPr>
        <w:ind w:left="720" w:hanging="360"/>
      </w:pPr>
      <w:rPr>
        <w:rFonts w:ascii="Symbol" w:eastAsia="Calibri" w:hAnsi="Symbol"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CE1A6C"/>
    <w:multiLevelType w:val="hybridMultilevel"/>
    <w:tmpl w:val="A87AD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B743EF"/>
    <w:multiLevelType w:val="hybridMultilevel"/>
    <w:tmpl w:val="D722B806"/>
    <w:lvl w:ilvl="0" w:tplc="6326436C">
      <w:start w:val="20"/>
      <w:numFmt w:val="bullet"/>
      <w:lvlText w:val=""/>
      <w:lvlJc w:val="left"/>
      <w:pPr>
        <w:ind w:left="720" w:hanging="360"/>
      </w:pPr>
      <w:rPr>
        <w:rFonts w:ascii="Symbol" w:eastAsia="Times New Roman"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E1487E"/>
    <w:multiLevelType w:val="hybridMultilevel"/>
    <w:tmpl w:val="BAF4A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B95CC5"/>
    <w:multiLevelType w:val="hybridMultilevel"/>
    <w:tmpl w:val="6F36E04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F07F09"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F07F09"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2" w15:restartNumberingAfterBreak="0">
    <w:nsid w:val="430970F0"/>
    <w:multiLevelType w:val="hybridMultilevel"/>
    <w:tmpl w:val="7450A1BA"/>
    <w:lvl w:ilvl="0" w:tplc="83DE7260">
      <w:start w:val="1"/>
      <w:numFmt w:val="bullet"/>
      <w:pStyle w:val="Substep"/>
      <w:lvlText w:val=""/>
      <w:lvlJc w:val="left"/>
      <w:pPr>
        <w:tabs>
          <w:tab w:val="num" w:pos="1284"/>
        </w:tabs>
        <w:ind w:left="1284" w:hanging="576"/>
      </w:pPr>
      <w:rPr>
        <w:rFonts w:ascii="Wingdings" w:hAnsi="Wingdings" w:hint="default"/>
        <w:b w:val="0"/>
        <w:i w:val="0"/>
        <w:sz w:val="24"/>
      </w:rPr>
    </w:lvl>
    <w:lvl w:ilvl="1" w:tplc="04090019">
      <w:start w:val="1"/>
      <w:numFmt w:val="lowerLetter"/>
      <w:lvlText w:val="%2."/>
      <w:lvlJc w:val="left"/>
      <w:pPr>
        <w:tabs>
          <w:tab w:val="num" w:pos="708"/>
        </w:tabs>
        <w:ind w:left="708" w:hanging="360"/>
      </w:pPr>
    </w:lvl>
    <w:lvl w:ilvl="2" w:tplc="0409001B">
      <w:start w:val="1"/>
      <w:numFmt w:val="lowerRoman"/>
      <w:lvlText w:val="%3."/>
      <w:lvlJc w:val="right"/>
      <w:pPr>
        <w:tabs>
          <w:tab w:val="num" w:pos="1428"/>
        </w:tabs>
        <w:ind w:left="1428" w:hanging="180"/>
      </w:pPr>
    </w:lvl>
    <w:lvl w:ilvl="3" w:tplc="0409000F">
      <w:start w:val="1"/>
      <w:numFmt w:val="decimal"/>
      <w:lvlText w:val="%4."/>
      <w:lvlJc w:val="left"/>
      <w:pPr>
        <w:tabs>
          <w:tab w:val="num" w:pos="2148"/>
        </w:tabs>
        <w:ind w:left="2148" w:hanging="360"/>
      </w:pPr>
    </w:lvl>
    <w:lvl w:ilvl="4" w:tplc="04090019">
      <w:start w:val="1"/>
      <w:numFmt w:val="lowerLetter"/>
      <w:lvlText w:val="%5."/>
      <w:lvlJc w:val="left"/>
      <w:pPr>
        <w:tabs>
          <w:tab w:val="num" w:pos="2868"/>
        </w:tabs>
        <w:ind w:left="2868" w:hanging="360"/>
      </w:pPr>
    </w:lvl>
    <w:lvl w:ilvl="5" w:tplc="0409001B">
      <w:start w:val="1"/>
      <w:numFmt w:val="lowerRoman"/>
      <w:lvlText w:val="%6."/>
      <w:lvlJc w:val="right"/>
      <w:pPr>
        <w:tabs>
          <w:tab w:val="num" w:pos="3588"/>
        </w:tabs>
        <w:ind w:left="3588" w:hanging="180"/>
      </w:pPr>
    </w:lvl>
    <w:lvl w:ilvl="6" w:tplc="0409000F">
      <w:start w:val="1"/>
      <w:numFmt w:val="decimal"/>
      <w:lvlText w:val="%7."/>
      <w:lvlJc w:val="left"/>
      <w:pPr>
        <w:tabs>
          <w:tab w:val="num" w:pos="4308"/>
        </w:tabs>
        <w:ind w:left="4308" w:hanging="360"/>
      </w:pPr>
    </w:lvl>
    <w:lvl w:ilvl="7" w:tplc="04090019">
      <w:start w:val="1"/>
      <w:numFmt w:val="lowerLetter"/>
      <w:lvlText w:val="%8."/>
      <w:lvlJc w:val="left"/>
      <w:pPr>
        <w:tabs>
          <w:tab w:val="num" w:pos="5028"/>
        </w:tabs>
        <w:ind w:left="5028" w:hanging="360"/>
      </w:pPr>
    </w:lvl>
    <w:lvl w:ilvl="8" w:tplc="0409001B" w:tentative="1">
      <w:start w:val="1"/>
      <w:numFmt w:val="lowerRoman"/>
      <w:lvlText w:val="%9."/>
      <w:lvlJc w:val="right"/>
      <w:pPr>
        <w:tabs>
          <w:tab w:val="num" w:pos="5748"/>
        </w:tabs>
        <w:ind w:left="5748" w:hanging="180"/>
      </w:pPr>
    </w:lvl>
  </w:abstractNum>
  <w:abstractNum w:abstractNumId="23" w15:restartNumberingAfterBreak="0">
    <w:nsid w:val="43D03B82"/>
    <w:multiLevelType w:val="hybridMultilevel"/>
    <w:tmpl w:val="87380462"/>
    <w:lvl w:ilvl="0" w:tplc="98D8FB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5" w15:restartNumberingAfterBreak="0">
    <w:nsid w:val="49F0478D"/>
    <w:multiLevelType w:val="hybridMultilevel"/>
    <w:tmpl w:val="73088052"/>
    <w:lvl w:ilvl="0" w:tplc="2A72A386">
      <w:start w:val="1"/>
      <w:numFmt w:val="decimal"/>
      <w:pStyle w:val="step"/>
      <w:lvlText w:val=" _____ %1."/>
      <w:lvlJc w:val="left"/>
      <w:pPr>
        <w:tabs>
          <w:tab w:val="num" w:pos="1440"/>
        </w:tabs>
        <w:ind w:left="1440" w:hanging="1440"/>
      </w:pPr>
      <w:rPr>
        <w:rFonts w:ascii="Times New Roman" w:hAnsi="Times New Roman" w:hint="default"/>
        <w:b w:val="0"/>
        <w:i w:val="0"/>
        <w:sz w:val="24"/>
      </w:rPr>
    </w:lvl>
    <w:lvl w:ilvl="1" w:tplc="FFFFFFFF">
      <w:start w:val="1"/>
      <w:numFmt w:val="bullet"/>
      <w:lvlText w:val=""/>
      <w:lvlJc w:val="left"/>
      <w:pPr>
        <w:tabs>
          <w:tab w:val="num" w:pos="1440"/>
        </w:tabs>
        <w:ind w:left="1440" w:hanging="360"/>
      </w:pPr>
      <w:rPr>
        <w:rFonts w:ascii="Wingdings" w:hAnsi="Wingdings" w:hint="default"/>
        <w:b w:val="0"/>
        <w:i w:val="0"/>
        <w:sz w:val="24"/>
      </w:rPr>
    </w:lvl>
    <w:lvl w:ilvl="2" w:tplc="FFFFFFFF">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15:restartNumberingAfterBreak="0">
    <w:nsid w:val="4F3973EF"/>
    <w:multiLevelType w:val="hybridMultilevel"/>
    <w:tmpl w:val="B95A49D8"/>
    <w:lvl w:ilvl="0" w:tplc="F61E906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F7FCC"/>
    <w:multiLevelType w:val="hybridMultilevel"/>
    <w:tmpl w:val="9F368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7C3739"/>
    <w:multiLevelType w:val="hybridMultilevel"/>
    <w:tmpl w:val="85BC25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84345B6"/>
    <w:multiLevelType w:val="hybridMultilevel"/>
    <w:tmpl w:val="FF4008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E82439"/>
    <w:multiLevelType w:val="hybridMultilevel"/>
    <w:tmpl w:val="29865016"/>
    <w:lvl w:ilvl="0" w:tplc="C10C902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3D4F98"/>
    <w:multiLevelType w:val="hybridMultilevel"/>
    <w:tmpl w:val="341C75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F07F09"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F07F09"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F07F09"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15:restartNumberingAfterBreak="0">
    <w:nsid w:val="7A9734E9"/>
    <w:multiLevelType w:val="hybridMultilevel"/>
    <w:tmpl w:val="FF4008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C46A4B"/>
    <w:multiLevelType w:val="hybridMultilevel"/>
    <w:tmpl w:val="DE8A0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F786D10"/>
    <w:multiLevelType w:val="hybridMultilevel"/>
    <w:tmpl w:val="63F05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873D5F"/>
    <w:multiLevelType w:val="hybridMultilevel"/>
    <w:tmpl w:val="FF4008C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lvlOverride w:ilvl="2"/>
    <w:lvlOverride w:ilvl="3"/>
    <w:lvlOverride w:ilvl="4"/>
    <w:lvlOverride w:ilvl="5"/>
    <w:lvlOverride w:ilvl="6"/>
    <w:lvlOverride w:ilvl="7"/>
    <w:lvlOverride w:ilvl="8"/>
  </w:num>
  <w:num w:numId="4">
    <w:abstractNumId w:val="34"/>
  </w:num>
  <w:num w:numId="5">
    <w:abstractNumId w:val="22"/>
  </w:num>
  <w:num w:numId="6">
    <w:abstractNumId w:val="25"/>
  </w:num>
  <w:num w:numId="7">
    <w:abstractNumId w:val="25"/>
  </w:num>
  <w:num w:numId="8">
    <w:abstractNumId w:val="25"/>
    <w:lvlOverride w:ilvl="0">
      <w:startOverride w:val="1"/>
    </w:lvlOverride>
  </w:num>
  <w:num w:numId="9">
    <w:abstractNumId w:val="25"/>
    <w:lvlOverride w:ilvl="0">
      <w:startOverride w:val="1"/>
    </w:lvlOverride>
  </w:num>
  <w:num w:numId="10">
    <w:abstractNumId w:val="25"/>
    <w:lvlOverride w:ilvl="0">
      <w:startOverride w:val="1"/>
    </w:lvlOverride>
  </w:num>
  <w:num w:numId="11">
    <w:abstractNumId w:val="25"/>
    <w:lvlOverride w:ilvl="0">
      <w:startOverride w:val="1"/>
    </w:lvlOverride>
  </w:num>
  <w:num w:numId="12">
    <w:abstractNumId w:val="25"/>
    <w:lvlOverride w:ilvl="0">
      <w:startOverride w:val="1"/>
    </w:lvlOverride>
  </w:num>
  <w:num w:numId="13">
    <w:abstractNumId w:val="25"/>
  </w:num>
  <w:num w:numId="14">
    <w:abstractNumId w:val="25"/>
    <w:lvlOverride w:ilvl="0">
      <w:startOverride w:val="1"/>
    </w:lvlOverride>
  </w:num>
  <w:num w:numId="15">
    <w:abstractNumId w:val="25"/>
    <w:lvlOverride w:ilvl="0">
      <w:startOverride w:val="1"/>
    </w:lvlOverride>
  </w:num>
  <w:num w:numId="16">
    <w:abstractNumId w:val="25"/>
  </w:num>
  <w:num w:numId="17">
    <w:abstractNumId w:val="25"/>
  </w:num>
  <w:num w:numId="18">
    <w:abstractNumId w:val="25"/>
  </w:num>
  <w:num w:numId="19">
    <w:abstractNumId w:val="25"/>
    <w:lvlOverride w:ilvl="0">
      <w:startOverride w:val="1"/>
    </w:lvlOverride>
  </w:num>
  <w:num w:numId="20">
    <w:abstractNumId w:val="25"/>
    <w:lvlOverride w:ilvl="0">
      <w:startOverride w:val="1"/>
    </w:lvlOverride>
  </w:num>
  <w:num w:numId="21">
    <w:abstractNumId w:val="25"/>
    <w:lvlOverride w:ilvl="0">
      <w:startOverride w:val="1"/>
    </w:lvlOverride>
  </w:num>
  <w:num w:numId="22">
    <w:abstractNumId w:val="25"/>
    <w:lvlOverride w:ilvl="0">
      <w:startOverride w:val="1"/>
    </w:lvlOverride>
  </w:num>
  <w:num w:numId="23">
    <w:abstractNumId w:val="25"/>
    <w:lvlOverride w:ilvl="0">
      <w:startOverride w:val="1"/>
    </w:lvlOverride>
  </w:num>
  <w:num w:numId="24">
    <w:abstractNumId w:val="25"/>
    <w:lvlOverride w:ilvl="0">
      <w:startOverride w:val="1"/>
    </w:lvlOverride>
  </w:num>
  <w:num w:numId="25">
    <w:abstractNumId w:val="25"/>
    <w:lvlOverride w:ilvl="0">
      <w:startOverride w:val="1"/>
    </w:lvlOverride>
  </w:num>
  <w:num w:numId="26">
    <w:abstractNumId w:val="25"/>
    <w:lvlOverride w:ilvl="0">
      <w:startOverride w:val="1"/>
    </w:lvlOverride>
  </w:num>
  <w:num w:numId="27">
    <w:abstractNumId w:val="25"/>
  </w:num>
  <w:num w:numId="28">
    <w:abstractNumId w:val="25"/>
    <w:lvlOverride w:ilvl="0">
      <w:startOverride w:val="1"/>
    </w:lvlOverride>
  </w:num>
  <w:num w:numId="29">
    <w:abstractNumId w:val="25"/>
    <w:lvlOverride w:ilvl="0">
      <w:startOverride w:val="1"/>
    </w:lvlOverride>
  </w:num>
  <w:num w:numId="30">
    <w:abstractNumId w:val="25"/>
    <w:lvlOverride w:ilvl="0">
      <w:startOverride w:val="1"/>
    </w:lvlOverride>
  </w:num>
  <w:num w:numId="31">
    <w:abstractNumId w:val="25"/>
    <w:lvlOverride w:ilvl="0">
      <w:startOverride w:val="1"/>
    </w:lvlOverride>
  </w:num>
  <w:num w:numId="32">
    <w:abstractNumId w:val="25"/>
    <w:lvlOverride w:ilvl="0">
      <w:startOverride w:val="1"/>
    </w:lvlOverride>
  </w:num>
  <w:num w:numId="33">
    <w:abstractNumId w:val="25"/>
    <w:lvlOverride w:ilvl="0">
      <w:startOverride w:val="1"/>
    </w:lvlOverride>
  </w:num>
  <w:num w:numId="34">
    <w:abstractNumId w:val="25"/>
    <w:lvlOverride w:ilvl="0">
      <w:startOverride w:val="1"/>
    </w:lvlOverride>
  </w:num>
  <w:num w:numId="35">
    <w:abstractNumId w:val="25"/>
    <w:lvlOverride w:ilvl="0">
      <w:startOverride w:val="1"/>
    </w:lvlOverride>
  </w:num>
  <w:num w:numId="36">
    <w:abstractNumId w:val="22"/>
  </w:num>
  <w:num w:numId="37">
    <w:abstractNumId w:val="25"/>
  </w:num>
  <w:num w:numId="38">
    <w:abstractNumId w:val="8"/>
  </w:num>
  <w:num w:numId="39">
    <w:abstractNumId w:val="25"/>
    <w:lvlOverride w:ilvl="0">
      <w:startOverride w:val="1"/>
    </w:lvlOverride>
  </w:num>
  <w:num w:numId="40">
    <w:abstractNumId w:val="25"/>
    <w:lvlOverride w:ilvl="0">
      <w:startOverride w:val="1"/>
    </w:lvlOverride>
  </w:num>
  <w:num w:numId="41">
    <w:abstractNumId w:val="6"/>
  </w:num>
  <w:num w:numId="42">
    <w:abstractNumId w:val="25"/>
  </w:num>
  <w:num w:numId="43">
    <w:abstractNumId w:val="25"/>
    <w:lvlOverride w:ilvl="0">
      <w:startOverride w:val="1"/>
    </w:lvlOverride>
  </w:num>
  <w:num w:numId="44">
    <w:abstractNumId w:val="25"/>
  </w:num>
  <w:num w:numId="45">
    <w:abstractNumId w:val="25"/>
  </w:num>
  <w:num w:numId="46">
    <w:abstractNumId w:val="25"/>
  </w:num>
  <w:num w:numId="47">
    <w:abstractNumId w:val="25"/>
  </w:num>
  <w:num w:numId="48">
    <w:abstractNumId w:val="25"/>
  </w:num>
  <w:num w:numId="49">
    <w:abstractNumId w:val="25"/>
  </w:num>
  <w:num w:numId="50">
    <w:abstractNumId w:val="25"/>
  </w:num>
  <w:num w:numId="51">
    <w:abstractNumId w:val="25"/>
  </w:num>
  <w:num w:numId="52">
    <w:abstractNumId w:val="25"/>
  </w:num>
  <w:num w:numId="53">
    <w:abstractNumId w:val="25"/>
  </w:num>
  <w:num w:numId="54">
    <w:abstractNumId w:val="25"/>
  </w:num>
  <w:num w:numId="55">
    <w:abstractNumId w:val="22"/>
  </w:num>
  <w:num w:numId="56">
    <w:abstractNumId w:val="25"/>
  </w:num>
  <w:num w:numId="57">
    <w:abstractNumId w:val="6"/>
  </w:num>
  <w:num w:numId="58">
    <w:abstractNumId w:val="25"/>
    <w:lvlOverride w:ilvl="0">
      <w:startOverride w:val="1"/>
    </w:lvlOverride>
  </w:num>
  <w:num w:numId="59">
    <w:abstractNumId w:val="25"/>
    <w:lvlOverride w:ilvl="0">
      <w:startOverride w:val="1"/>
    </w:lvlOverride>
  </w:num>
  <w:num w:numId="60">
    <w:abstractNumId w:val="6"/>
  </w:num>
  <w:num w:numId="61">
    <w:abstractNumId w:val="25"/>
    <w:lvlOverride w:ilvl="0">
      <w:startOverride w:val="1"/>
    </w:lvlOverride>
  </w:num>
  <w:num w:numId="62">
    <w:abstractNumId w:val="25"/>
    <w:lvlOverride w:ilvl="0">
      <w:startOverride w:val="1"/>
    </w:lvlOverride>
  </w:num>
  <w:num w:numId="63">
    <w:abstractNumId w:val="6"/>
  </w:num>
  <w:num w:numId="64">
    <w:abstractNumId w:val="25"/>
  </w:num>
  <w:num w:numId="65">
    <w:abstractNumId w:val="25"/>
    <w:lvlOverride w:ilvl="0">
      <w:startOverride w:val="1"/>
    </w:lvlOverride>
  </w:num>
  <w:num w:numId="66">
    <w:abstractNumId w:val="25"/>
    <w:lvlOverride w:ilvl="0">
      <w:startOverride w:val="1"/>
    </w:lvlOverride>
  </w:num>
  <w:num w:numId="67">
    <w:abstractNumId w:val="4"/>
  </w:num>
  <w:num w:numId="68">
    <w:abstractNumId w:val="14"/>
  </w:num>
  <w:num w:numId="69">
    <w:abstractNumId w:val="21"/>
  </w:num>
  <w:num w:numId="70">
    <w:abstractNumId w:val="12"/>
  </w:num>
  <w:num w:numId="71">
    <w:abstractNumId w:val="24"/>
  </w:num>
  <w:num w:numId="72">
    <w:abstractNumId w:val="32"/>
  </w:num>
  <w:num w:numId="73">
    <w:abstractNumId w:val="11"/>
  </w:num>
  <w:num w:numId="74">
    <w:abstractNumId w:val="7"/>
  </w:num>
  <w:num w:numId="75">
    <w:abstractNumId w:val="32"/>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76">
    <w:abstractNumId w:val="17"/>
  </w:num>
  <w:num w:numId="77">
    <w:abstractNumId w:val="26"/>
  </w:num>
  <w:num w:numId="78">
    <w:abstractNumId w:val="15"/>
  </w:num>
  <w:num w:numId="79">
    <w:abstractNumId w:val="23"/>
  </w:num>
  <w:num w:numId="80">
    <w:abstractNumId w:val="13"/>
  </w:num>
  <w:num w:numId="81">
    <w:abstractNumId w:val="29"/>
  </w:num>
  <w:num w:numId="82">
    <w:abstractNumId w:val="33"/>
  </w:num>
  <w:num w:numId="83">
    <w:abstractNumId w:val="36"/>
  </w:num>
  <w:num w:numId="84">
    <w:abstractNumId w:val="9"/>
  </w:num>
  <w:num w:numId="85">
    <w:abstractNumId w:val="1"/>
  </w:num>
  <w:num w:numId="86">
    <w:abstractNumId w:val="3"/>
  </w:num>
  <w:num w:numId="87">
    <w:abstractNumId w:val="2"/>
  </w:num>
  <w:num w:numId="88">
    <w:abstractNumId w:val="5"/>
  </w:num>
  <w:num w:numId="89">
    <w:abstractNumId w:val="30"/>
  </w:num>
  <w:num w:numId="90">
    <w:abstractNumId w:val="10"/>
  </w:num>
  <w:num w:numId="91">
    <w:abstractNumId w:val="27"/>
  </w:num>
  <w:num w:numId="92">
    <w:abstractNumId w:val="35"/>
  </w:num>
  <w:num w:numId="93">
    <w:abstractNumId w:val="16"/>
  </w:num>
  <w:num w:numId="94">
    <w:abstractNumId w:val="18"/>
  </w:num>
  <w:num w:numId="95">
    <w:abstractNumId w:val="0"/>
  </w:num>
  <w:num w:numId="96">
    <w:abstractNumId w:val="6"/>
  </w:num>
  <w:num w:numId="97">
    <w:abstractNumId w:val="19"/>
  </w:num>
  <w:num w:numId="98">
    <w:abstractNumId w:val="25"/>
  </w:num>
  <w:num w:numId="99">
    <w:abstractNumId w:val="20"/>
  </w:num>
  <w:num w:numId="100">
    <w:abstractNumId w:val="31"/>
  </w:num>
  <w:num w:numId="101">
    <w:abstractNumId w:val="25"/>
  </w:num>
  <w:num w:numId="102">
    <w:abstractNumId w:val="25"/>
  </w:num>
  <w:num w:numId="103">
    <w:abstractNumId w:val="25"/>
  </w:num>
  <w:num w:numId="104">
    <w:abstractNumId w:val="25"/>
  </w:num>
  <w:num w:numId="105">
    <w:abstractNumId w:val="25"/>
  </w:num>
  <w:num w:numId="106">
    <w:abstractNumId w:val="25"/>
  </w:num>
  <w:num w:numId="107">
    <w:abstractNumId w:val="25"/>
  </w:num>
  <w:num w:numId="108">
    <w:abstractNumId w:val="25"/>
  </w:num>
  <w:num w:numId="109">
    <w:abstractNumId w:val="25"/>
  </w:num>
  <w:numIdMacAtCleanup w:val="10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urtis Krumel">
    <w15:presenceInfo w15:providerId="AD" w15:userId="S-1-5-21-124525095-708259637-1543119021-5087"/>
  </w15:person>
  <w15:person w15:author="Anne Labbe">
    <w15:presenceInfo w15:providerId="AD" w15:userId="S-1-5-21-124525095-708259637-1543119021-1331806"/>
  </w15:person>
  <w15:person w15:author="Kevin Wingfield">
    <w15:presenceInfo w15:providerId="AD" w15:userId="S-1-5-21-124525095-708259637-1543119021-7951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trackRevisions/>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9CA"/>
    <w:rsid w:val="00003AF1"/>
    <w:rsid w:val="000139E7"/>
    <w:rsid w:val="00013CE1"/>
    <w:rsid w:val="00025A02"/>
    <w:rsid w:val="00033DA4"/>
    <w:rsid w:val="000354AD"/>
    <w:rsid w:val="00040EAD"/>
    <w:rsid w:val="0005424E"/>
    <w:rsid w:val="00060CCE"/>
    <w:rsid w:val="000920D5"/>
    <w:rsid w:val="000949C3"/>
    <w:rsid w:val="00096DFE"/>
    <w:rsid w:val="000B3345"/>
    <w:rsid w:val="000C220A"/>
    <w:rsid w:val="000C4D41"/>
    <w:rsid w:val="000D5958"/>
    <w:rsid w:val="000E3164"/>
    <w:rsid w:val="000F02E2"/>
    <w:rsid w:val="000F5815"/>
    <w:rsid w:val="001039A9"/>
    <w:rsid w:val="00105C8B"/>
    <w:rsid w:val="00110769"/>
    <w:rsid w:val="00115C54"/>
    <w:rsid w:val="001417CA"/>
    <w:rsid w:val="0014228D"/>
    <w:rsid w:val="0014418B"/>
    <w:rsid w:val="00171FD5"/>
    <w:rsid w:val="0018340F"/>
    <w:rsid w:val="00184849"/>
    <w:rsid w:val="0018537A"/>
    <w:rsid w:val="00187F9A"/>
    <w:rsid w:val="001C1DE9"/>
    <w:rsid w:val="001D1D53"/>
    <w:rsid w:val="001D51B4"/>
    <w:rsid w:val="001D7828"/>
    <w:rsid w:val="001D7A29"/>
    <w:rsid w:val="00217E44"/>
    <w:rsid w:val="002213BC"/>
    <w:rsid w:val="00226B51"/>
    <w:rsid w:val="0024663F"/>
    <w:rsid w:val="00247C2B"/>
    <w:rsid w:val="00250291"/>
    <w:rsid w:val="00262BD2"/>
    <w:rsid w:val="00273ED3"/>
    <w:rsid w:val="002868EB"/>
    <w:rsid w:val="00292AA3"/>
    <w:rsid w:val="002A6101"/>
    <w:rsid w:val="002B6102"/>
    <w:rsid w:val="002D6E9C"/>
    <w:rsid w:val="002D7760"/>
    <w:rsid w:val="002E12EB"/>
    <w:rsid w:val="002F424A"/>
    <w:rsid w:val="003014A0"/>
    <w:rsid w:val="003050AE"/>
    <w:rsid w:val="003200E7"/>
    <w:rsid w:val="00323E91"/>
    <w:rsid w:val="00324997"/>
    <w:rsid w:val="003321E1"/>
    <w:rsid w:val="003332DA"/>
    <w:rsid w:val="00335187"/>
    <w:rsid w:val="00335B40"/>
    <w:rsid w:val="003420E9"/>
    <w:rsid w:val="00342891"/>
    <w:rsid w:val="0035464B"/>
    <w:rsid w:val="0036616C"/>
    <w:rsid w:val="00377C9B"/>
    <w:rsid w:val="00380D6D"/>
    <w:rsid w:val="00387214"/>
    <w:rsid w:val="003B113F"/>
    <w:rsid w:val="003B1646"/>
    <w:rsid w:val="003D1EB6"/>
    <w:rsid w:val="003E197C"/>
    <w:rsid w:val="003E547D"/>
    <w:rsid w:val="0043378F"/>
    <w:rsid w:val="00433FA2"/>
    <w:rsid w:val="004377A9"/>
    <w:rsid w:val="00443422"/>
    <w:rsid w:val="00447F8B"/>
    <w:rsid w:val="00457288"/>
    <w:rsid w:val="00463103"/>
    <w:rsid w:val="0046778F"/>
    <w:rsid w:val="00475284"/>
    <w:rsid w:val="00475AA3"/>
    <w:rsid w:val="00477F10"/>
    <w:rsid w:val="004821D8"/>
    <w:rsid w:val="004A2446"/>
    <w:rsid w:val="004B5B7F"/>
    <w:rsid w:val="004C1E77"/>
    <w:rsid w:val="004C2202"/>
    <w:rsid w:val="004D3BBD"/>
    <w:rsid w:val="00503016"/>
    <w:rsid w:val="00513A77"/>
    <w:rsid w:val="0052606B"/>
    <w:rsid w:val="005270AB"/>
    <w:rsid w:val="00532B2D"/>
    <w:rsid w:val="00547A82"/>
    <w:rsid w:val="00552B39"/>
    <w:rsid w:val="005603E9"/>
    <w:rsid w:val="00560944"/>
    <w:rsid w:val="00561C27"/>
    <w:rsid w:val="00570E8C"/>
    <w:rsid w:val="005737C5"/>
    <w:rsid w:val="00590A90"/>
    <w:rsid w:val="005916B2"/>
    <w:rsid w:val="0059507C"/>
    <w:rsid w:val="00596398"/>
    <w:rsid w:val="005C4B12"/>
    <w:rsid w:val="005C61EC"/>
    <w:rsid w:val="005D02D2"/>
    <w:rsid w:val="005E4DD5"/>
    <w:rsid w:val="005F10EF"/>
    <w:rsid w:val="005F232D"/>
    <w:rsid w:val="005F47FE"/>
    <w:rsid w:val="006023C9"/>
    <w:rsid w:val="00617A31"/>
    <w:rsid w:val="00617AFC"/>
    <w:rsid w:val="0062163E"/>
    <w:rsid w:val="00622147"/>
    <w:rsid w:val="006239CA"/>
    <w:rsid w:val="00625899"/>
    <w:rsid w:val="006263FF"/>
    <w:rsid w:val="00626B2B"/>
    <w:rsid w:val="00631873"/>
    <w:rsid w:val="00644BE6"/>
    <w:rsid w:val="00650A20"/>
    <w:rsid w:val="0065711B"/>
    <w:rsid w:val="00657DBA"/>
    <w:rsid w:val="00665385"/>
    <w:rsid w:val="00675F17"/>
    <w:rsid w:val="00676BD1"/>
    <w:rsid w:val="0069186D"/>
    <w:rsid w:val="006935B2"/>
    <w:rsid w:val="006D11DD"/>
    <w:rsid w:val="006D58F0"/>
    <w:rsid w:val="006D783B"/>
    <w:rsid w:val="006F788D"/>
    <w:rsid w:val="00713F83"/>
    <w:rsid w:val="00724856"/>
    <w:rsid w:val="00724CB7"/>
    <w:rsid w:val="00743C7E"/>
    <w:rsid w:val="00751C6E"/>
    <w:rsid w:val="00754350"/>
    <w:rsid w:val="00760CE6"/>
    <w:rsid w:val="0076260C"/>
    <w:rsid w:val="00764503"/>
    <w:rsid w:val="00765E83"/>
    <w:rsid w:val="00771FAC"/>
    <w:rsid w:val="00786504"/>
    <w:rsid w:val="00790AFB"/>
    <w:rsid w:val="007B0FCA"/>
    <w:rsid w:val="007B691C"/>
    <w:rsid w:val="007E7ACB"/>
    <w:rsid w:val="00806862"/>
    <w:rsid w:val="00807A2D"/>
    <w:rsid w:val="00814440"/>
    <w:rsid w:val="008229B6"/>
    <w:rsid w:val="00822DD6"/>
    <w:rsid w:val="00823731"/>
    <w:rsid w:val="0084259E"/>
    <w:rsid w:val="00842D98"/>
    <w:rsid w:val="0085131A"/>
    <w:rsid w:val="00855B53"/>
    <w:rsid w:val="00871B9A"/>
    <w:rsid w:val="00873C21"/>
    <w:rsid w:val="008764CE"/>
    <w:rsid w:val="00883455"/>
    <w:rsid w:val="008A163E"/>
    <w:rsid w:val="008B2611"/>
    <w:rsid w:val="008B36D7"/>
    <w:rsid w:val="008B5886"/>
    <w:rsid w:val="008C7A15"/>
    <w:rsid w:val="00900EF2"/>
    <w:rsid w:val="009036C4"/>
    <w:rsid w:val="00922D5A"/>
    <w:rsid w:val="0092695B"/>
    <w:rsid w:val="00953268"/>
    <w:rsid w:val="00957591"/>
    <w:rsid w:val="0096779E"/>
    <w:rsid w:val="00973678"/>
    <w:rsid w:val="009756C2"/>
    <w:rsid w:val="00987247"/>
    <w:rsid w:val="0099293A"/>
    <w:rsid w:val="009A255F"/>
    <w:rsid w:val="009A5727"/>
    <w:rsid w:val="009A57A4"/>
    <w:rsid w:val="009A582E"/>
    <w:rsid w:val="009B189A"/>
    <w:rsid w:val="009C6521"/>
    <w:rsid w:val="009D020D"/>
    <w:rsid w:val="009D0DDB"/>
    <w:rsid w:val="009E356F"/>
    <w:rsid w:val="009E4DD0"/>
    <w:rsid w:val="00A02A62"/>
    <w:rsid w:val="00A06574"/>
    <w:rsid w:val="00A22A84"/>
    <w:rsid w:val="00A35483"/>
    <w:rsid w:val="00A45CE7"/>
    <w:rsid w:val="00A60A51"/>
    <w:rsid w:val="00A63971"/>
    <w:rsid w:val="00A84773"/>
    <w:rsid w:val="00A84E99"/>
    <w:rsid w:val="00AA5C11"/>
    <w:rsid w:val="00AB0B0F"/>
    <w:rsid w:val="00AB60FF"/>
    <w:rsid w:val="00AC0235"/>
    <w:rsid w:val="00AC60C6"/>
    <w:rsid w:val="00AC749C"/>
    <w:rsid w:val="00B14C18"/>
    <w:rsid w:val="00B2745E"/>
    <w:rsid w:val="00B3225D"/>
    <w:rsid w:val="00B44958"/>
    <w:rsid w:val="00B45BC7"/>
    <w:rsid w:val="00B5048D"/>
    <w:rsid w:val="00B54D0B"/>
    <w:rsid w:val="00B661ED"/>
    <w:rsid w:val="00B67CD3"/>
    <w:rsid w:val="00B70034"/>
    <w:rsid w:val="00B845FB"/>
    <w:rsid w:val="00B87356"/>
    <w:rsid w:val="00B92D0C"/>
    <w:rsid w:val="00BA4289"/>
    <w:rsid w:val="00BB3B6E"/>
    <w:rsid w:val="00BC2EE1"/>
    <w:rsid w:val="00BD267F"/>
    <w:rsid w:val="00BD5E29"/>
    <w:rsid w:val="00BE0515"/>
    <w:rsid w:val="00BE3FDD"/>
    <w:rsid w:val="00BF2C76"/>
    <w:rsid w:val="00C04D63"/>
    <w:rsid w:val="00C05986"/>
    <w:rsid w:val="00C140AD"/>
    <w:rsid w:val="00C230E6"/>
    <w:rsid w:val="00C27663"/>
    <w:rsid w:val="00C33C8A"/>
    <w:rsid w:val="00C358BB"/>
    <w:rsid w:val="00C47AC7"/>
    <w:rsid w:val="00C63591"/>
    <w:rsid w:val="00C676DF"/>
    <w:rsid w:val="00C86BA0"/>
    <w:rsid w:val="00C902B3"/>
    <w:rsid w:val="00C93316"/>
    <w:rsid w:val="00CB23AE"/>
    <w:rsid w:val="00CD4229"/>
    <w:rsid w:val="00CD50BF"/>
    <w:rsid w:val="00CD582E"/>
    <w:rsid w:val="00CE3677"/>
    <w:rsid w:val="00CF3301"/>
    <w:rsid w:val="00CF3E8E"/>
    <w:rsid w:val="00D037B7"/>
    <w:rsid w:val="00D12D81"/>
    <w:rsid w:val="00D14CFD"/>
    <w:rsid w:val="00D47484"/>
    <w:rsid w:val="00D52FAD"/>
    <w:rsid w:val="00D93597"/>
    <w:rsid w:val="00DB0269"/>
    <w:rsid w:val="00DC6AC1"/>
    <w:rsid w:val="00DD5E06"/>
    <w:rsid w:val="00DE099A"/>
    <w:rsid w:val="00DE5EE4"/>
    <w:rsid w:val="00DE66D6"/>
    <w:rsid w:val="00E02392"/>
    <w:rsid w:val="00E172BC"/>
    <w:rsid w:val="00E213CA"/>
    <w:rsid w:val="00E21D83"/>
    <w:rsid w:val="00E25CB3"/>
    <w:rsid w:val="00E34A67"/>
    <w:rsid w:val="00E40100"/>
    <w:rsid w:val="00E415C3"/>
    <w:rsid w:val="00E438DD"/>
    <w:rsid w:val="00E55E40"/>
    <w:rsid w:val="00E73DE4"/>
    <w:rsid w:val="00E76E11"/>
    <w:rsid w:val="00E94D03"/>
    <w:rsid w:val="00EA5B03"/>
    <w:rsid w:val="00EC7649"/>
    <w:rsid w:val="00ED1102"/>
    <w:rsid w:val="00ED26B4"/>
    <w:rsid w:val="00EE53D4"/>
    <w:rsid w:val="00F03868"/>
    <w:rsid w:val="00F2171C"/>
    <w:rsid w:val="00F267D8"/>
    <w:rsid w:val="00F30B57"/>
    <w:rsid w:val="00F60A57"/>
    <w:rsid w:val="00F70BDD"/>
    <w:rsid w:val="00F72593"/>
    <w:rsid w:val="00F733D0"/>
    <w:rsid w:val="00F776FD"/>
    <w:rsid w:val="00F94E38"/>
    <w:rsid w:val="00F96ACA"/>
    <w:rsid w:val="00FA05F6"/>
    <w:rsid w:val="00FB28E7"/>
    <w:rsid w:val="00FC1422"/>
    <w:rsid w:val="00FC2560"/>
    <w:rsid w:val="00FC3B6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8EB9F4E"/>
  <w15:chartTrackingRefBased/>
  <w15:docId w15:val="{62731C74-E70B-4C70-86EE-6F21C33A4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7B691C"/>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rsid w:val="007B691C"/>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aliases w:val="Bullet Number"/>
    <w:basedOn w:val="Normal"/>
    <w:link w:val="ListParagraphChar"/>
    <w:uiPriority w:val="99"/>
    <w:qFormat/>
    <w:pPr>
      <w:ind w:left="720"/>
      <w:contextualSpacing/>
    </w:pPr>
  </w:style>
  <w:style w:type="table" w:styleId="TableGrid">
    <w:name w:val="Table Grid"/>
    <w:basedOn w:val="TableNormal"/>
    <w:uiPriority w:val="59"/>
    <w:rsid w:val="00C04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760CE6"/>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yperlink">
    <w:name w:val="Hyperlink"/>
    <w:basedOn w:val="DefaultParagraphFont"/>
    <w:uiPriority w:val="99"/>
    <w:unhideWhenUsed/>
    <w:rsid w:val="00760CE6"/>
    <w:rPr>
      <w:color w:val="6B9F25" w:themeColor="hyperlink"/>
      <w:u w:val="single"/>
    </w:rPr>
  </w:style>
  <w:style w:type="paragraph" w:styleId="BalloonText">
    <w:name w:val="Balloon Text"/>
    <w:basedOn w:val="Normal"/>
    <w:link w:val="BalloonTextChar"/>
    <w:uiPriority w:val="99"/>
    <w:semiHidden/>
    <w:unhideWhenUsed/>
    <w:rsid w:val="00D935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597"/>
    <w:rPr>
      <w:rFonts w:ascii="Segoe UI" w:hAnsi="Segoe UI" w:cs="Segoe UI"/>
      <w:sz w:val="18"/>
      <w:szCs w:val="18"/>
    </w:rPr>
  </w:style>
  <w:style w:type="character" w:styleId="FollowedHyperlink">
    <w:name w:val="FollowedHyperlink"/>
    <w:basedOn w:val="DefaultParagraphFont"/>
    <w:uiPriority w:val="99"/>
    <w:semiHidden/>
    <w:unhideWhenUsed/>
    <w:rsid w:val="00676BD1"/>
    <w:rPr>
      <w:color w:val="B26B02" w:themeColor="followedHyperlink"/>
      <w:u w:val="single"/>
    </w:rPr>
  </w:style>
  <w:style w:type="character" w:styleId="CommentReference">
    <w:name w:val="annotation reference"/>
    <w:basedOn w:val="DefaultParagraphFont"/>
    <w:rsid w:val="00EA5B03"/>
    <w:rPr>
      <w:sz w:val="16"/>
      <w:szCs w:val="16"/>
    </w:rPr>
  </w:style>
  <w:style w:type="paragraph" w:styleId="CommentText">
    <w:name w:val="annotation text"/>
    <w:basedOn w:val="Normal"/>
    <w:link w:val="CommentTextChar"/>
    <w:rsid w:val="00EA5B03"/>
    <w:pPr>
      <w:spacing w:after="0" w:line="240" w:lineRule="auto"/>
    </w:pPr>
    <w:rPr>
      <w:rFonts w:ascii="Times New Roman" w:eastAsia="Times New Roman" w:hAnsi="Times New Roman" w:cs="Times New Roman"/>
      <w:sz w:val="20"/>
      <w:szCs w:val="20"/>
      <w:lang w:eastAsia="en-US"/>
    </w:rPr>
  </w:style>
  <w:style w:type="character" w:customStyle="1" w:styleId="CommentTextChar">
    <w:name w:val="Comment Text Char"/>
    <w:basedOn w:val="DefaultParagraphFont"/>
    <w:link w:val="CommentText"/>
    <w:rsid w:val="00EA5B03"/>
    <w:rPr>
      <w:rFonts w:ascii="Times New Roman" w:eastAsia="Times New Roman" w:hAnsi="Times New Roman" w:cs="Times New Roman"/>
      <w:sz w:val="20"/>
      <w:szCs w:val="20"/>
      <w:lang w:eastAsia="en-US"/>
    </w:rPr>
  </w:style>
  <w:style w:type="paragraph" w:customStyle="1" w:styleId="Substep">
    <w:name w:val="Substep"/>
    <w:link w:val="SubstepChar"/>
    <w:qFormat/>
    <w:rsid w:val="00EA5B03"/>
    <w:pPr>
      <w:numPr>
        <w:numId w:val="5"/>
      </w:numPr>
      <w:spacing w:after="240" w:line="240" w:lineRule="auto"/>
    </w:pPr>
    <w:rPr>
      <w:rFonts w:ascii="Times New Roman" w:eastAsia="Times New Roman" w:hAnsi="Times New Roman" w:cs="Times New Roman"/>
      <w:sz w:val="24"/>
      <w:szCs w:val="24"/>
      <w:lang w:eastAsia="en-US" w:bidi="he-IL"/>
    </w:rPr>
  </w:style>
  <w:style w:type="character" w:customStyle="1" w:styleId="SubstepChar">
    <w:name w:val="Substep Char"/>
    <w:link w:val="Substep"/>
    <w:rsid w:val="00EA5B03"/>
    <w:rPr>
      <w:rFonts w:ascii="Times New Roman" w:eastAsia="Times New Roman" w:hAnsi="Times New Roman" w:cs="Times New Roman"/>
      <w:sz w:val="24"/>
      <w:szCs w:val="24"/>
      <w:lang w:eastAsia="en-US" w:bidi="he-IL"/>
    </w:rPr>
  </w:style>
  <w:style w:type="paragraph" w:customStyle="1" w:styleId="step">
    <w:name w:val="step"/>
    <w:aliases w:val="st"/>
    <w:link w:val="stepChar"/>
    <w:qFormat/>
    <w:rsid w:val="00EA5B03"/>
    <w:pPr>
      <w:numPr>
        <w:numId w:val="13"/>
      </w:numPr>
      <w:spacing w:before="120" w:after="120" w:line="240" w:lineRule="auto"/>
    </w:pPr>
    <w:rPr>
      <w:rFonts w:ascii="Times New Roman" w:eastAsia="Times New Roman" w:hAnsi="Times New Roman" w:cs="Times New Roman"/>
      <w:sz w:val="24"/>
      <w:szCs w:val="24"/>
      <w:lang w:eastAsia="en-US" w:bidi="he-IL"/>
    </w:rPr>
  </w:style>
  <w:style w:type="character" w:customStyle="1" w:styleId="stepChar">
    <w:name w:val="step Char"/>
    <w:aliases w:val="st Char Char"/>
    <w:link w:val="step"/>
    <w:rsid w:val="00EA5B03"/>
    <w:rPr>
      <w:rFonts w:ascii="Times New Roman" w:eastAsia="Times New Roman" w:hAnsi="Times New Roman" w:cs="Times New Roman"/>
      <w:sz w:val="24"/>
      <w:szCs w:val="24"/>
      <w:lang w:eastAsia="en-US" w:bidi="he-IL"/>
    </w:rPr>
  </w:style>
  <w:style w:type="table" w:styleId="GridTable1Light">
    <w:name w:val="Grid Table 1 Light"/>
    <w:basedOn w:val="TableNormal"/>
    <w:uiPriority w:val="46"/>
    <w:rsid w:val="00B14C1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6935B2"/>
    <w:pPr>
      <w:spacing w:after="160"/>
    </w:pPr>
    <w:rPr>
      <w:rFonts w:asciiTheme="minorHAnsi" w:eastAsiaTheme="minorEastAsia" w:hAnsiTheme="minorHAnsi" w:cstheme="minorBidi"/>
      <w:b/>
      <w:bCs/>
      <w:lang w:eastAsia="ja-JP"/>
    </w:rPr>
  </w:style>
  <w:style w:type="character" w:customStyle="1" w:styleId="CommentSubjectChar">
    <w:name w:val="Comment Subject Char"/>
    <w:basedOn w:val="CommentTextChar"/>
    <w:link w:val="CommentSubject"/>
    <w:uiPriority w:val="99"/>
    <w:semiHidden/>
    <w:rsid w:val="006935B2"/>
    <w:rPr>
      <w:rFonts w:ascii="Times New Roman" w:eastAsia="Times New Roman" w:hAnsi="Times New Roman" w:cs="Times New Roman"/>
      <w:b/>
      <w:bCs/>
      <w:sz w:val="20"/>
      <w:szCs w:val="20"/>
      <w:lang w:eastAsia="en-US"/>
    </w:rPr>
  </w:style>
  <w:style w:type="paragraph" w:styleId="PlainText">
    <w:name w:val="Plain Text"/>
    <w:basedOn w:val="Normal"/>
    <w:link w:val="PlainTextChar"/>
    <w:uiPriority w:val="99"/>
    <w:unhideWhenUsed/>
    <w:rsid w:val="007B691C"/>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uiPriority w:val="99"/>
    <w:rsid w:val="00262BD2"/>
    <w:rPr>
      <w:rFonts w:ascii="Calibri" w:eastAsiaTheme="minorHAnsi" w:hAnsi="Calibri"/>
      <w:szCs w:val="21"/>
      <w:lang w:eastAsia="en-US"/>
    </w:rPr>
  </w:style>
  <w:style w:type="paragraph" w:styleId="TOC1">
    <w:name w:val="toc 1"/>
    <w:basedOn w:val="Normal"/>
    <w:next w:val="Normal"/>
    <w:autoRedefine/>
    <w:uiPriority w:val="39"/>
    <w:unhideWhenUsed/>
    <w:rsid w:val="007B691C"/>
    <w:pPr>
      <w:tabs>
        <w:tab w:val="left" w:pos="440"/>
        <w:tab w:val="right" w:leader="dot" w:pos="9350"/>
      </w:tabs>
      <w:spacing w:after="100"/>
    </w:pPr>
  </w:style>
  <w:style w:type="paragraph" w:styleId="TOC2">
    <w:name w:val="toc 2"/>
    <w:basedOn w:val="Normal"/>
    <w:next w:val="Normal"/>
    <w:autoRedefine/>
    <w:uiPriority w:val="39"/>
    <w:unhideWhenUsed/>
    <w:rsid w:val="00E02392"/>
    <w:pPr>
      <w:spacing w:after="100"/>
      <w:ind w:left="220"/>
    </w:pPr>
  </w:style>
  <w:style w:type="paragraph" w:styleId="TOC3">
    <w:name w:val="toc 3"/>
    <w:basedOn w:val="Normal"/>
    <w:next w:val="Normal"/>
    <w:autoRedefine/>
    <w:uiPriority w:val="39"/>
    <w:unhideWhenUsed/>
    <w:rsid w:val="00E02392"/>
    <w:pPr>
      <w:spacing w:after="100"/>
      <w:ind w:left="440"/>
    </w:pPr>
  </w:style>
  <w:style w:type="paragraph" w:styleId="Revision">
    <w:name w:val="Revision"/>
    <w:hidden/>
    <w:uiPriority w:val="99"/>
    <w:semiHidden/>
    <w:rsid w:val="00E02392"/>
    <w:pPr>
      <w:spacing w:after="0" w:line="240" w:lineRule="auto"/>
    </w:pPr>
  </w:style>
  <w:style w:type="paragraph" w:styleId="NormalWeb">
    <w:name w:val="Normal (Web)"/>
    <w:basedOn w:val="Normal"/>
    <w:link w:val="NormalWebChar"/>
    <w:uiPriority w:val="99"/>
    <w:rsid w:val="00B5048D"/>
    <w:pPr>
      <w:spacing w:before="120" w:after="0" w:line="240" w:lineRule="auto"/>
    </w:pPr>
    <w:rPr>
      <w:rFonts w:ascii="Times New Roman" w:eastAsiaTheme="minorHAnsi" w:hAnsi="Times New Roman" w:cs="Times New Roman"/>
      <w:sz w:val="24"/>
      <w:szCs w:val="24"/>
      <w:lang w:eastAsia="en-US"/>
    </w:rPr>
  </w:style>
  <w:style w:type="paragraph" w:customStyle="1" w:styleId="Bullet1">
    <w:name w:val="Bullet1"/>
    <w:basedOn w:val="ListParagraph"/>
    <w:rsid w:val="00B5048D"/>
    <w:pPr>
      <w:numPr>
        <w:numId w:val="67"/>
      </w:numPr>
      <w:spacing w:before="240" w:after="240" w:line="240" w:lineRule="auto"/>
    </w:pPr>
    <w:rPr>
      <w:rFonts w:ascii="Segoe UI" w:hAnsi="Segoe UI" w:cs="Segoe UI"/>
      <w:szCs w:val="20"/>
      <w:lang w:eastAsia="en-US"/>
    </w:rPr>
  </w:style>
  <w:style w:type="paragraph" w:styleId="BodyText">
    <w:name w:val="Body Text"/>
    <w:basedOn w:val="Normal"/>
    <w:link w:val="BodyTextChar"/>
    <w:uiPriority w:val="99"/>
    <w:unhideWhenUsed/>
    <w:rsid w:val="00B5048D"/>
    <w:pPr>
      <w:tabs>
        <w:tab w:val="left" w:pos="360"/>
      </w:tabs>
      <w:spacing w:before="120" w:after="0" w:line="240" w:lineRule="auto"/>
      <w:ind w:left="360" w:hanging="360"/>
    </w:pPr>
    <w:rPr>
      <w:rFonts w:ascii="Segoe UI" w:hAnsi="Segoe UI" w:cs="Segoe UI"/>
      <w:szCs w:val="18"/>
      <w:lang w:eastAsia="en-US"/>
    </w:rPr>
  </w:style>
  <w:style w:type="character" w:customStyle="1" w:styleId="BodyTextChar">
    <w:name w:val="Body Text Char"/>
    <w:basedOn w:val="DefaultParagraphFont"/>
    <w:link w:val="BodyText"/>
    <w:uiPriority w:val="99"/>
    <w:rsid w:val="00B5048D"/>
    <w:rPr>
      <w:rFonts w:ascii="Segoe UI" w:hAnsi="Segoe UI" w:cs="Segoe UI"/>
      <w:szCs w:val="18"/>
      <w:lang w:eastAsia="en-US"/>
    </w:rPr>
  </w:style>
  <w:style w:type="paragraph" w:customStyle="1" w:styleId="Heading1Numbered">
    <w:name w:val="Heading 1 (Numbered)"/>
    <w:basedOn w:val="Normal"/>
    <w:next w:val="Normal"/>
    <w:uiPriority w:val="14"/>
    <w:qFormat/>
    <w:rsid w:val="00B5048D"/>
    <w:pPr>
      <w:keepNext/>
      <w:keepLines/>
      <w:numPr>
        <w:numId w:val="74"/>
      </w:numPr>
      <w:spacing w:before="360" w:after="360" w:line="600" w:lineRule="exact"/>
      <w:ind w:left="0" w:firstLine="0"/>
      <w:outlineLvl w:val="0"/>
    </w:pPr>
    <w:rPr>
      <w:rFonts w:ascii="Segoe UI" w:eastAsiaTheme="minorHAnsi" w:hAnsi="Segoe UI"/>
      <w:color w:val="008AC8"/>
      <w:spacing w:val="10"/>
      <w:sz w:val="36"/>
      <w:szCs w:val="48"/>
      <w:lang w:eastAsia="en-US"/>
    </w:rPr>
  </w:style>
  <w:style w:type="paragraph" w:styleId="BodyText2">
    <w:name w:val="Body Text 2"/>
    <w:basedOn w:val="Normal"/>
    <w:link w:val="BodyText2Char"/>
    <w:uiPriority w:val="99"/>
    <w:semiHidden/>
    <w:rsid w:val="00B5048D"/>
    <w:pPr>
      <w:spacing w:before="120" w:after="0" w:line="240" w:lineRule="auto"/>
      <w:ind w:left="720"/>
    </w:pPr>
    <w:rPr>
      <w:rFonts w:ascii="Segoe UI" w:hAnsi="Segoe UI" w:cs="Segoe UI"/>
      <w:szCs w:val="20"/>
      <w:lang w:eastAsia="en-US"/>
    </w:rPr>
  </w:style>
  <w:style w:type="character" w:customStyle="1" w:styleId="BodyText2Char">
    <w:name w:val="Body Text 2 Char"/>
    <w:basedOn w:val="DefaultParagraphFont"/>
    <w:link w:val="BodyText2"/>
    <w:uiPriority w:val="99"/>
    <w:semiHidden/>
    <w:rsid w:val="00B5048D"/>
    <w:rPr>
      <w:rFonts w:ascii="Segoe UI" w:hAnsi="Segoe UI" w:cs="Segoe UI"/>
      <w:szCs w:val="20"/>
      <w:lang w:eastAsia="en-US"/>
    </w:rPr>
  </w:style>
  <w:style w:type="paragraph" w:styleId="Header">
    <w:name w:val="header"/>
    <w:basedOn w:val="Normal"/>
    <w:link w:val="HeaderChar"/>
    <w:uiPriority w:val="99"/>
    <w:unhideWhenUsed/>
    <w:rsid w:val="00B5048D"/>
    <w:pPr>
      <w:tabs>
        <w:tab w:val="center" w:pos="4680"/>
        <w:tab w:val="right" w:pos="9360"/>
      </w:tabs>
      <w:spacing w:after="0" w:line="240" w:lineRule="auto"/>
    </w:pPr>
    <w:rPr>
      <w:rFonts w:ascii="Segoe UI" w:hAnsi="Segoe UI"/>
      <w:sz w:val="16"/>
      <w:lang w:eastAsia="en-US"/>
    </w:rPr>
  </w:style>
  <w:style w:type="character" w:customStyle="1" w:styleId="HeaderChar">
    <w:name w:val="Header Char"/>
    <w:basedOn w:val="DefaultParagraphFont"/>
    <w:link w:val="Header"/>
    <w:uiPriority w:val="99"/>
    <w:rsid w:val="00B5048D"/>
    <w:rPr>
      <w:rFonts w:ascii="Segoe UI" w:hAnsi="Segoe UI"/>
      <w:sz w:val="16"/>
      <w:lang w:eastAsia="en-US"/>
    </w:rPr>
  </w:style>
  <w:style w:type="paragraph" w:styleId="Footer">
    <w:name w:val="footer"/>
    <w:basedOn w:val="Normal"/>
    <w:link w:val="FooterChar"/>
    <w:uiPriority w:val="99"/>
    <w:unhideWhenUsed/>
    <w:rsid w:val="00B5048D"/>
    <w:pPr>
      <w:tabs>
        <w:tab w:val="center" w:pos="4680"/>
        <w:tab w:val="right" w:pos="9360"/>
      </w:tabs>
      <w:spacing w:after="0" w:line="240" w:lineRule="auto"/>
    </w:pPr>
    <w:rPr>
      <w:rFonts w:ascii="Segoe UI" w:hAnsi="Segoe UI"/>
      <w:color w:val="808080" w:themeColor="background1" w:themeShade="80"/>
      <w:sz w:val="16"/>
      <w:lang w:eastAsia="en-US"/>
    </w:rPr>
  </w:style>
  <w:style w:type="character" w:customStyle="1" w:styleId="FooterChar">
    <w:name w:val="Footer Char"/>
    <w:basedOn w:val="DefaultParagraphFont"/>
    <w:link w:val="Footer"/>
    <w:uiPriority w:val="99"/>
    <w:rsid w:val="00B5048D"/>
    <w:rPr>
      <w:rFonts w:ascii="Segoe UI" w:hAnsi="Segoe UI"/>
      <w:color w:val="808080" w:themeColor="background1" w:themeShade="80"/>
      <w:sz w:val="16"/>
      <w:lang w:eastAsia="en-US"/>
    </w:rPr>
  </w:style>
  <w:style w:type="paragraph" w:customStyle="1" w:styleId="Bullets">
    <w:name w:val="Bullets"/>
    <w:basedOn w:val="Normal"/>
    <w:link w:val="BulletsChar"/>
    <w:rsid w:val="00B5048D"/>
    <w:pPr>
      <w:numPr>
        <w:numId w:val="68"/>
      </w:numPr>
      <w:spacing w:before="120" w:after="60" w:line="264" w:lineRule="auto"/>
    </w:pPr>
    <w:rPr>
      <w:rFonts w:ascii="Segoe UI" w:hAnsi="Segoe UI"/>
      <w:lang w:eastAsia="en-US"/>
    </w:rPr>
  </w:style>
  <w:style w:type="paragraph" w:customStyle="1" w:styleId="Question">
    <w:name w:val="Question"/>
    <w:basedOn w:val="Normal"/>
    <w:link w:val="QuestionChar"/>
    <w:semiHidden/>
    <w:rsid w:val="00B5048D"/>
    <w:pPr>
      <w:spacing w:before="120" w:after="60" w:line="240" w:lineRule="auto"/>
    </w:pPr>
    <w:rPr>
      <w:rFonts w:ascii="Segoe UI" w:hAnsi="Segoe UI"/>
      <w:lang w:eastAsia="en-US"/>
    </w:rPr>
  </w:style>
  <w:style w:type="character" w:customStyle="1" w:styleId="NormalWebChar">
    <w:name w:val="Normal (Web) Char"/>
    <w:basedOn w:val="DefaultParagraphFont"/>
    <w:link w:val="NormalWeb"/>
    <w:uiPriority w:val="99"/>
    <w:rsid w:val="00B5048D"/>
    <w:rPr>
      <w:rFonts w:ascii="Times New Roman" w:eastAsiaTheme="minorHAnsi" w:hAnsi="Times New Roman" w:cs="Times New Roman"/>
      <w:sz w:val="24"/>
      <w:szCs w:val="24"/>
      <w:lang w:eastAsia="en-US"/>
    </w:rPr>
  </w:style>
  <w:style w:type="character" w:customStyle="1" w:styleId="BulletsChar">
    <w:name w:val="Bullets Char"/>
    <w:basedOn w:val="DefaultParagraphFont"/>
    <w:link w:val="Bullets"/>
    <w:rsid w:val="00B5048D"/>
    <w:rPr>
      <w:rFonts w:ascii="Segoe UI" w:hAnsi="Segoe UI"/>
      <w:lang w:eastAsia="en-US"/>
    </w:rPr>
  </w:style>
  <w:style w:type="character" w:styleId="PlaceholderText">
    <w:name w:val="Placeholder Text"/>
    <w:basedOn w:val="DefaultParagraphFont"/>
    <w:uiPriority w:val="99"/>
    <w:semiHidden/>
    <w:rsid w:val="00B5048D"/>
    <w:rPr>
      <w:color w:val="808080"/>
    </w:rPr>
  </w:style>
  <w:style w:type="character" w:customStyle="1" w:styleId="QuestionChar">
    <w:name w:val="Question Char"/>
    <w:basedOn w:val="DefaultParagraphFont"/>
    <w:link w:val="Question"/>
    <w:semiHidden/>
    <w:rsid w:val="00B5048D"/>
    <w:rPr>
      <w:rFonts w:ascii="Segoe UI" w:hAnsi="Segoe UI"/>
      <w:lang w:eastAsia="en-US"/>
    </w:rPr>
  </w:style>
  <w:style w:type="paragraph" w:customStyle="1" w:styleId="menu">
    <w:name w:val="menu"/>
    <w:basedOn w:val="Normal"/>
    <w:uiPriority w:val="99"/>
    <w:semiHidden/>
    <w:rsid w:val="00B5048D"/>
    <w:pPr>
      <w:spacing w:before="100" w:beforeAutospacing="1" w:after="100" w:afterAutospacing="1" w:line="240" w:lineRule="auto"/>
      <w:ind w:left="300"/>
    </w:pPr>
    <w:rPr>
      <w:rFonts w:ascii="Times New Roman" w:eastAsia="Times New Roman" w:hAnsi="Times New Roman" w:cs="Times New Roman"/>
      <w:sz w:val="24"/>
      <w:szCs w:val="24"/>
      <w:lang w:eastAsia="en-US"/>
    </w:rPr>
  </w:style>
  <w:style w:type="character" w:customStyle="1" w:styleId="StyleLatinSegoeUI10pt">
    <w:name w:val="Style (Latin) Segoe UI 10 pt"/>
    <w:basedOn w:val="DefaultParagraphFont"/>
    <w:semiHidden/>
    <w:rsid w:val="00B5048D"/>
    <w:rPr>
      <w:rFonts w:ascii="Segoe UI" w:hAnsi="Segoe UI"/>
      <w:sz w:val="20"/>
    </w:rPr>
  </w:style>
  <w:style w:type="character" w:customStyle="1" w:styleId="ListParagraphChar">
    <w:name w:val="List Paragraph Char"/>
    <w:aliases w:val="Bullet Number Char"/>
    <w:basedOn w:val="DefaultParagraphFont"/>
    <w:link w:val="ListParagraph"/>
    <w:uiPriority w:val="34"/>
    <w:locked/>
    <w:rsid w:val="00B5048D"/>
  </w:style>
  <w:style w:type="paragraph" w:customStyle="1" w:styleId="Default">
    <w:name w:val="Default"/>
    <w:next w:val="Normal"/>
    <w:rsid w:val="00B5048D"/>
    <w:pPr>
      <w:autoSpaceDE w:val="0"/>
      <w:autoSpaceDN w:val="0"/>
      <w:adjustRightInd w:val="0"/>
      <w:spacing w:after="0" w:line="240" w:lineRule="auto"/>
    </w:pPr>
    <w:rPr>
      <w:rFonts w:ascii="Segoe UI" w:hAnsi="Segoe UI" w:cs="Arial"/>
      <w:color w:val="000000"/>
      <w:szCs w:val="24"/>
      <w:lang w:eastAsia="en-US"/>
    </w:rPr>
  </w:style>
  <w:style w:type="paragraph" w:styleId="ListBullet">
    <w:name w:val="List Bullet"/>
    <w:basedOn w:val="Normal"/>
    <w:qFormat/>
    <w:rsid w:val="00B5048D"/>
    <w:pPr>
      <w:numPr>
        <w:numId w:val="70"/>
      </w:numPr>
      <w:spacing w:before="120" w:after="120" w:line="276" w:lineRule="auto"/>
      <w:ind w:left="720"/>
      <w:contextualSpacing/>
    </w:pPr>
    <w:rPr>
      <w:rFonts w:ascii="Segoe UI" w:hAnsi="Segoe UI"/>
      <w:lang w:eastAsia="en-US"/>
    </w:rPr>
  </w:style>
  <w:style w:type="numbering" w:customStyle="1" w:styleId="NumberedListTable">
    <w:name w:val="Numbered List Table"/>
    <w:basedOn w:val="NoList"/>
    <w:rsid w:val="00B5048D"/>
    <w:pPr>
      <w:numPr>
        <w:numId w:val="71"/>
      </w:numPr>
    </w:pPr>
  </w:style>
  <w:style w:type="numbering" w:customStyle="1" w:styleId="BulletsTable">
    <w:name w:val="Bullets Table"/>
    <w:basedOn w:val="NoList"/>
    <w:rsid w:val="00B5048D"/>
  </w:style>
  <w:style w:type="paragraph" w:customStyle="1" w:styleId="CoverTitle">
    <w:name w:val="Cover Title"/>
    <w:basedOn w:val="Normal"/>
    <w:next w:val="CoverSubject"/>
    <w:uiPriority w:val="99"/>
    <w:rsid w:val="00B5048D"/>
    <w:pPr>
      <w:spacing w:before="120" w:after="120" w:line="240" w:lineRule="auto"/>
    </w:pPr>
    <w:rPr>
      <w:rFonts w:ascii="Segoe UI" w:hAnsi="Segoe UI"/>
      <w:color w:val="FFFFFF" w:themeColor="background1"/>
      <w:sz w:val="44"/>
      <w:lang w:eastAsia="en-US"/>
    </w:rPr>
  </w:style>
  <w:style w:type="paragraph" w:customStyle="1" w:styleId="CoverSubject">
    <w:name w:val="Cover Subject"/>
    <w:basedOn w:val="Normal"/>
    <w:uiPriority w:val="99"/>
    <w:rsid w:val="00B5048D"/>
    <w:pPr>
      <w:spacing w:before="120" w:after="600" w:line="276" w:lineRule="auto"/>
      <w:ind w:left="-720"/>
    </w:pPr>
    <w:rPr>
      <w:rFonts w:ascii="Segoe UI" w:hAnsi="Segoe UI"/>
      <w:color w:val="008AC8"/>
      <w:sz w:val="36"/>
      <w:lang w:eastAsia="en-US"/>
    </w:rPr>
  </w:style>
  <w:style w:type="paragraph" w:customStyle="1" w:styleId="Heading2Numbered">
    <w:name w:val="Heading 2 (Numbered)"/>
    <w:basedOn w:val="Normal"/>
    <w:next w:val="Normal"/>
    <w:uiPriority w:val="14"/>
    <w:qFormat/>
    <w:rsid w:val="00B5048D"/>
    <w:pPr>
      <w:keepNext/>
      <w:keepLines/>
      <w:numPr>
        <w:ilvl w:val="1"/>
        <w:numId w:val="74"/>
      </w:numPr>
      <w:spacing w:before="360" w:after="240" w:line="240" w:lineRule="auto"/>
      <w:ind w:left="0" w:firstLine="0"/>
      <w:outlineLvl w:val="1"/>
    </w:pPr>
    <w:rPr>
      <w:rFonts w:ascii="Segoe UI" w:eastAsiaTheme="minorHAnsi" w:hAnsi="Segoe UI"/>
      <w:color w:val="008AC8"/>
      <w:sz w:val="32"/>
      <w:szCs w:val="36"/>
      <w:lang w:eastAsia="en-US"/>
    </w:rPr>
  </w:style>
  <w:style w:type="paragraph" w:customStyle="1" w:styleId="Heading3Numbered">
    <w:name w:val="Heading 3 (Numbered)"/>
    <w:basedOn w:val="Normal"/>
    <w:next w:val="Normal"/>
    <w:uiPriority w:val="14"/>
    <w:qFormat/>
    <w:rsid w:val="00B5048D"/>
    <w:pPr>
      <w:keepNext/>
      <w:keepLines/>
      <w:numPr>
        <w:ilvl w:val="2"/>
        <w:numId w:val="74"/>
      </w:numPr>
      <w:spacing w:before="240" w:after="240" w:line="240" w:lineRule="auto"/>
      <w:ind w:left="432" w:hanging="432"/>
      <w:outlineLvl w:val="2"/>
    </w:pPr>
    <w:rPr>
      <w:rFonts w:ascii="Segoe UI" w:eastAsiaTheme="minorHAnsi" w:hAnsi="Segoe UI"/>
      <w:color w:val="008AC8"/>
      <w:sz w:val="28"/>
      <w:szCs w:val="28"/>
      <w:lang w:eastAsia="en-US"/>
    </w:rPr>
  </w:style>
  <w:style w:type="paragraph" w:customStyle="1" w:styleId="Heading4Num">
    <w:name w:val="Heading 4 Num"/>
    <w:basedOn w:val="Normal"/>
    <w:next w:val="Normal"/>
    <w:unhideWhenUsed/>
    <w:rsid w:val="00B5048D"/>
    <w:pPr>
      <w:keepNext/>
      <w:keepLines/>
      <w:numPr>
        <w:ilvl w:val="3"/>
        <w:numId w:val="74"/>
      </w:numPr>
      <w:spacing w:before="240" w:after="240" w:line="240" w:lineRule="auto"/>
      <w:ind w:left="1008" w:hanging="1008"/>
      <w:outlineLvl w:val="3"/>
    </w:pPr>
    <w:rPr>
      <w:rFonts w:ascii="Segoe UI" w:eastAsiaTheme="minorHAnsi" w:hAnsi="Segoe UI"/>
      <w:color w:val="008AC8"/>
      <w:sz w:val="24"/>
      <w:lang w:eastAsia="en-US"/>
    </w:rPr>
  </w:style>
  <w:style w:type="paragraph" w:customStyle="1" w:styleId="Heading5Num">
    <w:name w:val="Heading 5 Num"/>
    <w:basedOn w:val="Normal"/>
    <w:next w:val="Normal"/>
    <w:semiHidden/>
    <w:rsid w:val="00B5048D"/>
    <w:pPr>
      <w:keepNext/>
      <w:keepLines/>
      <w:numPr>
        <w:ilvl w:val="4"/>
        <w:numId w:val="74"/>
      </w:numPr>
      <w:spacing w:before="240" w:after="120" w:line="240" w:lineRule="auto"/>
      <w:ind w:left="0" w:firstLine="0"/>
      <w:outlineLvl w:val="4"/>
    </w:pPr>
    <w:rPr>
      <w:rFonts w:ascii="Segoe UI" w:eastAsiaTheme="minorHAnsi" w:hAnsi="Segoe UI"/>
      <w:color w:val="008AC8"/>
      <w:sz w:val="24"/>
      <w:szCs w:val="20"/>
      <w:lang w:eastAsia="en-US"/>
    </w:rPr>
  </w:style>
  <w:style w:type="paragraph" w:customStyle="1" w:styleId="FooterPageNumber">
    <w:name w:val="Footer Page Number"/>
    <w:basedOn w:val="Footer"/>
    <w:uiPriority w:val="99"/>
    <w:rsid w:val="00B5048D"/>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B5048D"/>
    <w:pPr>
      <w:spacing w:before="360" w:after="120" w:line="276" w:lineRule="auto"/>
      <w:ind w:left="-357"/>
    </w:pPr>
    <w:rPr>
      <w:rFonts w:ascii="Segoe UI" w:hAnsi="Segoe UI"/>
      <w:bCs/>
      <w:color w:val="008AC8"/>
      <w:sz w:val="28"/>
      <w:szCs w:val="28"/>
      <w:lang w:eastAsia="en-US"/>
    </w:rPr>
  </w:style>
  <w:style w:type="paragraph" w:customStyle="1" w:styleId="TableListBullet">
    <w:name w:val="Table List Bullet"/>
    <w:basedOn w:val="Normal"/>
    <w:uiPriority w:val="4"/>
    <w:qFormat/>
    <w:rsid w:val="00B5048D"/>
    <w:pPr>
      <w:numPr>
        <w:numId w:val="69"/>
      </w:numPr>
      <w:spacing w:before="120" w:after="120" w:line="240" w:lineRule="auto"/>
      <w:ind w:left="504"/>
      <w:contextualSpacing/>
    </w:pPr>
    <w:rPr>
      <w:rFonts w:ascii="Segoe UI" w:hAnsi="Segoe UI"/>
      <w:sz w:val="20"/>
      <w:lang w:eastAsia="en-US"/>
    </w:rPr>
  </w:style>
  <w:style w:type="numbering" w:customStyle="1" w:styleId="HeadingNumbered">
    <w:name w:val="Heading Numbered"/>
    <w:basedOn w:val="111111"/>
    <w:uiPriority w:val="99"/>
    <w:rsid w:val="00B5048D"/>
  </w:style>
  <w:style w:type="paragraph" w:customStyle="1" w:styleId="CodeBlock">
    <w:name w:val="Code Block"/>
    <w:basedOn w:val="Normal"/>
    <w:uiPriority w:val="24"/>
    <w:qFormat/>
    <w:rsid w:val="00B5048D"/>
    <w:pPr>
      <w:keepNext/>
      <w:pBdr>
        <w:top w:val="single" w:sz="4" w:space="1" w:color="auto"/>
        <w:left w:val="single" w:sz="4" w:space="4" w:color="auto"/>
        <w:bottom w:val="single" w:sz="4" w:space="1" w:color="auto"/>
        <w:right w:val="single" w:sz="4" w:space="4" w:color="auto"/>
      </w:pBdr>
      <w:spacing w:before="20" w:after="20" w:line="276" w:lineRule="auto"/>
    </w:pPr>
    <w:rPr>
      <w:rFonts w:ascii="Courier New" w:eastAsia="Courier New" w:hAnsi="Courier New" w:cs="Courier New"/>
      <w:sz w:val="16"/>
      <w:szCs w:val="16"/>
      <w:lang w:eastAsia="en-US"/>
    </w:rPr>
  </w:style>
  <w:style w:type="paragraph" w:customStyle="1" w:styleId="CheckList0">
    <w:name w:val="Check List"/>
    <w:basedOn w:val="Normal"/>
    <w:uiPriority w:val="24"/>
    <w:qFormat/>
    <w:rsid w:val="00B5048D"/>
    <w:pPr>
      <w:numPr>
        <w:numId w:val="72"/>
      </w:numPr>
      <w:spacing w:after="200" w:line="276" w:lineRule="auto"/>
      <w:contextualSpacing/>
    </w:pPr>
    <w:rPr>
      <w:rFonts w:ascii="Segoe UI" w:eastAsia="Arial" w:hAnsi="Segoe UI" w:cs="Arial"/>
    </w:rPr>
  </w:style>
  <w:style w:type="numbering" w:styleId="111111">
    <w:name w:val="Outline List 2"/>
    <w:basedOn w:val="NoList"/>
    <w:uiPriority w:val="99"/>
    <w:semiHidden/>
    <w:unhideWhenUsed/>
    <w:rsid w:val="00B5048D"/>
  </w:style>
  <w:style w:type="paragraph" w:customStyle="1" w:styleId="Note">
    <w:name w:val="Note"/>
    <w:basedOn w:val="Normal"/>
    <w:uiPriority w:val="19"/>
    <w:qFormat/>
    <w:rsid w:val="00B5048D"/>
    <w:pPr>
      <w:pBdr>
        <w:left w:val="single" w:sz="18" w:space="6" w:color="008AC8"/>
      </w:pBdr>
      <w:spacing w:after="200" w:line="276" w:lineRule="auto"/>
      <w:ind w:left="720"/>
    </w:pPr>
    <w:rPr>
      <w:rFonts w:ascii="Segoe UI" w:hAnsi="Segoe UI"/>
      <w:szCs w:val="18"/>
      <w:lang w:eastAsia="en-US"/>
    </w:rPr>
  </w:style>
  <w:style w:type="paragraph" w:customStyle="1" w:styleId="NoteTitle">
    <w:name w:val="Note Title"/>
    <w:basedOn w:val="Note"/>
    <w:next w:val="Note"/>
    <w:uiPriority w:val="19"/>
    <w:qFormat/>
    <w:rsid w:val="00B5048D"/>
    <w:pPr>
      <w:keepNext/>
      <w:spacing w:before="240" w:after="240" w:line="240" w:lineRule="auto"/>
    </w:pPr>
    <w:rPr>
      <w:bCs/>
      <w:color w:val="008AC8"/>
      <w:sz w:val="24"/>
    </w:rPr>
  </w:style>
  <w:style w:type="paragraph" w:customStyle="1" w:styleId="VisibleGuidance">
    <w:name w:val="Visible Guidance"/>
    <w:basedOn w:val="Normal"/>
    <w:next w:val="Normal"/>
    <w:rsid w:val="00B5048D"/>
    <w:pPr>
      <w:shd w:val="clear" w:color="auto" w:fill="F2F2F2"/>
      <w:spacing w:before="120" w:after="120" w:line="276" w:lineRule="auto"/>
    </w:pPr>
    <w:rPr>
      <w:rFonts w:ascii="Segoe UI" w:hAnsi="Segoe UI"/>
      <w:color w:val="FF0066"/>
      <w:lang w:eastAsia="en-US"/>
    </w:rPr>
  </w:style>
  <w:style w:type="numbering" w:customStyle="1" w:styleId="Checklist">
    <w:name w:val="Checklist"/>
    <w:basedOn w:val="NoList"/>
    <w:rsid w:val="00B5048D"/>
    <w:pPr>
      <w:numPr>
        <w:numId w:val="72"/>
      </w:numPr>
    </w:pPr>
  </w:style>
  <w:style w:type="paragraph" w:customStyle="1" w:styleId="TableText">
    <w:name w:val="Table Text"/>
    <w:basedOn w:val="Normal"/>
    <w:rsid w:val="00B5048D"/>
    <w:pPr>
      <w:spacing w:after="0" w:line="240" w:lineRule="auto"/>
    </w:pPr>
    <w:rPr>
      <w:rFonts w:ascii="Segoe UI" w:hAnsi="Segoe UI"/>
      <w:sz w:val="20"/>
      <w:szCs w:val="20"/>
      <w:lang w:eastAsia="en-US"/>
    </w:rPr>
  </w:style>
  <w:style w:type="character" w:customStyle="1" w:styleId="userinput3">
    <w:name w:val="userinput3"/>
    <w:basedOn w:val="DefaultParagraphFont"/>
    <w:rsid w:val="00B5048D"/>
    <w:rPr>
      <w:b/>
      <w:bCs/>
      <w:vanish w:val="0"/>
      <w:webHidden w:val="0"/>
      <w:specVanish w:val="0"/>
    </w:rPr>
  </w:style>
  <w:style w:type="character" w:styleId="HTMLVariable">
    <w:name w:val="HTML Variable"/>
    <w:basedOn w:val="DefaultParagraphFont"/>
    <w:uiPriority w:val="99"/>
    <w:semiHidden/>
    <w:unhideWhenUsed/>
    <w:rsid w:val="00B5048D"/>
    <w:rPr>
      <w:i/>
      <w:iCs/>
    </w:rPr>
  </w:style>
  <w:style w:type="character" w:customStyle="1" w:styleId="spellingerror">
    <w:name w:val="spellingerror"/>
    <w:basedOn w:val="DefaultParagraphFont"/>
    <w:rsid w:val="00B5048D"/>
  </w:style>
  <w:style w:type="character" w:customStyle="1" w:styleId="normaltextrun">
    <w:name w:val="normaltextrun"/>
    <w:basedOn w:val="DefaultParagraphFont"/>
    <w:rsid w:val="00B5048D"/>
  </w:style>
  <w:style w:type="character" w:customStyle="1" w:styleId="scx94243767">
    <w:name w:val="scx94243767"/>
    <w:basedOn w:val="DefaultParagraphFont"/>
    <w:rsid w:val="00B5048D"/>
  </w:style>
  <w:style w:type="table" w:styleId="LightList-Accent5">
    <w:name w:val="Light List Accent 5"/>
    <w:basedOn w:val="TableNormal"/>
    <w:uiPriority w:val="61"/>
    <w:rsid w:val="00B5048D"/>
    <w:pPr>
      <w:spacing w:after="0" w:line="240" w:lineRule="auto"/>
    </w:pPr>
    <w:rPr>
      <w:rFonts w:eastAsiaTheme="minorHAnsi"/>
      <w:lang w:eastAsia="en-US"/>
    </w:r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tblBorders>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paragraph" w:customStyle="1" w:styleId="BodyMS">
    <w:name w:val="Body MS"/>
    <w:qFormat/>
    <w:rsid w:val="00B5048D"/>
    <w:pPr>
      <w:spacing w:before="200" w:after="200" w:line="264" w:lineRule="auto"/>
    </w:pPr>
    <w:rPr>
      <w:rFonts w:ascii="Segoe Pro" w:eastAsiaTheme="minorHAnsi" w:hAnsi="Segoe Pro"/>
      <w:color w:val="262626" w:themeColor="text1" w:themeTint="D9"/>
      <w:sz w:val="20"/>
      <w:szCs w:val="20"/>
      <w:lang w:eastAsia="en-US"/>
    </w:rPr>
  </w:style>
  <w:style w:type="paragraph" w:customStyle="1" w:styleId="Heading1NumMS">
    <w:name w:val="Heading 1 Num MS"/>
    <w:basedOn w:val="Normal"/>
    <w:next w:val="BodyMS"/>
    <w:qFormat/>
    <w:rsid w:val="00B5048D"/>
    <w:pPr>
      <w:keepNext/>
      <w:keepLines/>
      <w:pageBreakBefore/>
      <w:tabs>
        <w:tab w:val="left" w:pos="936"/>
      </w:tabs>
      <w:spacing w:before="100" w:after="200" w:line="600" w:lineRule="exact"/>
      <w:ind w:left="936" w:hanging="936"/>
      <w:outlineLvl w:val="0"/>
    </w:pPr>
    <w:rPr>
      <w:rFonts w:ascii="Segoe Pro Light" w:eastAsiaTheme="minorHAnsi" w:hAnsi="Segoe Pro Light"/>
      <w:color w:val="F07F09" w:themeColor="accent1"/>
      <w:spacing w:val="10"/>
      <w:sz w:val="64"/>
      <w:szCs w:val="48"/>
      <w:lang w:eastAsia="en-US"/>
    </w:rPr>
  </w:style>
  <w:style w:type="paragraph" w:customStyle="1" w:styleId="Heading2NumMS">
    <w:name w:val="Heading 2 Num MS"/>
    <w:basedOn w:val="Normal"/>
    <w:next w:val="BodyMS"/>
    <w:qFormat/>
    <w:rsid w:val="00B5048D"/>
    <w:pPr>
      <w:keepNext/>
      <w:keepLines/>
      <w:tabs>
        <w:tab w:val="left" w:pos="936"/>
      </w:tabs>
      <w:spacing w:before="200" w:after="100" w:line="240" w:lineRule="auto"/>
      <w:ind w:left="936" w:hanging="936"/>
      <w:outlineLvl w:val="1"/>
    </w:pPr>
    <w:rPr>
      <w:rFonts w:ascii="Segoe Pro Semibold" w:eastAsiaTheme="minorHAnsi" w:hAnsi="Segoe Pro Semibold"/>
      <w:color w:val="323232" w:themeColor="text2"/>
      <w:sz w:val="40"/>
      <w:szCs w:val="36"/>
      <w:lang w:eastAsia="en-US"/>
    </w:rPr>
  </w:style>
  <w:style w:type="paragraph" w:customStyle="1" w:styleId="Heading3NumMS">
    <w:name w:val="Heading 3 Num MS"/>
    <w:basedOn w:val="Normal"/>
    <w:next w:val="BodyMS"/>
    <w:qFormat/>
    <w:rsid w:val="00B5048D"/>
    <w:pPr>
      <w:keepNext/>
      <w:keepLines/>
      <w:tabs>
        <w:tab w:val="left" w:pos="936"/>
      </w:tabs>
      <w:spacing w:before="200" w:after="100" w:line="240" w:lineRule="auto"/>
      <w:ind w:left="936" w:hanging="936"/>
      <w:outlineLvl w:val="2"/>
    </w:pPr>
    <w:rPr>
      <w:rFonts w:ascii="Segoe Pro Semibold" w:eastAsiaTheme="minorHAnsi" w:hAnsi="Segoe Pro Semibold"/>
      <w:i/>
      <w:color w:val="323232" w:themeColor="text2"/>
      <w:sz w:val="32"/>
      <w:szCs w:val="28"/>
      <w:lang w:eastAsia="en-US"/>
    </w:rPr>
  </w:style>
  <w:style w:type="paragraph" w:customStyle="1" w:styleId="Heading4NumMS">
    <w:name w:val="Heading 4 Num MS"/>
    <w:basedOn w:val="Normal"/>
    <w:next w:val="BodyMS"/>
    <w:qFormat/>
    <w:rsid w:val="00B5048D"/>
    <w:pPr>
      <w:keepNext/>
      <w:keepLines/>
      <w:tabs>
        <w:tab w:val="left" w:pos="936"/>
      </w:tabs>
      <w:spacing w:before="200" w:after="100" w:line="240" w:lineRule="auto"/>
      <w:ind w:left="936" w:hanging="936"/>
      <w:outlineLvl w:val="3"/>
    </w:pPr>
    <w:rPr>
      <w:rFonts w:ascii="Segoe Pro Semibold" w:eastAsiaTheme="minorHAnsi" w:hAnsi="Segoe Pro Semibold"/>
      <w:color w:val="323232" w:themeColor="text2"/>
      <w:sz w:val="28"/>
      <w:lang w:eastAsia="en-US"/>
    </w:rPr>
  </w:style>
  <w:style w:type="paragraph" w:customStyle="1" w:styleId="Heading5NumMS">
    <w:name w:val="Heading 5 Num MS"/>
    <w:basedOn w:val="Normal"/>
    <w:next w:val="BodyMS"/>
    <w:qFormat/>
    <w:rsid w:val="00B5048D"/>
    <w:pPr>
      <w:keepNext/>
      <w:keepLines/>
      <w:tabs>
        <w:tab w:val="left" w:pos="1224"/>
      </w:tabs>
      <w:spacing w:before="200" w:after="100" w:line="240" w:lineRule="auto"/>
      <w:ind w:left="1224" w:hanging="1224"/>
      <w:outlineLvl w:val="4"/>
    </w:pPr>
    <w:rPr>
      <w:rFonts w:ascii="Segoe Pro Semibold" w:eastAsiaTheme="minorHAnsi" w:hAnsi="Segoe Pro Semibold"/>
      <w:color w:val="323232" w:themeColor="text2"/>
      <w:szCs w:val="20"/>
      <w:lang w:eastAsia="en-US"/>
    </w:rPr>
  </w:style>
  <w:style w:type="table" w:customStyle="1" w:styleId="MSTableStyle2">
    <w:name w:val="MS Table Style 2"/>
    <w:basedOn w:val="TableGrid"/>
    <w:uiPriority w:val="99"/>
    <w:rsid w:val="00B5048D"/>
    <w:rPr>
      <w:rFonts w:ascii="Segoe" w:eastAsiaTheme="minorHAnsi" w:hAnsi="Segoe"/>
      <w:sz w:val="16"/>
      <w:szCs w:val="20"/>
      <w:lang w:val="en-GB" w:eastAsia="en-GB"/>
    </w:rPr>
    <w:tblPr>
      <w:tblStyleRowBandSize w:val="1"/>
      <w:tblInd w:w="115" w:type="dxa"/>
    </w:tblPr>
    <w:tblStylePr w:type="firstRow">
      <w:rPr>
        <w:rFonts w:ascii="Segoe Semibold" w:hAnsi="Segoe Semibold"/>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band1Horz">
      <w:rPr>
        <w:rFonts w:ascii="Segoe" w:hAnsi="Segoe"/>
        <w:sz w:val="16"/>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sz w:val="16"/>
      </w:rPr>
      <w:tblPr/>
      <w:tcPr>
        <w:tcBorders>
          <w:top w:val="nil"/>
          <w:left w:val="nil"/>
          <w:bottom w:val="nil"/>
          <w:right w:val="nil"/>
          <w:insideH w:val="nil"/>
          <w:insideV w:val="single" w:sz="4" w:space="0" w:color="525251"/>
          <w:tl2br w:val="nil"/>
          <w:tr2bl w:val="nil"/>
        </w:tcBorders>
        <w:shd w:val="clear" w:color="auto" w:fill="D4D4D4"/>
      </w:tcPr>
    </w:tblStylePr>
  </w:style>
  <w:style w:type="character" w:customStyle="1" w:styleId="label">
    <w:name w:val="label"/>
    <w:basedOn w:val="DefaultParagraphFont"/>
    <w:rsid w:val="00B5048D"/>
  </w:style>
  <w:style w:type="character" w:styleId="HTMLCode">
    <w:name w:val="HTML Code"/>
    <w:basedOn w:val="DefaultParagraphFont"/>
    <w:uiPriority w:val="99"/>
    <w:semiHidden/>
    <w:unhideWhenUsed/>
    <w:rsid w:val="00B5048D"/>
    <w:rPr>
      <w:rFonts w:ascii="Courier New" w:eastAsia="Times New Roman" w:hAnsi="Courier New" w:cs="Courier New"/>
      <w:sz w:val="20"/>
      <w:szCs w:val="20"/>
    </w:rPr>
  </w:style>
  <w:style w:type="table" w:styleId="MediumShading1-Accent5">
    <w:name w:val="Medium Shading 1 Accent 5"/>
    <w:basedOn w:val="TableNormal"/>
    <w:uiPriority w:val="63"/>
    <w:rsid w:val="00B5048D"/>
    <w:pPr>
      <w:spacing w:after="0" w:line="240" w:lineRule="auto"/>
    </w:pPr>
    <w:rPr>
      <w:lang w:eastAsia="en-US"/>
    </w:rPr>
    <w:tblPr>
      <w:tblStyleRowBandSize w:val="1"/>
      <w:tblStyleColBandSize w:val="1"/>
      <w:tbl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single" w:sz="8" w:space="0" w:color="876AA5" w:themeColor="accent5" w:themeTint="BF"/>
      </w:tblBorders>
    </w:tblPr>
    <w:tblStylePr w:type="firstRow">
      <w:pPr>
        <w:spacing w:before="0" w:after="0" w:line="240" w:lineRule="auto"/>
      </w:pPr>
      <w:rPr>
        <w:b/>
        <w:bCs/>
        <w:color w:val="FFFFFF" w:themeColor="background1"/>
      </w:rPr>
      <w:tblPr/>
      <w:tcPr>
        <w:tc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shd w:val="clear" w:color="auto" w:fill="604878" w:themeFill="accent5"/>
      </w:tcPr>
    </w:tblStylePr>
    <w:tblStylePr w:type="lastRow">
      <w:pPr>
        <w:spacing w:before="0" w:after="0" w:line="240" w:lineRule="auto"/>
      </w:pPr>
      <w:rPr>
        <w:b/>
        <w:bCs/>
      </w:rPr>
      <w:tblPr/>
      <w:tcPr>
        <w:tcBorders>
          <w:top w:val="double" w:sz="6"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CDE1" w:themeFill="accent5" w:themeFillTint="3F"/>
      </w:tcPr>
    </w:tblStylePr>
    <w:tblStylePr w:type="band1Horz">
      <w:tblPr/>
      <w:tcPr>
        <w:tcBorders>
          <w:insideH w:val="nil"/>
          <w:insideV w:val="nil"/>
        </w:tcBorders>
        <w:shd w:val="clear" w:color="auto" w:fill="D7CDE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5048D"/>
    <w:pPr>
      <w:spacing w:after="0" w:line="240" w:lineRule="auto"/>
    </w:pPr>
    <w:rPr>
      <w:lang w:eastAsia="en-US"/>
    </w:rPr>
    <w:tblPr>
      <w:tblStyleRowBandSize w:val="1"/>
      <w:tblStyleColBandSize w:val="1"/>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tblBorders>
    </w:tblPr>
    <w:tblStylePr w:type="firstRow">
      <w:pPr>
        <w:spacing w:before="0" w:after="0" w:line="240" w:lineRule="auto"/>
      </w:pPr>
      <w:rPr>
        <w:b/>
        <w:bCs/>
        <w:color w:val="FFFFFF" w:themeColor="background1"/>
      </w:rPr>
      <w:tblPr/>
      <w:tcPr>
        <w:tc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shd w:val="clear" w:color="auto" w:fill="F07F09" w:themeFill="accent1"/>
      </w:tcPr>
    </w:tblStylePr>
    <w:tblStylePr w:type="lastRow">
      <w:pPr>
        <w:spacing w:before="0" w:after="0" w:line="240" w:lineRule="auto"/>
      </w:pPr>
      <w:rPr>
        <w:b/>
        <w:bCs/>
      </w:rPr>
      <w:tblPr/>
      <w:tcPr>
        <w:tcBorders>
          <w:top w:val="double" w:sz="6"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FC0" w:themeFill="accent1" w:themeFillTint="3F"/>
      </w:tcPr>
    </w:tblStylePr>
    <w:tblStylePr w:type="band1Horz">
      <w:tblPr/>
      <w:tcPr>
        <w:tcBorders>
          <w:insideH w:val="nil"/>
          <w:insideV w:val="nil"/>
        </w:tcBorders>
        <w:shd w:val="clear" w:color="auto" w:fill="FCDFC0" w:themeFill="accent1" w:themeFillTint="3F"/>
      </w:tcPr>
    </w:tblStylePr>
    <w:tblStylePr w:type="band2Horz">
      <w:tblPr/>
      <w:tcPr>
        <w:tcBorders>
          <w:insideH w:val="nil"/>
          <w:insideV w:val="nil"/>
        </w:tcBorders>
      </w:tcPr>
    </w:tblStylePr>
  </w:style>
  <w:style w:type="character" w:customStyle="1" w:styleId="parameter">
    <w:name w:val="parameter"/>
    <w:basedOn w:val="DefaultParagraphFont"/>
    <w:rsid w:val="00B5048D"/>
  </w:style>
  <w:style w:type="paragraph" w:customStyle="1" w:styleId="CaptionFigure">
    <w:name w:val="Caption Figure"/>
    <w:basedOn w:val="Caption"/>
    <w:next w:val="Normal"/>
    <w:rsid w:val="00B5048D"/>
    <w:pPr>
      <w:keepNext/>
      <w:tabs>
        <w:tab w:val="left" w:pos="1080"/>
      </w:tabs>
      <w:spacing w:before="120" w:after="240"/>
      <w:jc w:val="center"/>
    </w:pPr>
    <w:rPr>
      <w:rFonts w:ascii="Arial" w:eastAsia="Times New Roman" w:hAnsi="Arial" w:cs="Times New Roman"/>
      <w:b/>
      <w:bCs/>
      <w:i w:val="0"/>
      <w:iCs w:val="0"/>
      <w:color w:val="auto"/>
      <w:sz w:val="20"/>
      <w:szCs w:val="24"/>
      <w:lang w:eastAsia="en-US"/>
    </w:rPr>
  </w:style>
  <w:style w:type="paragraph" w:customStyle="1" w:styleId="CaptionFigureHolder">
    <w:name w:val="Caption Figure Holder"/>
    <w:next w:val="Caption"/>
    <w:rsid w:val="00B5048D"/>
    <w:pPr>
      <w:keepNext/>
      <w:spacing w:before="240" w:after="0" w:line="240" w:lineRule="auto"/>
      <w:jc w:val="center"/>
    </w:pPr>
    <w:rPr>
      <w:rFonts w:ascii="Arial" w:eastAsia="Times New Roman" w:hAnsi="Arial" w:cs="Times New Roman"/>
      <w:sz w:val="18"/>
      <w:szCs w:val="18"/>
      <w:lang w:eastAsia="en-US"/>
    </w:rPr>
  </w:style>
  <w:style w:type="paragraph" w:customStyle="1" w:styleId="CoverPg01">
    <w:name w:val="CoverPg 01"/>
    <w:next w:val="Normal"/>
    <w:rsid w:val="00B5048D"/>
    <w:pPr>
      <w:spacing w:before="120" w:after="120" w:line="240" w:lineRule="auto"/>
      <w:jc w:val="center"/>
    </w:pPr>
    <w:rPr>
      <w:rFonts w:ascii="Arial Bold" w:eastAsia="Times New Roman" w:hAnsi="Arial Bold" w:cs="Times New Roman"/>
      <w:b/>
      <w:sz w:val="40"/>
      <w:szCs w:val="44"/>
      <w:lang w:eastAsia="en-US"/>
    </w:rPr>
  </w:style>
  <w:style w:type="paragraph" w:customStyle="1" w:styleId="CoverPg02">
    <w:name w:val="CoverPg 02"/>
    <w:next w:val="Normal"/>
    <w:rsid w:val="00B5048D"/>
    <w:pPr>
      <w:spacing w:before="360" w:after="360" w:line="240" w:lineRule="auto"/>
      <w:jc w:val="center"/>
    </w:pPr>
    <w:rPr>
      <w:rFonts w:ascii="Arial Bold" w:eastAsia="Times New Roman" w:hAnsi="Arial Bold" w:cs="Times New Roman"/>
      <w:b/>
      <w:sz w:val="40"/>
      <w:szCs w:val="20"/>
      <w:lang w:eastAsia="en-US"/>
    </w:rPr>
  </w:style>
  <w:style w:type="paragraph" w:customStyle="1" w:styleId="CoverPg03">
    <w:name w:val="CoverPg 03"/>
    <w:next w:val="Normal"/>
    <w:link w:val="CoverPg03Char"/>
    <w:rsid w:val="00B5048D"/>
    <w:pPr>
      <w:spacing w:after="360" w:line="240" w:lineRule="auto"/>
      <w:jc w:val="center"/>
    </w:pPr>
    <w:rPr>
      <w:rFonts w:ascii="Arial Bold" w:eastAsia="Times New Roman" w:hAnsi="Arial Bold" w:cs="Times New Roman"/>
      <w:b/>
      <w:caps/>
      <w:sz w:val="24"/>
      <w:szCs w:val="32"/>
      <w:lang w:eastAsia="en-US"/>
    </w:rPr>
  </w:style>
  <w:style w:type="character" w:customStyle="1" w:styleId="CoverPg03Char">
    <w:name w:val="CoverPg 03 Char"/>
    <w:basedOn w:val="DefaultParagraphFont"/>
    <w:link w:val="CoverPg03"/>
    <w:rsid w:val="00B5048D"/>
    <w:rPr>
      <w:rFonts w:ascii="Arial Bold" w:eastAsia="Times New Roman" w:hAnsi="Arial Bold" w:cs="Times New Roman"/>
      <w:b/>
      <w:caps/>
      <w:sz w:val="24"/>
      <w:szCs w:val="32"/>
      <w:lang w:eastAsia="en-US"/>
    </w:rPr>
  </w:style>
  <w:style w:type="paragraph" w:styleId="ListBullet2">
    <w:name w:val="List Bullet 2"/>
    <w:basedOn w:val="Normal"/>
    <w:rsid w:val="00B5048D"/>
    <w:pPr>
      <w:tabs>
        <w:tab w:val="num" w:pos="1080"/>
      </w:tabs>
      <w:spacing w:before="120" w:after="60" w:line="240" w:lineRule="auto"/>
      <w:ind w:left="1080" w:hanging="360"/>
    </w:pPr>
    <w:rPr>
      <w:rFonts w:ascii="Arial" w:eastAsia="Times New Roman" w:hAnsi="Arial" w:cs="Times New Roman"/>
      <w:sz w:val="24"/>
      <w:szCs w:val="20"/>
      <w:lang w:eastAsia="en-US"/>
    </w:rPr>
  </w:style>
  <w:style w:type="paragraph" w:styleId="ListBullet3">
    <w:name w:val="List Bullet 3"/>
    <w:basedOn w:val="Normal"/>
    <w:rsid w:val="00B5048D"/>
    <w:pPr>
      <w:tabs>
        <w:tab w:val="num" w:pos="1440"/>
      </w:tabs>
      <w:spacing w:before="120" w:after="60" w:line="240" w:lineRule="auto"/>
      <w:ind w:left="1440" w:hanging="360"/>
    </w:pPr>
    <w:rPr>
      <w:rFonts w:ascii="Arial" w:eastAsia="Times New Roman" w:hAnsi="Arial" w:cs="Times New Roman"/>
      <w:sz w:val="24"/>
      <w:szCs w:val="20"/>
      <w:lang w:eastAsia="en-US"/>
    </w:rPr>
  </w:style>
  <w:style w:type="paragraph" w:styleId="ListBullet4">
    <w:name w:val="List Bullet 4"/>
    <w:basedOn w:val="Normal"/>
    <w:rsid w:val="00B5048D"/>
    <w:pPr>
      <w:tabs>
        <w:tab w:val="num" w:pos="1800"/>
      </w:tabs>
      <w:spacing w:before="120" w:after="60" w:line="240" w:lineRule="auto"/>
      <w:ind w:left="1800" w:hanging="360"/>
    </w:pPr>
    <w:rPr>
      <w:rFonts w:ascii="Arial" w:eastAsia="Times New Roman" w:hAnsi="Arial" w:cs="Times New Roman"/>
      <w:sz w:val="24"/>
      <w:szCs w:val="20"/>
      <w:lang w:eastAsia="en-US"/>
    </w:rPr>
  </w:style>
  <w:style w:type="paragraph" w:styleId="ListBullet5">
    <w:name w:val="List Bullet 5"/>
    <w:basedOn w:val="Normal"/>
    <w:rsid w:val="00B5048D"/>
    <w:pPr>
      <w:tabs>
        <w:tab w:val="num" w:pos="2160"/>
      </w:tabs>
      <w:spacing w:before="120" w:after="60" w:line="240" w:lineRule="auto"/>
      <w:ind w:left="2160" w:hanging="360"/>
    </w:pPr>
    <w:rPr>
      <w:rFonts w:ascii="Arial" w:eastAsia="Times New Roman" w:hAnsi="Arial" w:cs="Times New Roman"/>
      <w:sz w:val="24"/>
      <w:szCs w:val="20"/>
      <w:lang w:eastAsia="en-US"/>
    </w:rPr>
  </w:style>
  <w:style w:type="paragraph" w:customStyle="1" w:styleId="BlankPage">
    <w:name w:val="Blank Page"/>
    <w:next w:val="BodyText"/>
    <w:rsid w:val="00B5048D"/>
    <w:pPr>
      <w:pageBreakBefore/>
      <w:spacing w:before="5760" w:after="0" w:line="240" w:lineRule="auto"/>
      <w:jc w:val="center"/>
    </w:pPr>
    <w:rPr>
      <w:rFonts w:ascii="Arial" w:eastAsia="Times New Roman" w:hAnsi="Arial" w:cs="Times New Roman"/>
      <w:sz w:val="20"/>
      <w:szCs w:val="20"/>
      <w:lang w:eastAsia="en-US"/>
    </w:rPr>
  </w:style>
  <w:style w:type="paragraph" w:customStyle="1" w:styleId="CoverPg04">
    <w:name w:val="CoverPg 04"/>
    <w:next w:val="BodyText"/>
    <w:link w:val="CoverPg04Char"/>
    <w:rsid w:val="00B5048D"/>
    <w:pPr>
      <w:spacing w:before="360" w:after="120" w:line="240" w:lineRule="auto"/>
      <w:jc w:val="center"/>
    </w:pPr>
    <w:rPr>
      <w:rFonts w:ascii="Arial Bold" w:eastAsia="Times New Roman" w:hAnsi="Arial Bold" w:cs="Times New Roman"/>
      <w:b/>
      <w:sz w:val="24"/>
      <w:szCs w:val="32"/>
      <w:lang w:eastAsia="en-US"/>
    </w:rPr>
  </w:style>
  <w:style w:type="character" w:customStyle="1" w:styleId="CoverPg04Char">
    <w:name w:val="CoverPg 04 Char"/>
    <w:basedOn w:val="DefaultParagraphFont"/>
    <w:link w:val="CoverPg04"/>
    <w:rsid w:val="00B5048D"/>
    <w:rPr>
      <w:rFonts w:ascii="Arial Bold" w:eastAsia="Times New Roman" w:hAnsi="Arial Bold" w:cs="Times New Roman"/>
      <w:b/>
      <w:sz w:val="24"/>
      <w:szCs w:val="32"/>
      <w:lang w:eastAsia="en-US"/>
    </w:rPr>
  </w:style>
  <w:style w:type="paragraph" w:customStyle="1" w:styleId="CoverPg05">
    <w:name w:val="CoverPg 05"/>
    <w:next w:val="BodyText"/>
    <w:rsid w:val="00B5048D"/>
    <w:pPr>
      <w:keepLines/>
      <w:spacing w:after="0" w:line="240" w:lineRule="auto"/>
      <w:jc w:val="center"/>
    </w:pPr>
    <w:rPr>
      <w:rFonts w:ascii="Arial Bold" w:eastAsia="Times New Roman" w:hAnsi="Arial Bold" w:cs="Times New Roman"/>
      <w:b/>
      <w:sz w:val="20"/>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760777">
      <w:bodyDiv w:val="1"/>
      <w:marLeft w:val="0"/>
      <w:marRight w:val="0"/>
      <w:marTop w:val="0"/>
      <w:marBottom w:val="0"/>
      <w:divBdr>
        <w:top w:val="none" w:sz="0" w:space="0" w:color="auto"/>
        <w:left w:val="none" w:sz="0" w:space="0" w:color="auto"/>
        <w:bottom w:val="none" w:sz="0" w:space="0" w:color="auto"/>
        <w:right w:val="none" w:sz="0" w:space="0" w:color="auto"/>
      </w:divBdr>
    </w:div>
    <w:div w:id="482279979">
      <w:bodyDiv w:val="1"/>
      <w:marLeft w:val="0"/>
      <w:marRight w:val="0"/>
      <w:marTop w:val="0"/>
      <w:marBottom w:val="0"/>
      <w:divBdr>
        <w:top w:val="none" w:sz="0" w:space="0" w:color="auto"/>
        <w:left w:val="none" w:sz="0" w:space="0" w:color="auto"/>
        <w:bottom w:val="none" w:sz="0" w:space="0" w:color="auto"/>
        <w:right w:val="none" w:sz="0" w:space="0" w:color="auto"/>
      </w:divBdr>
    </w:div>
    <w:div w:id="1061094440">
      <w:bodyDiv w:val="1"/>
      <w:marLeft w:val="0"/>
      <w:marRight w:val="0"/>
      <w:marTop w:val="0"/>
      <w:marBottom w:val="0"/>
      <w:divBdr>
        <w:top w:val="none" w:sz="0" w:space="0" w:color="auto"/>
        <w:left w:val="none" w:sz="0" w:space="0" w:color="auto"/>
        <w:bottom w:val="none" w:sz="0" w:space="0" w:color="auto"/>
        <w:right w:val="none" w:sz="0" w:space="0" w:color="auto"/>
      </w:divBdr>
    </w:div>
    <w:div w:id="1480263058">
      <w:bodyDiv w:val="1"/>
      <w:marLeft w:val="0"/>
      <w:marRight w:val="0"/>
      <w:marTop w:val="0"/>
      <w:marBottom w:val="0"/>
      <w:divBdr>
        <w:top w:val="none" w:sz="0" w:space="0" w:color="auto"/>
        <w:left w:val="none" w:sz="0" w:space="0" w:color="auto"/>
        <w:bottom w:val="none" w:sz="0" w:space="0" w:color="auto"/>
        <w:right w:val="none" w:sz="0" w:space="0" w:color="auto"/>
      </w:divBdr>
    </w:div>
    <w:div w:id="1806701390">
      <w:bodyDiv w:val="1"/>
      <w:marLeft w:val="0"/>
      <w:marRight w:val="0"/>
      <w:marTop w:val="0"/>
      <w:marBottom w:val="0"/>
      <w:divBdr>
        <w:top w:val="none" w:sz="0" w:space="0" w:color="auto"/>
        <w:left w:val="none" w:sz="0" w:space="0" w:color="auto"/>
        <w:bottom w:val="none" w:sz="0" w:space="0" w:color="auto"/>
        <w:right w:val="none" w:sz="0" w:space="0" w:color="auto"/>
      </w:divBdr>
    </w:div>
    <w:div w:id="1828786399">
      <w:bodyDiv w:val="1"/>
      <w:marLeft w:val="0"/>
      <w:marRight w:val="0"/>
      <w:marTop w:val="0"/>
      <w:marBottom w:val="0"/>
      <w:divBdr>
        <w:top w:val="none" w:sz="0" w:space="0" w:color="auto"/>
        <w:left w:val="none" w:sz="0" w:space="0" w:color="auto"/>
        <w:bottom w:val="none" w:sz="0" w:space="0" w:color="auto"/>
        <w:right w:val="none" w:sz="0" w:space="0" w:color="auto"/>
      </w:divBdr>
    </w:div>
    <w:div w:id="2065717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38.png"/><Relationship Id="rId3" Type="http://schemas.openxmlformats.org/officeDocument/2006/relationships/image" Target="media/image19.emf"/><Relationship Id="rId7" Type="http://schemas.openxmlformats.org/officeDocument/2006/relationships/image" Target="media/image28.png"/><Relationship Id="rId2" Type="http://schemas.openxmlformats.org/officeDocument/2006/relationships/image" Target="media/image10.png"/><Relationship Id="rId1" Type="http://schemas.openxmlformats.org/officeDocument/2006/relationships/image" Target="media/image3.png"/><Relationship Id="rId6" Type="http://schemas.openxmlformats.org/officeDocument/2006/relationships/oleObject" Target="embeddings/oleObject2.bin"/><Relationship Id="rId5" Type="http://schemas.openxmlformats.org/officeDocument/2006/relationships/image" Target="media/image24.emf"/><Relationship Id="rId4" Type="http://schemas.openxmlformats.org/officeDocument/2006/relationships/oleObject" Target="embeddings/oleObject1.bin"/><Relationship Id="rId9" Type="http://schemas.openxmlformats.org/officeDocument/2006/relationships/image" Target="media/image45.png"/></Relationships>
</file>

<file path=word/_rels/document.xml.rels><?xml version="1.0" encoding="UTF-8" standalone="yes"?>
<Relationships xmlns="http://schemas.openxmlformats.org/package/2006/relationships"><Relationship Id="rId26" Type="http://schemas.openxmlformats.org/officeDocument/2006/relationships/hyperlink" Target="http://ServerName/Reports" TargetMode="Externa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package" Target="embeddings/Microsoft_Visio_Drawing1.vsdx"/><Relationship Id="rId16" Type="http://schemas.openxmlformats.org/officeDocument/2006/relationships/image" Target="media/image3.png"/><Relationship Id="rId11" Type="http://schemas.openxmlformats.org/officeDocument/2006/relationships/hyperlink" Target="https://microsoft-my.sharepoint.com/personal/curtisk_microsoft_com/Documents/SQL%20STIGs/AnneLabbe/Import" TargetMode="External"/><Relationship Id="rId24" Type="http://schemas.openxmlformats.org/officeDocument/2006/relationships/hyperlink" Target="http://servername/ReportServer" TargetMode="External"/><Relationship Id="rId32" Type="http://schemas.openxmlformats.org/officeDocument/2006/relationships/image" Target="media/image17.png"/><Relationship Id="rId37" Type="http://schemas.openxmlformats.org/officeDocument/2006/relationships/image" Target="media/image23.png"/><Relationship Id="rId40" Type="http://schemas.openxmlformats.org/officeDocument/2006/relationships/image" Target="media/image27.png"/><Relationship Id="rId45" Type="http://schemas.openxmlformats.org/officeDocument/2006/relationships/image" Target="media/image33.png"/><Relationship Id="rId53" Type="http://schemas.openxmlformats.org/officeDocument/2006/relationships/image" Target="media/image42.png"/><Relationship Id="rId58" Type="http://schemas.openxmlformats.org/officeDocument/2006/relationships/hyperlink" Target="http://servername/ReportServer" TargetMode="External"/><Relationship Id="rId66" Type="http://schemas.openxmlformats.org/officeDocument/2006/relationships/hyperlink" Target="http://msdn.microsoft.com/en-us/library/cc280386.aspx" TargetMode="External"/><Relationship Id="rId74" Type="http://schemas.openxmlformats.org/officeDocument/2006/relationships/oleObject" Target="embeddings/oleObject5.bin"/><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1.png"/><Relationship Id="rId27" Type="http://schemas.openxmlformats.org/officeDocument/2006/relationships/hyperlink" Target="http://ServerName/Reports_InstanceName" TargetMode="External"/><Relationship Id="rId30" Type="http://schemas.openxmlformats.org/officeDocument/2006/relationships/image" Target="media/image15.png"/><Relationship Id="rId35"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6.png"/><Relationship Id="rId64" Type="http://schemas.openxmlformats.org/officeDocument/2006/relationships/image" Target="media/image51.png"/><Relationship Id="rId69" Type="http://schemas.openxmlformats.org/officeDocument/2006/relationships/image" Target="media/image53.emf"/><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oleObject" Target="embeddings/oleObject4.bin"/><Relationship Id="rId3" Type="http://schemas.openxmlformats.org/officeDocument/2006/relationships/customXml" Target="../customXml/item3.xml"/><Relationship Id="rId12" Type="http://schemas.openxmlformats.org/officeDocument/2006/relationships/hyperlink" Target="http://RptServerName/ReportServ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5.png"/><Relationship Id="rId46" Type="http://schemas.openxmlformats.org/officeDocument/2006/relationships/image" Target="media/image34.png"/><Relationship Id="rId59" Type="http://schemas.openxmlformats.org/officeDocument/2006/relationships/hyperlink" Target="http://servername/ReportServer" TargetMode="External"/><Relationship Id="rId67" Type="http://schemas.openxmlformats.org/officeDocument/2006/relationships/image" Target="media/image52.emf"/><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oleObject" Target="embeddings/oleObject3.bin"/><Relationship Id="rId75"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ervername/ReportServer" TargetMode="External"/><Relationship Id="rId28" Type="http://schemas.openxmlformats.org/officeDocument/2006/relationships/image" Target="media/image13.png"/><Relationship Id="rId36" Type="http://schemas.openxmlformats.org/officeDocument/2006/relationships/image" Target="media/image22.png"/><Relationship Id="rId49" Type="http://schemas.openxmlformats.org/officeDocument/2006/relationships/image" Target="media/image37.png"/><Relationship Id="rId57" Type="http://schemas.openxmlformats.org/officeDocument/2006/relationships/image" Target="media/image47.png"/><Relationship Id="rId10" Type="http://schemas.microsoft.com/office/2011/relationships/commentsExtended" Target="commentsExtended.xml"/><Relationship Id="rId31" Type="http://schemas.openxmlformats.org/officeDocument/2006/relationships/image" Target="media/image16.png"/><Relationship Id="rId44" Type="http://schemas.openxmlformats.org/officeDocument/2006/relationships/image" Target="media/image32.png"/><Relationship Id="rId52" Type="http://schemas.openxmlformats.org/officeDocument/2006/relationships/image" Target="media/image41.png"/><Relationship Id="rId60" Type="http://schemas.openxmlformats.org/officeDocument/2006/relationships/hyperlink" Target="http://servername/reports" TargetMode="External"/><Relationship Id="rId65" Type="http://schemas.openxmlformats.org/officeDocument/2006/relationships/hyperlink" Target="https://microsoft-my.sharepoint.com/personal/curtisk_microsoft_com/Documents/SQL%20STIGs/AnneLabbe/Import" TargetMode="External"/><Relationship Id="rId73" Type="http://schemas.openxmlformats.org/officeDocument/2006/relationships/image" Target="media/image55.emf"/><Relationship Id="rId78" Type="http://schemas.microsoft.com/office/2011/relationships/people" Target="people.xml"/><Relationship Id="rId4" Type="http://schemas.openxmlformats.org/officeDocument/2006/relationships/customXml" Target="../customXml/item4.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0.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oleObject" Target="embeddings/oleObject6.bin"/><Relationship Id="rId7" Type="http://schemas.openxmlformats.org/officeDocument/2006/relationships/settings" Target="settings.xml"/><Relationship Id="rId71" Type="http://schemas.openxmlformats.org/officeDocument/2006/relationships/image" Target="media/image54.emf"/><Relationship Id="rId2" Type="http://schemas.openxmlformats.org/officeDocument/2006/relationships/customXml" Target="../customXml/item2.xml"/><Relationship Id="rId2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tisk\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48EE3E9D4FF9A4989EF935DE1C2FFA8" ma:contentTypeVersion="4" ma:contentTypeDescription="Create a new document." ma:contentTypeScope="" ma:versionID="8b8184a9688571af473a68b235f80cad">
  <xsd:schema xmlns:xsd="http://www.w3.org/2001/XMLSchema" xmlns:xs="http://www.w3.org/2001/XMLSchema" xmlns:p="http://schemas.microsoft.com/office/2006/metadata/properties" xmlns:ns2="31e3cea4-2157-4069-8416-6d6f6ea320ae" targetNamespace="http://schemas.microsoft.com/office/2006/metadata/properties" ma:root="true" ma:fieldsID="5423292fd2b0e94d1ed9e66756258afe" ns2:_="">
    <xsd:import namespace="31e3cea4-2157-4069-8416-6d6f6ea320ae"/>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e3cea4-2157-4069-8416-6d6f6ea320a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6A766-FF42-4613-A264-367636CDB3E5}">
  <ds:schemaRefs>
    <ds:schemaRef ds:uri="http://schemas.microsoft.com/office/2006/metadata/properties"/>
    <ds:schemaRef ds:uri="http://purl.org/dc/elements/1.1/"/>
    <ds:schemaRef ds:uri="http://www.w3.org/XML/1998/namespace"/>
    <ds:schemaRef ds:uri="http://schemas.microsoft.com/office/2006/documentManagement/types"/>
    <ds:schemaRef ds:uri="31e3cea4-2157-4069-8416-6d6f6ea320ae"/>
    <ds:schemaRef ds:uri="http://schemas.microsoft.com/office/infopath/2007/PartnerControls"/>
    <ds:schemaRef ds:uri="http://schemas.openxmlformats.org/package/2006/metadata/core-properties"/>
    <ds:schemaRef ds:uri="http://purl.org/dc/dcmitype/"/>
    <ds:schemaRef ds:uri="http://purl.org/dc/terms/"/>
  </ds:schemaRefs>
</ds:datastoreItem>
</file>

<file path=customXml/itemProps2.xml><?xml version="1.0" encoding="utf-8"?>
<ds:datastoreItem xmlns:ds="http://schemas.openxmlformats.org/officeDocument/2006/customXml" ds:itemID="{E341D518-529C-4532-B220-F4EB3917C4AD}">
  <ds:schemaRefs>
    <ds:schemaRef ds:uri="http://schemas.microsoft.com/sharepoint/v3/contenttype/forms"/>
  </ds:schemaRefs>
</ds:datastoreItem>
</file>

<file path=customXml/itemProps3.xml><?xml version="1.0" encoding="utf-8"?>
<ds:datastoreItem xmlns:ds="http://schemas.openxmlformats.org/officeDocument/2006/customXml" ds:itemID="{861B848C-C001-4E31-9BCE-0DAF6E3C4C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e3cea4-2157-4069-8416-6d6f6ea320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8D9554-2FBD-458E-AF63-123DAFB13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18538</TotalTime>
  <Pages>65</Pages>
  <Words>13955</Words>
  <Characters>79544</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Curtis Krumel;kewarren@microsoft.com</dc:creator>
  <cp:keywords/>
  <cp:lastModifiedBy>Curtis Krumel</cp:lastModifiedBy>
  <cp:revision>46</cp:revision>
  <dcterms:created xsi:type="dcterms:W3CDTF">2016-06-07T12:28:00Z</dcterms:created>
  <dcterms:modified xsi:type="dcterms:W3CDTF">2017-01-07T17:20:00Z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ContentTypeId">
    <vt:lpwstr>0x010100148EE3E9D4FF9A4989EF935DE1C2FFA8</vt:lpwstr>
  </property>
</Properties>
</file>